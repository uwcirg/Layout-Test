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F1CE9B" w14:textId="77777777" w:rsidR="002D351C" w:rsidRPr="002D351C" w:rsidRDefault="00366E02" w:rsidP="002D351C">
      <w:pPr>
        <w:spacing w:before="0" w:after="0"/>
        <w:rPr>
          <w:rFonts w:ascii="Arial" w:hAnsi="Arial" w:cs="Arial"/>
          <w:b/>
          <w:color w:val="2F5496" w:themeColor="accent1" w:themeShade="BF"/>
          <w:sz w:val="52"/>
          <w:szCs w:val="52"/>
        </w:rPr>
      </w:pPr>
      <w:bookmarkStart w:id="0" w:name="_GoBack"/>
      <w:bookmarkEnd w:id="0"/>
      <w:r w:rsidRPr="002D351C">
        <w:rPr>
          <w:rFonts w:ascii="Arial" w:hAnsi="Arial" w:cs="Arial"/>
          <w:b/>
          <w:color w:val="2F5496" w:themeColor="accent1" w:themeShade="BF"/>
          <w:sz w:val="52"/>
          <w:szCs w:val="52"/>
        </w:rPr>
        <w:t>IMPACT</w:t>
      </w:r>
      <w:r w:rsidR="00EA68D0" w:rsidRPr="002D351C">
        <w:rPr>
          <w:rFonts w:ascii="Arial" w:hAnsi="Arial" w:cs="Arial"/>
          <w:b/>
          <w:color w:val="2F5496" w:themeColor="accent1" w:themeShade="BF"/>
          <w:sz w:val="52"/>
          <w:szCs w:val="52"/>
        </w:rPr>
        <w:t xml:space="preserve"> OF ADMINISTERING </w:t>
      </w:r>
      <w:r w:rsidR="009B4EB1" w:rsidRPr="002D351C">
        <w:rPr>
          <w:rFonts w:ascii="Arial" w:hAnsi="Arial" w:cs="Arial"/>
          <w:b/>
          <w:color w:val="2F5496" w:themeColor="accent1" w:themeShade="BF"/>
          <w:sz w:val="52"/>
          <w:szCs w:val="52"/>
        </w:rPr>
        <w:t xml:space="preserve">PATIENT-REPORTED </w:t>
      </w:r>
      <w:r w:rsidR="00CC31D6" w:rsidRPr="002D351C">
        <w:rPr>
          <w:rFonts w:ascii="Arial" w:hAnsi="Arial" w:cs="Arial"/>
          <w:b/>
          <w:color w:val="2F5496" w:themeColor="accent1" w:themeShade="BF"/>
          <w:sz w:val="52"/>
          <w:szCs w:val="52"/>
        </w:rPr>
        <w:t>OUTCOMES (PRO</w:t>
      </w:r>
      <w:r w:rsidR="007D42C0" w:rsidRPr="002D351C">
        <w:rPr>
          <w:rFonts w:ascii="Arial" w:hAnsi="Arial" w:cs="Arial"/>
          <w:b/>
          <w:color w:val="2F5496" w:themeColor="accent1" w:themeShade="BF"/>
          <w:sz w:val="52"/>
          <w:szCs w:val="52"/>
        </w:rPr>
        <w:t>s</w:t>
      </w:r>
      <w:r w:rsidR="00CC31D6" w:rsidRPr="002D351C">
        <w:rPr>
          <w:rFonts w:ascii="Arial" w:hAnsi="Arial" w:cs="Arial"/>
          <w:b/>
          <w:color w:val="2F5496" w:themeColor="accent1" w:themeShade="BF"/>
          <w:sz w:val="52"/>
          <w:szCs w:val="52"/>
        </w:rPr>
        <w:t>) WITHIN HIV ROUTINE CARE</w:t>
      </w:r>
      <w:r w:rsidR="004319FD" w:rsidRPr="002D351C">
        <w:rPr>
          <w:rFonts w:ascii="Arial" w:hAnsi="Arial" w:cs="Arial"/>
          <w:b/>
          <w:color w:val="2F5496" w:themeColor="accent1" w:themeShade="BF"/>
          <w:sz w:val="52"/>
          <w:szCs w:val="52"/>
        </w:rPr>
        <w:t>:</w:t>
      </w:r>
    </w:p>
    <w:p w14:paraId="6CB7A004" w14:textId="32547CA7" w:rsidR="004A2EAE" w:rsidRPr="002D351C" w:rsidRDefault="004424E3" w:rsidP="002D351C">
      <w:pPr>
        <w:tabs>
          <w:tab w:val="left" w:pos="9000"/>
        </w:tabs>
        <w:spacing w:before="0" w:after="600"/>
        <w:rPr>
          <w:rFonts w:ascii="Arial" w:hAnsi="Arial" w:cs="Arial"/>
          <w:bCs/>
          <w:color w:val="4472C4" w:themeColor="accent1"/>
          <w:sz w:val="40"/>
          <w:szCs w:val="40"/>
        </w:rPr>
      </w:pPr>
      <w:r w:rsidRPr="002D351C">
        <w:rPr>
          <w:rFonts w:ascii="Arial" w:hAnsi="Arial" w:cs="Arial"/>
          <w:bCs/>
          <w:color w:val="4472C4" w:themeColor="accent1"/>
          <w:sz w:val="40"/>
          <w:szCs w:val="40"/>
        </w:rPr>
        <w:t xml:space="preserve">An </w:t>
      </w:r>
      <w:r>
        <w:rPr>
          <w:rFonts w:ascii="Arial" w:hAnsi="Arial" w:cs="Arial"/>
          <w:bCs/>
          <w:color w:val="4472C4" w:themeColor="accent1"/>
          <w:sz w:val="40"/>
          <w:szCs w:val="40"/>
        </w:rPr>
        <w:t>E</w:t>
      </w:r>
      <w:r w:rsidRPr="002D351C">
        <w:rPr>
          <w:rFonts w:ascii="Arial" w:hAnsi="Arial" w:cs="Arial"/>
          <w:bCs/>
          <w:color w:val="4472C4" w:themeColor="accent1"/>
          <w:sz w:val="40"/>
          <w:szCs w:val="40"/>
        </w:rPr>
        <w:t xml:space="preserve">vidence </w:t>
      </w:r>
      <w:r>
        <w:rPr>
          <w:rFonts w:ascii="Arial" w:hAnsi="Arial" w:cs="Arial"/>
          <w:bCs/>
          <w:color w:val="4472C4" w:themeColor="accent1"/>
          <w:sz w:val="40"/>
          <w:szCs w:val="40"/>
        </w:rPr>
        <w:t>R</w:t>
      </w:r>
      <w:r w:rsidRPr="002D351C">
        <w:rPr>
          <w:rFonts w:ascii="Arial" w:hAnsi="Arial" w:cs="Arial"/>
          <w:bCs/>
          <w:color w:val="4472C4" w:themeColor="accent1"/>
          <w:sz w:val="40"/>
          <w:szCs w:val="40"/>
        </w:rPr>
        <w:t xml:space="preserve">eview </w:t>
      </w:r>
      <w:r>
        <w:rPr>
          <w:rFonts w:ascii="Arial" w:hAnsi="Arial" w:cs="Arial"/>
          <w:bCs/>
          <w:color w:val="4472C4" w:themeColor="accent1"/>
          <w:sz w:val="40"/>
          <w:szCs w:val="40"/>
        </w:rPr>
        <w:t>&amp;</w:t>
      </w:r>
      <w:r w:rsidR="00F12B59" w:rsidRPr="002D351C">
        <w:rPr>
          <w:rFonts w:ascii="Arial" w:hAnsi="Arial" w:cs="Arial"/>
          <w:bCs/>
          <w:color w:val="4472C4" w:themeColor="accent1"/>
          <w:sz w:val="40"/>
          <w:szCs w:val="40"/>
        </w:rPr>
        <w:t xml:space="preserve"> </w:t>
      </w:r>
      <w:r>
        <w:rPr>
          <w:rFonts w:ascii="Arial" w:hAnsi="Arial" w:cs="Arial"/>
          <w:bCs/>
          <w:color w:val="4472C4" w:themeColor="accent1"/>
          <w:sz w:val="40"/>
          <w:szCs w:val="40"/>
        </w:rPr>
        <w:t>S</w:t>
      </w:r>
      <w:r w:rsidRPr="002D351C">
        <w:rPr>
          <w:rFonts w:ascii="Arial" w:hAnsi="Arial" w:cs="Arial"/>
          <w:bCs/>
          <w:color w:val="4472C4" w:themeColor="accent1"/>
          <w:sz w:val="40"/>
          <w:szCs w:val="40"/>
        </w:rPr>
        <w:t xml:space="preserve">ummary </w:t>
      </w:r>
    </w:p>
    <w:p w14:paraId="346A70A6" w14:textId="77777777" w:rsidR="009719EA" w:rsidRPr="002D351C" w:rsidRDefault="000A67F8" w:rsidP="002D351C">
      <w:pPr>
        <w:spacing w:before="0" w:after="0"/>
        <w:rPr>
          <w:rFonts w:ascii="Arial" w:eastAsia="Calibri" w:hAnsi="Arial" w:cs="Arial"/>
          <w:i/>
          <w:iCs/>
          <w:color w:val="595959"/>
        </w:rPr>
      </w:pPr>
      <w:r w:rsidRPr="002D351C">
        <w:rPr>
          <w:rFonts w:ascii="Arial" w:eastAsia="Calibri" w:hAnsi="Arial" w:cs="Arial"/>
          <w:i/>
          <w:iCs/>
          <w:color w:val="595959"/>
        </w:rPr>
        <w:t>Authored by:</w:t>
      </w:r>
    </w:p>
    <w:p w14:paraId="4E2C0A5D" w14:textId="77777777" w:rsidR="0075063F" w:rsidRPr="002D351C" w:rsidRDefault="00E0393F" w:rsidP="002D351C">
      <w:pPr>
        <w:spacing w:before="0" w:after="0"/>
        <w:rPr>
          <w:rFonts w:ascii="Arial" w:eastAsia="Calibri" w:hAnsi="Arial" w:cs="Arial"/>
          <w:color w:val="595959"/>
        </w:rPr>
      </w:pPr>
      <w:r w:rsidRPr="002D351C">
        <w:rPr>
          <w:rFonts w:ascii="Arial" w:eastAsia="Calibri" w:hAnsi="Arial" w:cs="Arial"/>
          <w:color w:val="595959"/>
        </w:rPr>
        <w:t xml:space="preserve">Rob </w:t>
      </w:r>
      <w:r w:rsidR="002A609D" w:rsidRPr="002D351C">
        <w:rPr>
          <w:rFonts w:ascii="Arial" w:eastAsia="Calibri" w:hAnsi="Arial" w:cs="Arial"/>
          <w:color w:val="595959"/>
        </w:rPr>
        <w:t xml:space="preserve">J. </w:t>
      </w:r>
      <w:r w:rsidRPr="002D351C">
        <w:rPr>
          <w:rFonts w:ascii="Arial" w:eastAsia="Calibri" w:hAnsi="Arial" w:cs="Arial"/>
          <w:color w:val="595959"/>
        </w:rPr>
        <w:t>Fredericksen PhD, MPH– University of Washington, Seattle, USA</w:t>
      </w:r>
    </w:p>
    <w:p w14:paraId="75922EDC" w14:textId="0A9668EE" w:rsidR="00F5513A" w:rsidRPr="002D351C" w:rsidRDefault="00F5513A" w:rsidP="002D351C">
      <w:pPr>
        <w:spacing w:before="0" w:after="0"/>
        <w:rPr>
          <w:rFonts w:ascii="Arial" w:eastAsia="Calibri" w:hAnsi="Arial" w:cs="Arial"/>
          <w:color w:val="595959"/>
        </w:rPr>
      </w:pPr>
      <w:r w:rsidRPr="002D351C">
        <w:rPr>
          <w:rFonts w:ascii="Arial" w:eastAsia="Calibri" w:hAnsi="Arial" w:cs="Arial"/>
          <w:color w:val="595959"/>
        </w:rPr>
        <w:t>Heid</w:t>
      </w:r>
      <w:r w:rsidR="00E26CD4" w:rsidRPr="002D351C">
        <w:rPr>
          <w:rFonts w:ascii="Arial" w:eastAsia="Calibri" w:hAnsi="Arial" w:cs="Arial"/>
          <w:color w:val="595959"/>
        </w:rPr>
        <w:t>i</w:t>
      </w:r>
      <w:r w:rsidRPr="002D351C">
        <w:rPr>
          <w:rFonts w:ascii="Arial" w:eastAsia="Calibri" w:hAnsi="Arial" w:cs="Arial"/>
          <w:color w:val="595959"/>
        </w:rPr>
        <w:t xml:space="preserve"> </w:t>
      </w:r>
      <w:r w:rsidR="002A609D" w:rsidRPr="002D351C">
        <w:rPr>
          <w:rFonts w:ascii="Arial" w:eastAsia="Calibri" w:hAnsi="Arial" w:cs="Arial"/>
          <w:color w:val="595959"/>
        </w:rPr>
        <w:t xml:space="preserve">M. </w:t>
      </w:r>
      <w:r w:rsidRPr="002D351C">
        <w:rPr>
          <w:rFonts w:ascii="Arial" w:eastAsia="Calibri" w:hAnsi="Arial" w:cs="Arial"/>
          <w:color w:val="595959"/>
        </w:rPr>
        <w:t xml:space="preserve">Crane </w:t>
      </w:r>
      <w:r w:rsidR="003447D7" w:rsidRPr="002D351C">
        <w:rPr>
          <w:rFonts w:ascii="Arial" w:eastAsia="Calibri" w:hAnsi="Arial" w:cs="Arial"/>
          <w:color w:val="595959"/>
        </w:rPr>
        <w:t>MD</w:t>
      </w:r>
      <w:r w:rsidR="00E0393F" w:rsidRPr="002D351C">
        <w:rPr>
          <w:rFonts w:ascii="Arial" w:eastAsia="Calibri" w:hAnsi="Arial" w:cs="Arial"/>
          <w:color w:val="595959"/>
        </w:rPr>
        <w:t>, MPH</w:t>
      </w:r>
      <w:r w:rsidR="005147B0" w:rsidRPr="002D351C">
        <w:rPr>
          <w:rFonts w:ascii="Arial" w:eastAsia="Calibri" w:hAnsi="Arial" w:cs="Arial"/>
          <w:color w:val="595959"/>
        </w:rPr>
        <w:t>–</w:t>
      </w:r>
      <w:r w:rsidRPr="002D351C">
        <w:rPr>
          <w:rFonts w:ascii="Arial" w:eastAsia="Calibri" w:hAnsi="Arial" w:cs="Arial"/>
          <w:color w:val="595959"/>
        </w:rPr>
        <w:t xml:space="preserve"> University of Washington</w:t>
      </w:r>
      <w:r w:rsidR="00E0393F" w:rsidRPr="002D351C">
        <w:rPr>
          <w:rFonts w:ascii="Arial" w:eastAsia="Calibri" w:hAnsi="Arial" w:cs="Arial"/>
          <w:color w:val="595959"/>
        </w:rPr>
        <w:t>, Seattle, USA</w:t>
      </w:r>
    </w:p>
    <w:p w14:paraId="041CAD27" w14:textId="2C16C213" w:rsidR="00F5513A" w:rsidRPr="002D351C" w:rsidRDefault="00F5513A" w:rsidP="002D351C">
      <w:pPr>
        <w:spacing w:before="0" w:after="0"/>
        <w:rPr>
          <w:rFonts w:ascii="Arial" w:eastAsia="Calibri" w:hAnsi="Arial" w:cs="Arial"/>
          <w:color w:val="595959"/>
        </w:rPr>
      </w:pPr>
      <w:r w:rsidRPr="002D351C">
        <w:rPr>
          <w:rFonts w:ascii="Arial" w:eastAsia="Calibri" w:hAnsi="Arial" w:cs="Arial"/>
          <w:color w:val="595959"/>
        </w:rPr>
        <w:t xml:space="preserve">Bill </w:t>
      </w:r>
      <w:proofErr w:type="spellStart"/>
      <w:r w:rsidRPr="002D351C">
        <w:rPr>
          <w:rFonts w:ascii="Arial" w:eastAsia="Calibri" w:hAnsi="Arial" w:cs="Arial"/>
          <w:color w:val="595959"/>
        </w:rPr>
        <w:t>Lober</w:t>
      </w:r>
      <w:proofErr w:type="spellEnd"/>
      <w:r w:rsidR="0045521E" w:rsidRPr="002D351C">
        <w:rPr>
          <w:rFonts w:ascii="Arial" w:eastAsia="Calibri" w:hAnsi="Arial" w:cs="Arial"/>
          <w:color w:val="595959"/>
        </w:rPr>
        <w:t>,</w:t>
      </w:r>
      <w:r w:rsidR="003447D7" w:rsidRPr="002D351C">
        <w:rPr>
          <w:rFonts w:ascii="Arial" w:eastAsia="Calibri" w:hAnsi="Arial" w:cs="Arial"/>
          <w:color w:val="595959"/>
        </w:rPr>
        <w:t xml:space="preserve"> MD</w:t>
      </w:r>
      <w:r w:rsidRPr="002D351C">
        <w:rPr>
          <w:rFonts w:ascii="Arial" w:eastAsia="Calibri" w:hAnsi="Arial" w:cs="Arial"/>
          <w:color w:val="595959"/>
        </w:rPr>
        <w:t xml:space="preserve"> – University of Washington</w:t>
      </w:r>
      <w:r w:rsidR="003447D7" w:rsidRPr="002D351C">
        <w:rPr>
          <w:rFonts w:ascii="Arial" w:eastAsia="Calibri" w:hAnsi="Arial" w:cs="Arial"/>
          <w:color w:val="595959"/>
        </w:rPr>
        <w:t xml:space="preserve">, </w:t>
      </w:r>
      <w:r w:rsidR="00E0393F" w:rsidRPr="002D351C">
        <w:rPr>
          <w:rFonts w:ascii="Arial" w:eastAsia="Calibri" w:hAnsi="Arial" w:cs="Arial"/>
          <w:color w:val="595959"/>
        </w:rPr>
        <w:t>Seattle, USA</w:t>
      </w:r>
    </w:p>
    <w:p w14:paraId="78E5E9AE" w14:textId="002026D4" w:rsidR="00E0393F" w:rsidRPr="002D351C" w:rsidRDefault="00E0393F" w:rsidP="002D351C">
      <w:pPr>
        <w:spacing w:before="0" w:after="0"/>
        <w:rPr>
          <w:rFonts w:ascii="Arial" w:eastAsia="Calibri" w:hAnsi="Arial" w:cs="Arial"/>
          <w:color w:val="595959"/>
        </w:rPr>
      </w:pPr>
      <w:r w:rsidRPr="002D351C">
        <w:rPr>
          <w:rFonts w:ascii="Arial" w:eastAsia="Calibri" w:hAnsi="Arial" w:cs="Arial"/>
          <w:color w:val="595959"/>
        </w:rPr>
        <w:t>Emma Fitzsimmons</w:t>
      </w:r>
      <w:r w:rsidR="0045521E" w:rsidRPr="002D351C">
        <w:rPr>
          <w:rFonts w:ascii="Arial" w:eastAsia="Calibri" w:hAnsi="Arial" w:cs="Arial"/>
          <w:color w:val="595959"/>
        </w:rPr>
        <w:t>,</w:t>
      </w:r>
      <w:r w:rsidRPr="002D351C">
        <w:rPr>
          <w:rFonts w:ascii="Arial" w:eastAsia="Calibri" w:hAnsi="Arial" w:cs="Arial"/>
          <w:color w:val="595959"/>
        </w:rPr>
        <w:t xml:space="preserve"> BA-University of Washington, Seattle, USA</w:t>
      </w:r>
    </w:p>
    <w:p w14:paraId="3E934093" w14:textId="1DEED62D" w:rsidR="00D842AF" w:rsidRPr="002D351C" w:rsidRDefault="00D842AF" w:rsidP="002D351C">
      <w:pPr>
        <w:spacing w:before="0" w:after="0"/>
        <w:rPr>
          <w:rFonts w:ascii="Arial" w:eastAsia="Calibri" w:hAnsi="Arial" w:cs="Arial"/>
          <w:color w:val="595959"/>
        </w:rPr>
      </w:pPr>
      <w:r w:rsidRPr="002D351C">
        <w:rPr>
          <w:rFonts w:ascii="Arial" w:eastAsia="Calibri" w:hAnsi="Arial" w:cs="Arial"/>
          <w:color w:val="595959"/>
        </w:rPr>
        <w:t>Duncan Short</w:t>
      </w:r>
      <w:r w:rsidR="0045521E" w:rsidRPr="002D351C">
        <w:rPr>
          <w:rFonts w:ascii="Arial" w:eastAsia="Calibri" w:hAnsi="Arial" w:cs="Arial"/>
          <w:color w:val="595959"/>
        </w:rPr>
        <w:t>,</w:t>
      </w:r>
      <w:r w:rsidRPr="002D351C">
        <w:rPr>
          <w:rFonts w:ascii="Arial" w:eastAsia="Calibri" w:hAnsi="Arial" w:cs="Arial"/>
          <w:color w:val="595959"/>
        </w:rPr>
        <w:t xml:space="preserve"> PhD – </w:t>
      </w:r>
      <w:proofErr w:type="spellStart"/>
      <w:r w:rsidRPr="002D351C">
        <w:rPr>
          <w:rFonts w:ascii="Arial" w:eastAsia="Calibri" w:hAnsi="Arial" w:cs="Arial"/>
          <w:color w:val="595959"/>
        </w:rPr>
        <w:t>ViiV</w:t>
      </w:r>
      <w:proofErr w:type="spellEnd"/>
      <w:r w:rsidRPr="002D351C">
        <w:rPr>
          <w:rFonts w:ascii="Arial" w:eastAsia="Calibri" w:hAnsi="Arial" w:cs="Arial"/>
          <w:color w:val="595959"/>
        </w:rPr>
        <w:t xml:space="preserve"> Healthcare, London, UK</w:t>
      </w:r>
    </w:p>
    <w:p w14:paraId="1AF89453" w14:textId="77777777" w:rsidR="00241AC4" w:rsidRDefault="00241AC4" w:rsidP="009F669C">
      <w:pPr>
        <w:rPr>
          <w:rFonts w:ascii="Arial" w:hAnsi="Arial" w:cs="Arial"/>
          <w:lang w:val="en-GB"/>
        </w:rPr>
      </w:pPr>
    </w:p>
    <w:p w14:paraId="50C2D0CD" w14:textId="77777777" w:rsidR="00241AC4" w:rsidRDefault="00241AC4" w:rsidP="009F669C">
      <w:pPr>
        <w:rPr>
          <w:rFonts w:ascii="Arial" w:hAnsi="Arial" w:cs="Arial"/>
          <w:lang w:val="en-GB"/>
        </w:rPr>
      </w:pPr>
    </w:p>
    <w:p w14:paraId="179B4675" w14:textId="660337D3" w:rsidR="002460E4" w:rsidRPr="002D351C" w:rsidRDefault="002460E4" w:rsidP="002460E4">
      <w:pPr>
        <w:spacing w:before="0" w:after="0"/>
        <w:rPr>
          <w:rFonts w:ascii="Arial" w:eastAsia="Calibri" w:hAnsi="Arial" w:cs="Arial"/>
          <w:i/>
          <w:iCs/>
          <w:color w:val="595959"/>
        </w:rPr>
      </w:pPr>
      <w:r w:rsidRPr="002D351C">
        <w:rPr>
          <w:rFonts w:ascii="Arial" w:eastAsia="Calibri" w:hAnsi="Arial" w:cs="Arial"/>
          <w:i/>
          <w:iCs/>
          <w:color w:val="595959"/>
        </w:rPr>
        <w:t>A</w:t>
      </w:r>
      <w:r>
        <w:rPr>
          <w:rFonts w:ascii="Arial" w:eastAsia="Calibri" w:hAnsi="Arial" w:cs="Arial"/>
          <w:i/>
          <w:iCs/>
          <w:color w:val="595959"/>
        </w:rPr>
        <w:t>cknowledgements</w:t>
      </w:r>
      <w:r w:rsidRPr="002D351C">
        <w:rPr>
          <w:rFonts w:ascii="Arial" w:eastAsia="Calibri" w:hAnsi="Arial" w:cs="Arial"/>
          <w:i/>
          <w:iCs/>
          <w:color w:val="595959"/>
        </w:rPr>
        <w:t>:</w:t>
      </w:r>
    </w:p>
    <w:p w14:paraId="61BCEBF2" w14:textId="1A17CCB0" w:rsidR="00241AC4" w:rsidRPr="002D351C" w:rsidRDefault="00241AC4" w:rsidP="00241AC4">
      <w:pPr>
        <w:spacing w:before="0" w:after="0"/>
        <w:rPr>
          <w:rFonts w:ascii="Arial" w:eastAsia="Calibri" w:hAnsi="Arial" w:cs="Arial"/>
          <w:color w:val="595959"/>
        </w:rPr>
      </w:pPr>
      <w:r w:rsidRPr="002D351C">
        <w:rPr>
          <w:rFonts w:ascii="Arial" w:eastAsia="Calibri" w:hAnsi="Arial" w:cs="Arial"/>
          <w:color w:val="595959"/>
        </w:rPr>
        <w:t>Leah Kleinman, DrPH – Evidera, Seattle, USA</w:t>
      </w:r>
    </w:p>
    <w:p w14:paraId="27B48D3E" w14:textId="77777777" w:rsidR="00241AC4" w:rsidRPr="002D351C" w:rsidRDefault="00241AC4" w:rsidP="00241AC4">
      <w:pPr>
        <w:spacing w:before="0" w:after="0"/>
        <w:rPr>
          <w:rFonts w:ascii="Arial" w:eastAsia="Calibri" w:hAnsi="Arial" w:cs="Arial"/>
          <w:color w:val="595959"/>
        </w:rPr>
      </w:pPr>
      <w:r w:rsidRPr="002D351C">
        <w:rPr>
          <w:rFonts w:ascii="Arial" w:eastAsia="Calibri" w:hAnsi="Arial" w:cs="Arial"/>
          <w:color w:val="595959"/>
        </w:rPr>
        <w:t xml:space="preserve">Anne </w:t>
      </w:r>
      <w:proofErr w:type="spellStart"/>
      <w:r w:rsidRPr="002D351C">
        <w:rPr>
          <w:rFonts w:ascii="Arial" w:eastAsia="Calibri" w:hAnsi="Arial" w:cs="Arial"/>
          <w:color w:val="595959"/>
        </w:rPr>
        <w:t>Skalicky</w:t>
      </w:r>
      <w:proofErr w:type="spellEnd"/>
      <w:r w:rsidRPr="002D351C">
        <w:rPr>
          <w:rFonts w:ascii="Arial" w:eastAsia="Calibri" w:hAnsi="Arial" w:cs="Arial"/>
          <w:color w:val="595959"/>
        </w:rPr>
        <w:t>, MPH – Evidera, Seattle, USA</w:t>
      </w:r>
    </w:p>
    <w:p w14:paraId="346C729B" w14:textId="77777777" w:rsidR="00BF3119" w:rsidRDefault="00BF3119" w:rsidP="009F669C">
      <w:pPr>
        <w:rPr>
          <w:rFonts w:ascii="Arial" w:hAnsi="Arial" w:cs="Arial"/>
          <w:lang w:val="en-GB"/>
        </w:rPr>
      </w:pPr>
    </w:p>
    <w:p w14:paraId="3F757262" w14:textId="7BFE63F9" w:rsidR="00BF3119" w:rsidRPr="00F44BC1" w:rsidRDefault="00BF3119" w:rsidP="00BF3119">
      <w:pPr>
        <w:rPr>
          <w:rFonts w:ascii="Arial" w:hAnsi="Arial" w:cs="Arial"/>
        </w:rPr>
      </w:pPr>
      <w:r w:rsidRPr="00F44BC1">
        <w:rPr>
          <w:rFonts w:ascii="Arial" w:hAnsi="Arial" w:cs="Arial"/>
        </w:rPr>
        <w:t xml:space="preserve">This </w:t>
      </w:r>
      <w:r>
        <w:rPr>
          <w:rFonts w:ascii="Arial" w:hAnsi="Arial" w:cs="Arial"/>
        </w:rPr>
        <w:t>Evidence Dossier</w:t>
      </w:r>
      <w:r w:rsidRPr="00F44BC1">
        <w:rPr>
          <w:rFonts w:ascii="Arial" w:hAnsi="Arial" w:cs="Arial"/>
        </w:rPr>
        <w:t xml:space="preserve"> was made possible by funding from </w:t>
      </w:r>
      <w:proofErr w:type="spellStart"/>
      <w:r w:rsidRPr="00F44BC1">
        <w:rPr>
          <w:rFonts w:ascii="Arial" w:hAnsi="Arial" w:cs="Arial"/>
        </w:rPr>
        <w:t>ViiV</w:t>
      </w:r>
      <w:proofErr w:type="spellEnd"/>
      <w:r w:rsidRPr="00F44BC1">
        <w:rPr>
          <w:rFonts w:ascii="Arial" w:hAnsi="Arial" w:cs="Arial"/>
        </w:rPr>
        <w:t xml:space="preserve"> Healthcare Limited, a subsidiary of GlaxoSmithKline Mercury Limited. Their support financed the </w:t>
      </w:r>
      <w:proofErr w:type="spellStart"/>
      <w:r w:rsidRPr="00F44BC1">
        <w:rPr>
          <w:rFonts w:ascii="Arial" w:hAnsi="Arial" w:cs="Arial"/>
        </w:rPr>
        <w:t>PROgress</w:t>
      </w:r>
      <w:proofErr w:type="spellEnd"/>
      <w:r w:rsidRPr="00F44BC1">
        <w:rPr>
          <w:rFonts w:ascii="Arial" w:hAnsi="Arial" w:cs="Arial"/>
        </w:rPr>
        <w:t xml:space="preserve"> Study, which evaluated the process of implementing electronic PROs in routine outpatient HIV care, as well as their utility, usability, acceptability, and impact. We thank the patients, providers, and research staff from two </w:t>
      </w:r>
      <w:proofErr w:type="spellStart"/>
      <w:r w:rsidRPr="00F44BC1">
        <w:rPr>
          <w:rFonts w:ascii="Arial" w:hAnsi="Arial" w:cs="Arial"/>
        </w:rPr>
        <w:t>PROgress</w:t>
      </w:r>
      <w:proofErr w:type="spellEnd"/>
      <w:r w:rsidRPr="00F44BC1">
        <w:rPr>
          <w:rFonts w:ascii="Arial" w:hAnsi="Arial" w:cs="Arial"/>
        </w:rPr>
        <w:t xml:space="preserve"> Study clinics, Midway Specialty Care in Ft. Pierce, FL, and St. Michael’s Hospital in Toronto, ON, for their rich insights and commitment to this work. We thank the staff of the Ontario HIV Treatment Network and affiliated clinics for their continued collaborative partnership in advancing the role of PROs in HIV care. We also thank the Centers for AIDS Research Network of Integrated Clinical Systems (CNICS), and the University of Washington Clinical Informatics Research Group (CIRG), for provision of resources and expertise. Finally, we thank the </w:t>
      </w:r>
      <w:proofErr w:type="spellStart"/>
      <w:r w:rsidRPr="00F44BC1">
        <w:rPr>
          <w:rFonts w:ascii="Arial" w:hAnsi="Arial" w:cs="Arial"/>
        </w:rPr>
        <w:t>PROgress</w:t>
      </w:r>
      <w:proofErr w:type="spellEnd"/>
      <w:r w:rsidRPr="00F44BC1">
        <w:rPr>
          <w:rFonts w:ascii="Arial" w:hAnsi="Arial" w:cs="Arial"/>
        </w:rPr>
        <w:t xml:space="preserve"> Study Steering Committee, comprised of an expert panel of patients living with HIV, HIV care providers, clinic directors, and health care researchers, for their oversight and guidance. </w:t>
      </w:r>
    </w:p>
    <w:p w14:paraId="4972C3B7" w14:textId="07C53AC6" w:rsidR="004661C0" w:rsidRPr="00634A57" w:rsidRDefault="002D351C" w:rsidP="009F669C">
      <w:pPr>
        <w:rPr>
          <w:rFonts w:ascii="Arial" w:hAnsi="Arial" w:cs="Arial"/>
          <w:lang w:val="en-GB"/>
        </w:rPr>
      </w:pPr>
      <w:r>
        <w:rPr>
          <w:rFonts w:ascii="Arial" w:hAnsi="Arial" w:cs="Arial"/>
          <w:lang w:val="en-GB"/>
        </w:rPr>
        <w:br w:type="page"/>
      </w:r>
    </w:p>
    <w:p w14:paraId="7B0749E4" w14:textId="77777777" w:rsidR="004424E3" w:rsidRPr="009824E6" w:rsidRDefault="004424E3" w:rsidP="004424E3">
      <w:pPr>
        <w:spacing w:after="360"/>
        <w:rPr>
          <w:rFonts w:ascii="Arial" w:hAnsi="Arial" w:cs="Arial"/>
          <w:b/>
          <w:bCs/>
          <w:color w:val="2F5496" w:themeColor="accent1" w:themeShade="BF"/>
          <w:sz w:val="32"/>
          <w:szCs w:val="32"/>
        </w:rPr>
      </w:pPr>
      <w:bookmarkStart w:id="1" w:name="_Toc498781174"/>
      <w:bookmarkStart w:id="2" w:name="_Toc498883251"/>
      <w:bookmarkStart w:id="3" w:name="_Toc498883353"/>
      <w:bookmarkStart w:id="4" w:name="_Toc498883515"/>
      <w:bookmarkStart w:id="5" w:name="_Toc498940082"/>
      <w:bookmarkStart w:id="6" w:name="_Toc498972474"/>
      <w:bookmarkStart w:id="7" w:name="_Toc498973686"/>
      <w:bookmarkStart w:id="8" w:name="_Toc499284563"/>
      <w:bookmarkStart w:id="9" w:name="_Toc499311212"/>
      <w:bookmarkStart w:id="10" w:name="_Toc499312774"/>
      <w:bookmarkEnd w:id="1"/>
      <w:bookmarkEnd w:id="2"/>
      <w:bookmarkEnd w:id="3"/>
      <w:bookmarkEnd w:id="4"/>
      <w:bookmarkEnd w:id="5"/>
      <w:bookmarkEnd w:id="6"/>
      <w:bookmarkEnd w:id="7"/>
      <w:bookmarkEnd w:id="8"/>
      <w:bookmarkEnd w:id="9"/>
      <w:bookmarkEnd w:id="10"/>
      <w:r w:rsidRPr="009824E6">
        <w:rPr>
          <w:rFonts w:ascii="Arial" w:hAnsi="Arial" w:cs="Arial"/>
          <w:b/>
          <w:bCs/>
          <w:color w:val="2F5496" w:themeColor="accent1" w:themeShade="BF"/>
          <w:sz w:val="32"/>
          <w:szCs w:val="32"/>
        </w:rPr>
        <w:lastRenderedPageBreak/>
        <w:t>TABLE OF CONTENTS</w:t>
      </w:r>
    </w:p>
    <w:p w14:paraId="46AD7A91" w14:textId="3E20B1D1" w:rsidR="00566521" w:rsidRDefault="004424E3">
      <w:pPr>
        <w:pStyle w:val="TOC1"/>
        <w:tabs>
          <w:tab w:val="right" w:leader="underscore" w:pos="9350"/>
        </w:tabs>
        <w:rPr>
          <w:rFonts w:asciiTheme="minorHAnsi" w:eastAsiaTheme="minorEastAsia" w:hAnsiTheme="minorHAnsi"/>
          <w:b w:val="0"/>
          <w:bCs w:val="0"/>
          <w:i w:val="0"/>
          <w:iCs w:val="0"/>
          <w:noProof/>
          <w:color w:val="auto"/>
        </w:rPr>
      </w:pPr>
      <w:r>
        <w:rPr>
          <w:b w:val="0"/>
          <w:i w:val="0"/>
          <w:iCs w:val="0"/>
          <w:color w:val="2D4F8E" w:themeColor="accent1" w:themeShade="B5"/>
        </w:rPr>
        <w:fldChar w:fldCharType="begin"/>
      </w:r>
      <w:r>
        <w:rPr>
          <w:b w:val="0"/>
          <w:i w:val="0"/>
          <w:iCs w:val="0"/>
          <w:color w:val="2D4F8E" w:themeColor="accent1" w:themeShade="B5"/>
        </w:rPr>
        <w:instrText xml:space="preserve"> TOC \o "1-3" \h \z \u </w:instrText>
      </w:r>
      <w:r>
        <w:rPr>
          <w:b w:val="0"/>
          <w:i w:val="0"/>
          <w:iCs w:val="0"/>
          <w:color w:val="2D4F8E" w:themeColor="accent1" w:themeShade="B5"/>
        </w:rPr>
        <w:fldChar w:fldCharType="separate"/>
      </w:r>
      <w:hyperlink w:anchor="_Toc49863460" w:history="1">
        <w:r w:rsidR="00566521" w:rsidRPr="00D86949">
          <w:rPr>
            <w:rStyle w:val="Hyperlink"/>
            <w:noProof/>
          </w:rPr>
          <w:t>ABBREVIATIONS</w:t>
        </w:r>
        <w:r w:rsidR="00566521">
          <w:rPr>
            <w:noProof/>
            <w:webHidden/>
          </w:rPr>
          <w:tab/>
        </w:r>
        <w:r w:rsidR="00566521">
          <w:rPr>
            <w:noProof/>
            <w:webHidden/>
          </w:rPr>
          <w:fldChar w:fldCharType="begin"/>
        </w:r>
        <w:r w:rsidR="00566521">
          <w:rPr>
            <w:noProof/>
            <w:webHidden/>
          </w:rPr>
          <w:instrText xml:space="preserve"> PAGEREF _Toc49863460 \h </w:instrText>
        </w:r>
        <w:r w:rsidR="00566521">
          <w:rPr>
            <w:noProof/>
            <w:webHidden/>
          </w:rPr>
        </w:r>
        <w:r w:rsidR="00566521">
          <w:rPr>
            <w:noProof/>
            <w:webHidden/>
          </w:rPr>
          <w:fldChar w:fldCharType="separate"/>
        </w:r>
        <w:r w:rsidR="00566521">
          <w:rPr>
            <w:noProof/>
            <w:webHidden/>
          </w:rPr>
          <w:t>3</w:t>
        </w:r>
        <w:r w:rsidR="00566521">
          <w:rPr>
            <w:noProof/>
            <w:webHidden/>
          </w:rPr>
          <w:fldChar w:fldCharType="end"/>
        </w:r>
      </w:hyperlink>
    </w:p>
    <w:p w14:paraId="0843D7FC" w14:textId="62A5D4AB"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61" w:history="1">
        <w:r w:rsidR="00566521" w:rsidRPr="00D86949">
          <w:rPr>
            <w:rStyle w:val="Hyperlink"/>
            <w:noProof/>
          </w:rPr>
          <w:t>EXECUTIVE SUMMARY</w:t>
        </w:r>
        <w:r w:rsidR="00566521">
          <w:rPr>
            <w:noProof/>
            <w:webHidden/>
          </w:rPr>
          <w:tab/>
        </w:r>
        <w:r w:rsidR="00566521">
          <w:rPr>
            <w:noProof/>
            <w:webHidden/>
          </w:rPr>
          <w:fldChar w:fldCharType="begin"/>
        </w:r>
        <w:r w:rsidR="00566521">
          <w:rPr>
            <w:noProof/>
            <w:webHidden/>
          </w:rPr>
          <w:instrText xml:space="preserve"> PAGEREF _Toc49863461 \h </w:instrText>
        </w:r>
        <w:r w:rsidR="00566521">
          <w:rPr>
            <w:noProof/>
            <w:webHidden/>
          </w:rPr>
        </w:r>
        <w:r w:rsidR="00566521">
          <w:rPr>
            <w:noProof/>
            <w:webHidden/>
          </w:rPr>
          <w:fldChar w:fldCharType="separate"/>
        </w:r>
        <w:r w:rsidR="00566521">
          <w:rPr>
            <w:noProof/>
            <w:webHidden/>
          </w:rPr>
          <w:t>5</w:t>
        </w:r>
        <w:r w:rsidR="00566521">
          <w:rPr>
            <w:noProof/>
            <w:webHidden/>
          </w:rPr>
          <w:fldChar w:fldCharType="end"/>
        </w:r>
      </w:hyperlink>
    </w:p>
    <w:p w14:paraId="2DC180B7" w14:textId="661D4C63"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62" w:history="1">
        <w:r w:rsidR="00566521" w:rsidRPr="00D86949">
          <w:rPr>
            <w:rStyle w:val="Hyperlink"/>
            <w:noProof/>
          </w:rPr>
          <w:t>I. INTRODUCTION</w:t>
        </w:r>
        <w:r w:rsidR="00566521">
          <w:rPr>
            <w:noProof/>
            <w:webHidden/>
          </w:rPr>
          <w:tab/>
        </w:r>
        <w:r w:rsidR="00566521">
          <w:rPr>
            <w:noProof/>
            <w:webHidden/>
          </w:rPr>
          <w:fldChar w:fldCharType="begin"/>
        </w:r>
        <w:r w:rsidR="00566521">
          <w:rPr>
            <w:noProof/>
            <w:webHidden/>
          </w:rPr>
          <w:instrText xml:space="preserve"> PAGEREF _Toc49863462 \h </w:instrText>
        </w:r>
        <w:r w:rsidR="00566521">
          <w:rPr>
            <w:noProof/>
            <w:webHidden/>
          </w:rPr>
        </w:r>
        <w:r w:rsidR="00566521">
          <w:rPr>
            <w:noProof/>
            <w:webHidden/>
          </w:rPr>
          <w:fldChar w:fldCharType="separate"/>
        </w:r>
        <w:r w:rsidR="00566521">
          <w:rPr>
            <w:noProof/>
            <w:webHidden/>
          </w:rPr>
          <w:t>7</w:t>
        </w:r>
        <w:r w:rsidR="00566521">
          <w:rPr>
            <w:noProof/>
            <w:webHidden/>
          </w:rPr>
          <w:fldChar w:fldCharType="end"/>
        </w:r>
      </w:hyperlink>
    </w:p>
    <w:p w14:paraId="7373BFB9" w14:textId="54EC8630"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63" w:history="1">
        <w:r w:rsidR="00566521" w:rsidRPr="00D86949">
          <w:rPr>
            <w:rStyle w:val="Hyperlink"/>
            <w:rFonts w:eastAsiaTheme="majorEastAsia" w:cs="Times New Roman (Headings CS)"/>
            <w:noProof/>
          </w:rPr>
          <w:t>A. What Are PROs?</w:t>
        </w:r>
        <w:r w:rsidR="00566521">
          <w:rPr>
            <w:noProof/>
            <w:webHidden/>
          </w:rPr>
          <w:tab/>
        </w:r>
        <w:r w:rsidR="00566521">
          <w:rPr>
            <w:noProof/>
            <w:webHidden/>
          </w:rPr>
          <w:fldChar w:fldCharType="begin"/>
        </w:r>
        <w:r w:rsidR="00566521">
          <w:rPr>
            <w:noProof/>
            <w:webHidden/>
          </w:rPr>
          <w:instrText xml:space="preserve"> PAGEREF _Toc49863463 \h </w:instrText>
        </w:r>
        <w:r w:rsidR="00566521">
          <w:rPr>
            <w:noProof/>
            <w:webHidden/>
          </w:rPr>
        </w:r>
        <w:r w:rsidR="00566521">
          <w:rPr>
            <w:noProof/>
            <w:webHidden/>
          </w:rPr>
          <w:fldChar w:fldCharType="separate"/>
        </w:r>
        <w:r w:rsidR="00566521">
          <w:rPr>
            <w:noProof/>
            <w:webHidden/>
          </w:rPr>
          <w:t>7</w:t>
        </w:r>
        <w:r w:rsidR="00566521">
          <w:rPr>
            <w:noProof/>
            <w:webHidden/>
          </w:rPr>
          <w:fldChar w:fldCharType="end"/>
        </w:r>
      </w:hyperlink>
    </w:p>
    <w:p w14:paraId="3A8F14D8" w14:textId="44194C09"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64" w:history="1">
        <w:r w:rsidR="00566521" w:rsidRPr="00D86949">
          <w:rPr>
            <w:rStyle w:val="Hyperlink"/>
            <w:rFonts w:eastAsiaTheme="majorEastAsia" w:cs="Times New Roman (Headings CS)"/>
            <w:noProof/>
          </w:rPr>
          <w:t>B. PROs in the context of modern HIV care</w:t>
        </w:r>
        <w:r w:rsidR="00566521">
          <w:rPr>
            <w:noProof/>
            <w:webHidden/>
          </w:rPr>
          <w:tab/>
        </w:r>
        <w:r w:rsidR="00566521">
          <w:rPr>
            <w:noProof/>
            <w:webHidden/>
          </w:rPr>
          <w:fldChar w:fldCharType="begin"/>
        </w:r>
        <w:r w:rsidR="00566521">
          <w:rPr>
            <w:noProof/>
            <w:webHidden/>
          </w:rPr>
          <w:instrText xml:space="preserve"> PAGEREF _Toc49863464 \h </w:instrText>
        </w:r>
        <w:r w:rsidR="00566521">
          <w:rPr>
            <w:noProof/>
            <w:webHidden/>
          </w:rPr>
        </w:r>
        <w:r w:rsidR="00566521">
          <w:rPr>
            <w:noProof/>
            <w:webHidden/>
          </w:rPr>
          <w:fldChar w:fldCharType="separate"/>
        </w:r>
        <w:r w:rsidR="00566521">
          <w:rPr>
            <w:noProof/>
            <w:webHidden/>
          </w:rPr>
          <w:t>7</w:t>
        </w:r>
        <w:r w:rsidR="00566521">
          <w:rPr>
            <w:noProof/>
            <w:webHidden/>
          </w:rPr>
          <w:fldChar w:fldCharType="end"/>
        </w:r>
      </w:hyperlink>
    </w:p>
    <w:p w14:paraId="1E1F6708" w14:textId="4B861DCC"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65" w:history="1">
        <w:r w:rsidR="00566521" w:rsidRPr="00D86949">
          <w:rPr>
            <w:rStyle w:val="Hyperlink"/>
            <w:rFonts w:eastAsiaTheme="majorEastAsia" w:cs="Times New Roman (Headings CS)"/>
            <w:noProof/>
          </w:rPr>
          <w:t>C. Types of PROs</w:t>
        </w:r>
        <w:r w:rsidR="00566521">
          <w:rPr>
            <w:noProof/>
            <w:webHidden/>
          </w:rPr>
          <w:tab/>
        </w:r>
        <w:r w:rsidR="00566521">
          <w:rPr>
            <w:noProof/>
            <w:webHidden/>
          </w:rPr>
          <w:fldChar w:fldCharType="begin"/>
        </w:r>
        <w:r w:rsidR="00566521">
          <w:rPr>
            <w:noProof/>
            <w:webHidden/>
          </w:rPr>
          <w:instrText xml:space="preserve"> PAGEREF _Toc49863465 \h </w:instrText>
        </w:r>
        <w:r w:rsidR="00566521">
          <w:rPr>
            <w:noProof/>
            <w:webHidden/>
          </w:rPr>
        </w:r>
        <w:r w:rsidR="00566521">
          <w:rPr>
            <w:noProof/>
            <w:webHidden/>
          </w:rPr>
          <w:fldChar w:fldCharType="separate"/>
        </w:r>
        <w:r w:rsidR="00566521">
          <w:rPr>
            <w:noProof/>
            <w:webHidden/>
          </w:rPr>
          <w:t>7</w:t>
        </w:r>
        <w:r w:rsidR="00566521">
          <w:rPr>
            <w:noProof/>
            <w:webHidden/>
          </w:rPr>
          <w:fldChar w:fldCharType="end"/>
        </w:r>
      </w:hyperlink>
    </w:p>
    <w:p w14:paraId="35C0591A" w14:textId="1728D529"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66" w:history="1">
        <w:r w:rsidR="00566521" w:rsidRPr="00D86949">
          <w:rPr>
            <w:rStyle w:val="Hyperlink"/>
            <w:rFonts w:eastAsiaTheme="majorEastAsia" w:cs="Times New Roman (Headings CS)"/>
            <w:noProof/>
          </w:rPr>
          <w:t>D. Potential Impact of PROs</w:t>
        </w:r>
        <w:r w:rsidR="00566521">
          <w:rPr>
            <w:noProof/>
            <w:webHidden/>
          </w:rPr>
          <w:tab/>
        </w:r>
        <w:r w:rsidR="00566521">
          <w:rPr>
            <w:noProof/>
            <w:webHidden/>
          </w:rPr>
          <w:fldChar w:fldCharType="begin"/>
        </w:r>
        <w:r w:rsidR="00566521">
          <w:rPr>
            <w:noProof/>
            <w:webHidden/>
          </w:rPr>
          <w:instrText xml:space="preserve"> PAGEREF _Toc49863466 \h </w:instrText>
        </w:r>
        <w:r w:rsidR="00566521">
          <w:rPr>
            <w:noProof/>
            <w:webHidden/>
          </w:rPr>
        </w:r>
        <w:r w:rsidR="00566521">
          <w:rPr>
            <w:noProof/>
            <w:webHidden/>
          </w:rPr>
          <w:fldChar w:fldCharType="separate"/>
        </w:r>
        <w:r w:rsidR="00566521">
          <w:rPr>
            <w:noProof/>
            <w:webHidden/>
          </w:rPr>
          <w:t>8</w:t>
        </w:r>
        <w:r w:rsidR="00566521">
          <w:rPr>
            <w:noProof/>
            <w:webHidden/>
          </w:rPr>
          <w:fldChar w:fldCharType="end"/>
        </w:r>
      </w:hyperlink>
    </w:p>
    <w:p w14:paraId="2F2700F4" w14:textId="0773E23D"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67" w:history="1">
        <w:r w:rsidR="00566521" w:rsidRPr="00D86949">
          <w:rPr>
            <w:rStyle w:val="Hyperlink"/>
            <w:rFonts w:eastAsiaTheme="majorEastAsia" w:cs="Times New Roman (Headings CS)"/>
            <w:noProof/>
          </w:rPr>
          <w:t>E. Opportunities for Use of PROs in Routine Care</w:t>
        </w:r>
        <w:r w:rsidR="00566521">
          <w:rPr>
            <w:noProof/>
            <w:webHidden/>
          </w:rPr>
          <w:tab/>
        </w:r>
        <w:r w:rsidR="00566521">
          <w:rPr>
            <w:noProof/>
            <w:webHidden/>
          </w:rPr>
          <w:fldChar w:fldCharType="begin"/>
        </w:r>
        <w:r w:rsidR="00566521">
          <w:rPr>
            <w:noProof/>
            <w:webHidden/>
          </w:rPr>
          <w:instrText xml:space="preserve"> PAGEREF _Toc49863467 \h </w:instrText>
        </w:r>
        <w:r w:rsidR="00566521">
          <w:rPr>
            <w:noProof/>
            <w:webHidden/>
          </w:rPr>
        </w:r>
        <w:r w:rsidR="00566521">
          <w:rPr>
            <w:noProof/>
            <w:webHidden/>
          </w:rPr>
          <w:fldChar w:fldCharType="separate"/>
        </w:r>
        <w:r w:rsidR="00566521">
          <w:rPr>
            <w:noProof/>
            <w:webHidden/>
          </w:rPr>
          <w:t>9</w:t>
        </w:r>
        <w:r w:rsidR="00566521">
          <w:rPr>
            <w:noProof/>
            <w:webHidden/>
          </w:rPr>
          <w:fldChar w:fldCharType="end"/>
        </w:r>
      </w:hyperlink>
    </w:p>
    <w:p w14:paraId="065C6790" w14:textId="596B270D"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68" w:history="1">
        <w:r w:rsidR="00566521" w:rsidRPr="00D86949">
          <w:rPr>
            <w:rStyle w:val="Hyperlink"/>
            <w:rFonts w:eastAsiaTheme="majorEastAsia" w:cs="Times New Roman (Headings CS)"/>
            <w:noProof/>
          </w:rPr>
          <w:t>F. About the Evidence Dossier</w:t>
        </w:r>
        <w:r w:rsidR="00566521">
          <w:rPr>
            <w:noProof/>
            <w:webHidden/>
          </w:rPr>
          <w:tab/>
        </w:r>
        <w:r w:rsidR="00566521">
          <w:rPr>
            <w:noProof/>
            <w:webHidden/>
          </w:rPr>
          <w:fldChar w:fldCharType="begin"/>
        </w:r>
        <w:r w:rsidR="00566521">
          <w:rPr>
            <w:noProof/>
            <w:webHidden/>
          </w:rPr>
          <w:instrText xml:space="preserve"> PAGEREF _Toc49863468 \h </w:instrText>
        </w:r>
        <w:r w:rsidR="00566521">
          <w:rPr>
            <w:noProof/>
            <w:webHidden/>
          </w:rPr>
        </w:r>
        <w:r w:rsidR="00566521">
          <w:rPr>
            <w:noProof/>
            <w:webHidden/>
          </w:rPr>
          <w:fldChar w:fldCharType="separate"/>
        </w:r>
        <w:r w:rsidR="00566521">
          <w:rPr>
            <w:noProof/>
            <w:webHidden/>
          </w:rPr>
          <w:t>9</w:t>
        </w:r>
        <w:r w:rsidR="00566521">
          <w:rPr>
            <w:noProof/>
            <w:webHidden/>
          </w:rPr>
          <w:fldChar w:fldCharType="end"/>
        </w:r>
      </w:hyperlink>
    </w:p>
    <w:p w14:paraId="21FDA767" w14:textId="0F93379C"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69" w:history="1">
        <w:r w:rsidR="00566521" w:rsidRPr="00D86949">
          <w:rPr>
            <w:rStyle w:val="Hyperlink"/>
            <w:noProof/>
          </w:rPr>
          <w:t>II. IMPACT ON PROVIDER AWARENESS AND MONITORING</w:t>
        </w:r>
        <w:r w:rsidR="00566521">
          <w:rPr>
            <w:noProof/>
            <w:webHidden/>
          </w:rPr>
          <w:tab/>
        </w:r>
        <w:r w:rsidR="00566521">
          <w:rPr>
            <w:noProof/>
            <w:webHidden/>
          </w:rPr>
          <w:fldChar w:fldCharType="begin"/>
        </w:r>
        <w:r w:rsidR="00566521">
          <w:rPr>
            <w:noProof/>
            <w:webHidden/>
          </w:rPr>
          <w:instrText xml:space="preserve"> PAGEREF _Toc49863469 \h </w:instrText>
        </w:r>
        <w:r w:rsidR="00566521">
          <w:rPr>
            <w:noProof/>
            <w:webHidden/>
          </w:rPr>
        </w:r>
        <w:r w:rsidR="00566521">
          <w:rPr>
            <w:noProof/>
            <w:webHidden/>
          </w:rPr>
          <w:fldChar w:fldCharType="separate"/>
        </w:r>
        <w:r w:rsidR="00566521">
          <w:rPr>
            <w:noProof/>
            <w:webHidden/>
          </w:rPr>
          <w:t>10</w:t>
        </w:r>
        <w:r w:rsidR="00566521">
          <w:rPr>
            <w:noProof/>
            <w:webHidden/>
          </w:rPr>
          <w:fldChar w:fldCharType="end"/>
        </w:r>
      </w:hyperlink>
    </w:p>
    <w:p w14:paraId="1B0BD4B7" w14:textId="45DE9D3C"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70" w:history="1">
        <w:r w:rsidR="00566521" w:rsidRPr="00D86949">
          <w:rPr>
            <w:rStyle w:val="Hyperlink"/>
            <w:rFonts w:eastAsiaTheme="majorEastAsia" w:cs="Times New Roman (Headings CS)"/>
            <w:noProof/>
          </w:rPr>
          <w:t>Evidence from HIV Care</w:t>
        </w:r>
        <w:r w:rsidR="00566521" w:rsidRPr="00D86949">
          <w:rPr>
            <w:rStyle w:val="Hyperlink"/>
            <w:rFonts w:eastAsiaTheme="majorEastAsia" w:cs="Times New Roman (Headings CS)"/>
            <w:noProof/>
            <w:vertAlign w:val="superscript"/>
          </w:rPr>
          <w:t>24</w:t>
        </w:r>
        <w:r w:rsidR="00566521">
          <w:rPr>
            <w:noProof/>
            <w:webHidden/>
          </w:rPr>
          <w:tab/>
        </w:r>
        <w:r w:rsidR="00566521">
          <w:rPr>
            <w:noProof/>
            <w:webHidden/>
          </w:rPr>
          <w:fldChar w:fldCharType="begin"/>
        </w:r>
        <w:r w:rsidR="00566521">
          <w:rPr>
            <w:noProof/>
            <w:webHidden/>
          </w:rPr>
          <w:instrText xml:space="preserve"> PAGEREF _Toc49863470 \h </w:instrText>
        </w:r>
        <w:r w:rsidR="00566521">
          <w:rPr>
            <w:noProof/>
            <w:webHidden/>
          </w:rPr>
        </w:r>
        <w:r w:rsidR="00566521">
          <w:rPr>
            <w:noProof/>
            <w:webHidden/>
          </w:rPr>
          <w:fldChar w:fldCharType="separate"/>
        </w:r>
        <w:r w:rsidR="00566521">
          <w:rPr>
            <w:noProof/>
            <w:webHidden/>
          </w:rPr>
          <w:t>10</w:t>
        </w:r>
        <w:r w:rsidR="00566521">
          <w:rPr>
            <w:noProof/>
            <w:webHidden/>
          </w:rPr>
          <w:fldChar w:fldCharType="end"/>
        </w:r>
      </w:hyperlink>
    </w:p>
    <w:p w14:paraId="2FEC3019" w14:textId="5AABEB4B"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71" w:history="1">
        <w:r w:rsidR="00566521" w:rsidRPr="00D86949">
          <w:rPr>
            <w:rStyle w:val="Hyperlink"/>
            <w:rFonts w:eastAsiaTheme="majorEastAsia" w:cs="Times New Roman (Headings CS)"/>
            <w:noProof/>
          </w:rPr>
          <w:t>Evidence from Other Disease Areas</w:t>
        </w:r>
        <w:r w:rsidR="00566521">
          <w:rPr>
            <w:noProof/>
            <w:webHidden/>
          </w:rPr>
          <w:tab/>
        </w:r>
        <w:r w:rsidR="00566521">
          <w:rPr>
            <w:noProof/>
            <w:webHidden/>
          </w:rPr>
          <w:fldChar w:fldCharType="begin"/>
        </w:r>
        <w:r w:rsidR="00566521">
          <w:rPr>
            <w:noProof/>
            <w:webHidden/>
          </w:rPr>
          <w:instrText xml:space="preserve"> PAGEREF _Toc49863471 \h </w:instrText>
        </w:r>
        <w:r w:rsidR="00566521">
          <w:rPr>
            <w:noProof/>
            <w:webHidden/>
          </w:rPr>
        </w:r>
        <w:r w:rsidR="00566521">
          <w:rPr>
            <w:noProof/>
            <w:webHidden/>
          </w:rPr>
          <w:fldChar w:fldCharType="separate"/>
        </w:r>
        <w:r w:rsidR="00566521">
          <w:rPr>
            <w:noProof/>
            <w:webHidden/>
          </w:rPr>
          <w:t>12</w:t>
        </w:r>
        <w:r w:rsidR="00566521">
          <w:rPr>
            <w:noProof/>
            <w:webHidden/>
          </w:rPr>
          <w:fldChar w:fldCharType="end"/>
        </w:r>
      </w:hyperlink>
    </w:p>
    <w:p w14:paraId="12FDEABA" w14:textId="4F9C519A"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72" w:history="1">
        <w:r w:rsidR="00566521" w:rsidRPr="00D86949">
          <w:rPr>
            <w:rStyle w:val="Hyperlink"/>
            <w:rFonts w:cs="Arial"/>
            <w:noProof/>
            <w:lang w:val="en-GB"/>
          </w:rPr>
          <w:t>III. IMPACT ON PATIENT-PROVIDER COMMUNICATION</w:t>
        </w:r>
        <w:r w:rsidR="00566521">
          <w:rPr>
            <w:noProof/>
            <w:webHidden/>
          </w:rPr>
          <w:tab/>
        </w:r>
        <w:r w:rsidR="00566521">
          <w:rPr>
            <w:noProof/>
            <w:webHidden/>
          </w:rPr>
          <w:fldChar w:fldCharType="begin"/>
        </w:r>
        <w:r w:rsidR="00566521">
          <w:rPr>
            <w:noProof/>
            <w:webHidden/>
          </w:rPr>
          <w:instrText xml:space="preserve"> PAGEREF _Toc49863472 \h </w:instrText>
        </w:r>
        <w:r w:rsidR="00566521">
          <w:rPr>
            <w:noProof/>
            <w:webHidden/>
          </w:rPr>
        </w:r>
        <w:r w:rsidR="00566521">
          <w:rPr>
            <w:noProof/>
            <w:webHidden/>
          </w:rPr>
          <w:fldChar w:fldCharType="separate"/>
        </w:r>
        <w:r w:rsidR="00566521">
          <w:rPr>
            <w:noProof/>
            <w:webHidden/>
          </w:rPr>
          <w:t>14</w:t>
        </w:r>
        <w:r w:rsidR="00566521">
          <w:rPr>
            <w:noProof/>
            <w:webHidden/>
          </w:rPr>
          <w:fldChar w:fldCharType="end"/>
        </w:r>
      </w:hyperlink>
    </w:p>
    <w:p w14:paraId="3222AB87" w14:textId="65907DA3"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73" w:history="1">
        <w:r w:rsidR="00566521" w:rsidRPr="00D86949">
          <w:rPr>
            <w:rStyle w:val="Hyperlink"/>
            <w:rFonts w:eastAsiaTheme="majorEastAsia" w:cs="Times New Roman (Headings CS)"/>
            <w:noProof/>
          </w:rPr>
          <w:t>Evidence from HIV Care</w:t>
        </w:r>
        <w:r w:rsidR="00566521">
          <w:rPr>
            <w:noProof/>
            <w:webHidden/>
          </w:rPr>
          <w:tab/>
        </w:r>
        <w:r w:rsidR="00566521">
          <w:rPr>
            <w:noProof/>
            <w:webHidden/>
          </w:rPr>
          <w:fldChar w:fldCharType="begin"/>
        </w:r>
        <w:r w:rsidR="00566521">
          <w:rPr>
            <w:noProof/>
            <w:webHidden/>
          </w:rPr>
          <w:instrText xml:space="preserve"> PAGEREF _Toc49863473 \h </w:instrText>
        </w:r>
        <w:r w:rsidR="00566521">
          <w:rPr>
            <w:noProof/>
            <w:webHidden/>
          </w:rPr>
        </w:r>
        <w:r w:rsidR="00566521">
          <w:rPr>
            <w:noProof/>
            <w:webHidden/>
          </w:rPr>
          <w:fldChar w:fldCharType="separate"/>
        </w:r>
        <w:r w:rsidR="00566521">
          <w:rPr>
            <w:noProof/>
            <w:webHidden/>
          </w:rPr>
          <w:t>14</w:t>
        </w:r>
        <w:r w:rsidR="00566521">
          <w:rPr>
            <w:noProof/>
            <w:webHidden/>
          </w:rPr>
          <w:fldChar w:fldCharType="end"/>
        </w:r>
      </w:hyperlink>
    </w:p>
    <w:p w14:paraId="771B183B" w14:textId="4A7ADDED"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74" w:history="1">
        <w:r w:rsidR="00566521" w:rsidRPr="00D86949">
          <w:rPr>
            <w:rStyle w:val="Hyperlink"/>
            <w:rFonts w:eastAsiaTheme="majorEastAsia" w:cs="Times New Roman (Headings CS)"/>
            <w:noProof/>
          </w:rPr>
          <w:t>Evidence from Other Disease Areas</w:t>
        </w:r>
        <w:r w:rsidR="00566521">
          <w:rPr>
            <w:noProof/>
            <w:webHidden/>
          </w:rPr>
          <w:tab/>
        </w:r>
        <w:r w:rsidR="00566521">
          <w:rPr>
            <w:noProof/>
            <w:webHidden/>
          </w:rPr>
          <w:fldChar w:fldCharType="begin"/>
        </w:r>
        <w:r w:rsidR="00566521">
          <w:rPr>
            <w:noProof/>
            <w:webHidden/>
          </w:rPr>
          <w:instrText xml:space="preserve"> PAGEREF _Toc49863474 \h </w:instrText>
        </w:r>
        <w:r w:rsidR="00566521">
          <w:rPr>
            <w:noProof/>
            <w:webHidden/>
          </w:rPr>
        </w:r>
        <w:r w:rsidR="00566521">
          <w:rPr>
            <w:noProof/>
            <w:webHidden/>
          </w:rPr>
          <w:fldChar w:fldCharType="separate"/>
        </w:r>
        <w:r w:rsidR="00566521">
          <w:rPr>
            <w:noProof/>
            <w:webHidden/>
          </w:rPr>
          <w:t>14</w:t>
        </w:r>
        <w:r w:rsidR="00566521">
          <w:rPr>
            <w:noProof/>
            <w:webHidden/>
          </w:rPr>
          <w:fldChar w:fldCharType="end"/>
        </w:r>
      </w:hyperlink>
    </w:p>
    <w:p w14:paraId="657D867E" w14:textId="417D5BF7"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75" w:history="1">
        <w:r w:rsidR="00566521" w:rsidRPr="00D86949">
          <w:rPr>
            <w:rStyle w:val="Hyperlink"/>
            <w:rFonts w:cs="Arial"/>
            <w:noProof/>
            <w:lang w:val="en-GB"/>
          </w:rPr>
          <w:t>IV. PROVIDER ACCEPTANCE AND PERCEPTIONS OF VALUE OF PROS</w:t>
        </w:r>
        <w:r w:rsidR="00566521">
          <w:rPr>
            <w:noProof/>
            <w:webHidden/>
          </w:rPr>
          <w:tab/>
        </w:r>
        <w:r w:rsidR="00566521">
          <w:rPr>
            <w:noProof/>
            <w:webHidden/>
          </w:rPr>
          <w:fldChar w:fldCharType="begin"/>
        </w:r>
        <w:r w:rsidR="00566521">
          <w:rPr>
            <w:noProof/>
            <w:webHidden/>
          </w:rPr>
          <w:instrText xml:space="preserve"> PAGEREF _Toc49863475 \h </w:instrText>
        </w:r>
        <w:r w:rsidR="00566521">
          <w:rPr>
            <w:noProof/>
            <w:webHidden/>
          </w:rPr>
        </w:r>
        <w:r w:rsidR="00566521">
          <w:rPr>
            <w:noProof/>
            <w:webHidden/>
          </w:rPr>
          <w:fldChar w:fldCharType="separate"/>
        </w:r>
        <w:r w:rsidR="00566521">
          <w:rPr>
            <w:noProof/>
            <w:webHidden/>
          </w:rPr>
          <w:t>17</w:t>
        </w:r>
        <w:r w:rsidR="00566521">
          <w:rPr>
            <w:noProof/>
            <w:webHidden/>
          </w:rPr>
          <w:fldChar w:fldCharType="end"/>
        </w:r>
      </w:hyperlink>
    </w:p>
    <w:p w14:paraId="1B9D81BE" w14:textId="7717217C"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76" w:history="1">
        <w:r w:rsidR="00566521" w:rsidRPr="00D86949">
          <w:rPr>
            <w:rStyle w:val="Hyperlink"/>
            <w:rFonts w:eastAsiaTheme="majorEastAsia" w:cs="Times New Roman (Headings CS)"/>
            <w:noProof/>
          </w:rPr>
          <w:t>Evidence from HIV Care</w:t>
        </w:r>
        <w:r w:rsidR="00566521">
          <w:rPr>
            <w:noProof/>
            <w:webHidden/>
          </w:rPr>
          <w:tab/>
        </w:r>
        <w:r w:rsidR="00566521">
          <w:rPr>
            <w:noProof/>
            <w:webHidden/>
          </w:rPr>
          <w:fldChar w:fldCharType="begin"/>
        </w:r>
        <w:r w:rsidR="00566521">
          <w:rPr>
            <w:noProof/>
            <w:webHidden/>
          </w:rPr>
          <w:instrText xml:space="preserve"> PAGEREF _Toc49863476 \h </w:instrText>
        </w:r>
        <w:r w:rsidR="00566521">
          <w:rPr>
            <w:noProof/>
            <w:webHidden/>
          </w:rPr>
        </w:r>
        <w:r w:rsidR="00566521">
          <w:rPr>
            <w:noProof/>
            <w:webHidden/>
          </w:rPr>
          <w:fldChar w:fldCharType="separate"/>
        </w:r>
        <w:r w:rsidR="00566521">
          <w:rPr>
            <w:noProof/>
            <w:webHidden/>
          </w:rPr>
          <w:t>17</w:t>
        </w:r>
        <w:r w:rsidR="00566521">
          <w:rPr>
            <w:noProof/>
            <w:webHidden/>
          </w:rPr>
          <w:fldChar w:fldCharType="end"/>
        </w:r>
      </w:hyperlink>
    </w:p>
    <w:p w14:paraId="04871411" w14:textId="3C51566A"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77" w:history="1">
        <w:r w:rsidR="00566521" w:rsidRPr="00D86949">
          <w:rPr>
            <w:rStyle w:val="Hyperlink"/>
            <w:rFonts w:eastAsiaTheme="majorEastAsia" w:cs="Times New Roman (Headings CS)"/>
            <w:noProof/>
          </w:rPr>
          <w:t>Evidence from Other Disease Areas</w:t>
        </w:r>
        <w:r w:rsidR="00566521">
          <w:rPr>
            <w:noProof/>
            <w:webHidden/>
          </w:rPr>
          <w:tab/>
        </w:r>
        <w:r w:rsidR="00566521">
          <w:rPr>
            <w:noProof/>
            <w:webHidden/>
          </w:rPr>
          <w:fldChar w:fldCharType="begin"/>
        </w:r>
        <w:r w:rsidR="00566521">
          <w:rPr>
            <w:noProof/>
            <w:webHidden/>
          </w:rPr>
          <w:instrText xml:space="preserve"> PAGEREF _Toc49863477 \h </w:instrText>
        </w:r>
        <w:r w:rsidR="00566521">
          <w:rPr>
            <w:noProof/>
            <w:webHidden/>
          </w:rPr>
        </w:r>
        <w:r w:rsidR="00566521">
          <w:rPr>
            <w:noProof/>
            <w:webHidden/>
          </w:rPr>
          <w:fldChar w:fldCharType="separate"/>
        </w:r>
        <w:r w:rsidR="00566521">
          <w:rPr>
            <w:noProof/>
            <w:webHidden/>
          </w:rPr>
          <w:t>17</w:t>
        </w:r>
        <w:r w:rsidR="00566521">
          <w:rPr>
            <w:noProof/>
            <w:webHidden/>
          </w:rPr>
          <w:fldChar w:fldCharType="end"/>
        </w:r>
      </w:hyperlink>
    </w:p>
    <w:p w14:paraId="4D1992F0" w14:textId="66E352C0"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78" w:history="1">
        <w:r w:rsidR="00566521" w:rsidRPr="00D86949">
          <w:rPr>
            <w:rStyle w:val="Hyperlink"/>
            <w:rFonts w:cs="Arial"/>
            <w:noProof/>
            <w:lang w:val="en-GB"/>
          </w:rPr>
          <w:t>V. PATIENT USABILITY, ACCEPTABILITY, AND VALUE OF PROS</w:t>
        </w:r>
        <w:r w:rsidR="00566521">
          <w:rPr>
            <w:noProof/>
            <w:webHidden/>
          </w:rPr>
          <w:tab/>
        </w:r>
        <w:r w:rsidR="00566521">
          <w:rPr>
            <w:noProof/>
            <w:webHidden/>
          </w:rPr>
          <w:fldChar w:fldCharType="begin"/>
        </w:r>
        <w:r w:rsidR="00566521">
          <w:rPr>
            <w:noProof/>
            <w:webHidden/>
          </w:rPr>
          <w:instrText xml:space="preserve"> PAGEREF _Toc49863478 \h </w:instrText>
        </w:r>
        <w:r w:rsidR="00566521">
          <w:rPr>
            <w:noProof/>
            <w:webHidden/>
          </w:rPr>
        </w:r>
        <w:r w:rsidR="00566521">
          <w:rPr>
            <w:noProof/>
            <w:webHidden/>
          </w:rPr>
          <w:fldChar w:fldCharType="separate"/>
        </w:r>
        <w:r w:rsidR="00566521">
          <w:rPr>
            <w:noProof/>
            <w:webHidden/>
          </w:rPr>
          <w:t>19</w:t>
        </w:r>
        <w:r w:rsidR="00566521">
          <w:rPr>
            <w:noProof/>
            <w:webHidden/>
          </w:rPr>
          <w:fldChar w:fldCharType="end"/>
        </w:r>
      </w:hyperlink>
    </w:p>
    <w:p w14:paraId="6926D4F5" w14:textId="2FFED314"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79" w:history="1">
        <w:r w:rsidR="00566521" w:rsidRPr="00D86949">
          <w:rPr>
            <w:rStyle w:val="Hyperlink"/>
            <w:rFonts w:eastAsiaTheme="majorEastAsia" w:cs="Times New Roman (Headings CS)"/>
            <w:noProof/>
          </w:rPr>
          <w:t>Evidence in HIV Care</w:t>
        </w:r>
        <w:r w:rsidR="00566521">
          <w:rPr>
            <w:noProof/>
            <w:webHidden/>
          </w:rPr>
          <w:tab/>
        </w:r>
        <w:r w:rsidR="00566521">
          <w:rPr>
            <w:noProof/>
            <w:webHidden/>
          </w:rPr>
          <w:fldChar w:fldCharType="begin"/>
        </w:r>
        <w:r w:rsidR="00566521">
          <w:rPr>
            <w:noProof/>
            <w:webHidden/>
          </w:rPr>
          <w:instrText xml:space="preserve"> PAGEREF _Toc49863479 \h </w:instrText>
        </w:r>
        <w:r w:rsidR="00566521">
          <w:rPr>
            <w:noProof/>
            <w:webHidden/>
          </w:rPr>
        </w:r>
        <w:r w:rsidR="00566521">
          <w:rPr>
            <w:noProof/>
            <w:webHidden/>
          </w:rPr>
          <w:fldChar w:fldCharType="separate"/>
        </w:r>
        <w:r w:rsidR="00566521">
          <w:rPr>
            <w:noProof/>
            <w:webHidden/>
          </w:rPr>
          <w:t>19</w:t>
        </w:r>
        <w:r w:rsidR="00566521">
          <w:rPr>
            <w:noProof/>
            <w:webHidden/>
          </w:rPr>
          <w:fldChar w:fldCharType="end"/>
        </w:r>
      </w:hyperlink>
    </w:p>
    <w:p w14:paraId="11C497B1" w14:textId="66FD8869"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80" w:history="1">
        <w:r w:rsidR="00566521" w:rsidRPr="00D86949">
          <w:rPr>
            <w:rStyle w:val="Hyperlink"/>
            <w:rFonts w:eastAsiaTheme="majorEastAsia" w:cs="Times New Roman (Headings CS)"/>
            <w:noProof/>
          </w:rPr>
          <w:t>Evidence from Other Disease Areas</w:t>
        </w:r>
        <w:r w:rsidR="00566521">
          <w:rPr>
            <w:noProof/>
            <w:webHidden/>
          </w:rPr>
          <w:tab/>
        </w:r>
        <w:r w:rsidR="00566521">
          <w:rPr>
            <w:noProof/>
            <w:webHidden/>
          </w:rPr>
          <w:fldChar w:fldCharType="begin"/>
        </w:r>
        <w:r w:rsidR="00566521">
          <w:rPr>
            <w:noProof/>
            <w:webHidden/>
          </w:rPr>
          <w:instrText xml:space="preserve"> PAGEREF _Toc49863480 \h </w:instrText>
        </w:r>
        <w:r w:rsidR="00566521">
          <w:rPr>
            <w:noProof/>
            <w:webHidden/>
          </w:rPr>
        </w:r>
        <w:r w:rsidR="00566521">
          <w:rPr>
            <w:noProof/>
            <w:webHidden/>
          </w:rPr>
          <w:fldChar w:fldCharType="separate"/>
        </w:r>
        <w:r w:rsidR="00566521">
          <w:rPr>
            <w:noProof/>
            <w:webHidden/>
          </w:rPr>
          <w:t>20</w:t>
        </w:r>
        <w:r w:rsidR="00566521">
          <w:rPr>
            <w:noProof/>
            <w:webHidden/>
          </w:rPr>
          <w:fldChar w:fldCharType="end"/>
        </w:r>
      </w:hyperlink>
    </w:p>
    <w:p w14:paraId="3DFC2F3A" w14:textId="22D0749E"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81" w:history="1">
        <w:r w:rsidR="00566521" w:rsidRPr="00D86949">
          <w:rPr>
            <w:rStyle w:val="Hyperlink"/>
            <w:rFonts w:cs="Arial"/>
            <w:noProof/>
            <w:lang w:val="en-GB"/>
          </w:rPr>
          <w:t>VI. IMPACT OF PROS ON DELIVERY OF CARE</w:t>
        </w:r>
        <w:r w:rsidR="00566521">
          <w:rPr>
            <w:noProof/>
            <w:webHidden/>
          </w:rPr>
          <w:tab/>
        </w:r>
        <w:r w:rsidR="00566521">
          <w:rPr>
            <w:noProof/>
            <w:webHidden/>
          </w:rPr>
          <w:fldChar w:fldCharType="begin"/>
        </w:r>
        <w:r w:rsidR="00566521">
          <w:rPr>
            <w:noProof/>
            <w:webHidden/>
          </w:rPr>
          <w:instrText xml:space="preserve"> PAGEREF _Toc49863481 \h </w:instrText>
        </w:r>
        <w:r w:rsidR="00566521">
          <w:rPr>
            <w:noProof/>
            <w:webHidden/>
          </w:rPr>
        </w:r>
        <w:r w:rsidR="00566521">
          <w:rPr>
            <w:noProof/>
            <w:webHidden/>
          </w:rPr>
          <w:fldChar w:fldCharType="separate"/>
        </w:r>
        <w:r w:rsidR="00566521">
          <w:rPr>
            <w:noProof/>
            <w:webHidden/>
          </w:rPr>
          <w:t>22</w:t>
        </w:r>
        <w:r w:rsidR="00566521">
          <w:rPr>
            <w:noProof/>
            <w:webHidden/>
          </w:rPr>
          <w:fldChar w:fldCharType="end"/>
        </w:r>
      </w:hyperlink>
    </w:p>
    <w:p w14:paraId="0EAC9A51" w14:textId="24BDBCF4"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82" w:history="1">
        <w:r w:rsidR="00566521" w:rsidRPr="00D86949">
          <w:rPr>
            <w:rStyle w:val="Hyperlink"/>
            <w:rFonts w:eastAsiaTheme="majorEastAsia" w:cs="Times New Roman (Headings CS)"/>
            <w:noProof/>
          </w:rPr>
          <w:t>Evidence in HIV Care</w:t>
        </w:r>
        <w:r w:rsidR="00566521">
          <w:rPr>
            <w:noProof/>
            <w:webHidden/>
          </w:rPr>
          <w:tab/>
        </w:r>
        <w:r w:rsidR="00566521">
          <w:rPr>
            <w:noProof/>
            <w:webHidden/>
          </w:rPr>
          <w:fldChar w:fldCharType="begin"/>
        </w:r>
        <w:r w:rsidR="00566521">
          <w:rPr>
            <w:noProof/>
            <w:webHidden/>
          </w:rPr>
          <w:instrText xml:space="preserve"> PAGEREF _Toc49863482 \h </w:instrText>
        </w:r>
        <w:r w:rsidR="00566521">
          <w:rPr>
            <w:noProof/>
            <w:webHidden/>
          </w:rPr>
        </w:r>
        <w:r w:rsidR="00566521">
          <w:rPr>
            <w:noProof/>
            <w:webHidden/>
          </w:rPr>
          <w:fldChar w:fldCharType="separate"/>
        </w:r>
        <w:r w:rsidR="00566521">
          <w:rPr>
            <w:noProof/>
            <w:webHidden/>
          </w:rPr>
          <w:t>22</w:t>
        </w:r>
        <w:r w:rsidR="00566521">
          <w:rPr>
            <w:noProof/>
            <w:webHidden/>
          </w:rPr>
          <w:fldChar w:fldCharType="end"/>
        </w:r>
      </w:hyperlink>
    </w:p>
    <w:p w14:paraId="0EA8CB87" w14:textId="0CCE4691"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83" w:history="1">
        <w:r w:rsidR="00566521" w:rsidRPr="00D86949">
          <w:rPr>
            <w:rStyle w:val="Hyperlink"/>
            <w:rFonts w:eastAsiaTheme="majorEastAsia" w:cs="Times New Roman (Headings CS)"/>
            <w:noProof/>
          </w:rPr>
          <w:t>Evidence from Other Disease Areas</w:t>
        </w:r>
        <w:r w:rsidR="00566521">
          <w:rPr>
            <w:noProof/>
            <w:webHidden/>
          </w:rPr>
          <w:tab/>
        </w:r>
        <w:r w:rsidR="00566521">
          <w:rPr>
            <w:noProof/>
            <w:webHidden/>
          </w:rPr>
          <w:fldChar w:fldCharType="begin"/>
        </w:r>
        <w:r w:rsidR="00566521">
          <w:rPr>
            <w:noProof/>
            <w:webHidden/>
          </w:rPr>
          <w:instrText xml:space="preserve"> PAGEREF _Toc49863483 \h </w:instrText>
        </w:r>
        <w:r w:rsidR="00566521">
          <w:rPr>
            <w:noProof/>
            <w:webHidden/>
          </w:rPr>
        </w:r>
        <w:r w:rsidR="00566521">
          <w:rPr>
            <w:noProof/>
            <w:webHidden/>
          </w:rPr>
          <w:fldChar w:fldCharType="separate"/>
        </w:r>
        <w:r w:rsidR="00566521">
          <w:rPr>
            <w:noProof/>
            <w:webHidden/>
          </w:rPr>
          <w:t>22</w:t>
        </w:r>
        <w:r w:rsidR="00566521">
          <w:rPr>
            <w:noProof/>
            <w:webHidden/>
          </w:rPr>
          <w:fldChar w:fldCharType="end"/>
        </w:r>
      </w:hyperlink>
    </w:p>
    <w:p w14:paraId="7C94B30F" w14:textId="50685DD0"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84" w:history="1">
        <w:r w:rsidR="00566521" w:rsidRPr="00D86949">
          <w:rPr>
            <w:rStyle w:val="Hyperlink"/>
            <w:rFonts w:cs="Arial"/>
            <w:noProof/>
            <w:lang w:val="en-GB"/>
          </w:rPr>
          <w:t>VII. IMPACT ON PATIENT OUTCOMES</w:t>
        </w:r>
        <w:r w:rsidR="00566521">
          <w:rPr>
            <w:noProof/>
            <w:webHidden/>
          </w:rPr>
          <w:tab/>
        </w:r>
        <w:r w:rsidR="00566521">
          <w:rPr>
            <w:noProof/>
            <w:webHidden/>
          </w:rPr>
          <w:fldChar w:fldCharType="begin"/>
        </w:r>
        <w:r w:rsidR="00566521">
          <w:rPr>
            <w:noProof/>
            <w:webHidden/>
          </w:rPr>
          <w:instrText xml:space="preserve"> PAGEREF _Toc49863484 \h </w:instrText>
        </w:r>
        <w:r w:rsidR="00566521">
          <w:rPr>
            <w:noProof/>
            <w:webHidden/>
          </w:rPr>
        </w:r>
        <w:r w:rsidR="00566521">
          <w:rPr>
            <w:noProof/>
            <w:webHidden/>
          </w:rPr>
          <w:fldChar w:fldCharType="separate"/>
        </w:r>
        <w:r w:rsidR="00566521">
          <w:rPr>
            <w:noProof/>
            <w:webHidden/>
          </w:rPr>
          <w:t>25</w:t>
        </w:r>
        <w:r w:rsidR="00566521">
          <w:rPr>
            <w:noProof/>
            <w:webHidden/>
          </w:rPr>
          <w:fldChar w:fldCharType="end"/>
        </w:r>
      </w:hyperlink>
    </w:p>
    <w:p w14:paraId="6FA64F6A" w14:textId="21C877DE"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85" w:history="1">
        <w:r w:rsidR="00566521" w:rsidRPr="00D86949">
          <w:rPr>
            <w:rStyle w:val="Hyperlink"/>
            <w:rFonts w:eastAsiaTheme="majorEastAsia" w:cs="Times New Roman (Headings CS)"/>
            <w:noProof/>
          </w:rPr>
          <w:t>Evidence from HIV care</w:t>
        </w:r>
        <w:r w:rsidR="00566521">
          <w:rPr>
            <w:noProof/>
            <w:webHidden/>
          </w:rPr>
          <w:tab/>
        </w:r>
        <w:r w:rsidR="00566521">
          <w:rPr>
            <w:noProof/>
            <w:webHidden/>
          </w:rPr>
          <w:fldChar w:fldCharType="begin"/>
        </w:r>
        <w:r w:rsidR="00566521">
          <w:rPr>
            <w:noProof/>
            <w:webHidden/>
          </w:rPr>
          <w:instrText xml:space="preserve"> PAGEREF _Toc49863485 \h </w:instrText>
        </w:r>
        <w:r w:rsidR="00566521">
          <w:rPr>
            <w:noProof/>
            <w:webHidden/>
          </w:rPr>
        </w:r>
        <w:r w:rsidR="00566521">
          <w:rPr>
            <w:noProof/>
            <w:webHidden/>
          </w:rPr>
          <w:fldChar w:fldCharType="separate"/>
        </w:r>
        <w:r w:rsidR="00566521">
          <w:rPr>
            <w:noProof/>
            <w:webHidden/>
          </w:rPr>
          <w:t>25</w:t>
        </w:r>
        <w:r w:rsidR="00566521">
          <w:rPr>
            <w:noProof/>
            <w:webHidden/>
          </w:rPr>
          <w:fldChar w:fldCharType="end"/>
        </w:r>
      </w:hyperlink>
    </w:p>
    <w:p w14:paraId="5A419735" w14:textId="69F4B478"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86" w:history="1">
        <w:r w:rsidR="00566521" w:rsidRPr="00D86949">
          <w:rPr>
            <w:rStyle w:val="Hyperlink"/>
            <w:rFonts w:eastAsiaTheme="majorEastAsia" w:cs="Times New Roman (Headings CS)"/>
            <w:noProof/>
          </w:rPr>
          <w:t>Evidence from other disease areas</w:t>
        </w:r>
        <w:r w:rsidR="00566521">
          <w:rPr>
            <w:noProof/>
            <w:webHidden/>
          </w:rPr>
          <w:tab/>
        </w:r>
        <w:r w:rsidR="00566521">
          <w:rPr>
            <w:noProof/>
            <w:webHidden/>
          </w:rPr>
          <w:fldChar w:fldCharType="begin"/>
        </w:r>
        <w:r w:rsidR="00566521">
          <w:rPr>
            <w:noProof/>
            <w:webHidden/>
          </w:rPr>
          <w:instrText xml:space="preserve"> PAGEREF _Toc49863486 \h </w:instrText>
        </w:r>
        <w:r w:rsidR="00566521">
          <w:rPr>
            <w:noProof/>
            <w:webHidden/>
          </w:rPr>
        </w:r>
        <w:r w:rsidR="00566521">
          <w:rPr>
            <w:noProof/>
            <w:webHidden/>
          </w:rPr>
          <w:fldChar w:fldCharType="separate"/>
        </w:r>
        <w:r w:rsidR="00566521">
          <w:rPr>
            <w:noProof/>
            <w:webHidden/>
          </w:rPr>
          <w:t>25</w:t>
        </w:r>
        <w:r w:rsidR="00566521">
          <w:rPr>
            <w:noProof/>
            <w:webHidden/>
          </w:rPr>
          <w:fldChar w:fldCharType="end"/>
        </w:r>
      </w:hyperlink>
    </w:p>
    <w:p w14:paraId="2152B648" w14:textId="383010D0"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87" w:history="1">
        <w:r w:rsidR="00566521" w:rsidRPr="00D86949">
          <w:rPr>
            <w:rStyle w:val="Hyperlink"/>
            <w:rFonts w:cs="Arial"/>
            <w:noProof/>
            <w:lang w:val="en-GB"/>
          </w:rPr>
          <w:t>VIII. SUMMARY AND DISCUSSION</w:t>
        </w:r>
        <w:r w:rsidR="00566521">
          <w:rPr>
            <w:noProof/>
            <w:webHidden/>
          </w:rPr>
          <w:tab/>
        </w:r>
        <w:r w:rsidR="00566521">
          <w:rPr>
            <w:noProof/>
            <w:webHidden/>
          </w:rPr>
          <w:fldChar w:fldCharType="begin"/>
        </w:r>
        <w:r w:rsidR="00566521">
          <w:rPr>
            <w:noProof/>
            <w:webHidden/>
          </w:rPr>
          <w:instrText xml:space="preserve"> PAGEREF _Toc49863487 \h </w:instrText>
        </w:r>
        <w:r w:rsidR="00566521">
          <w:rPr>
            <w:noProof/>
            <w:webHidden/>
          </w:rPr>
        </w:r>
        <w:r w:rsidR="00566521">
          <w:rPr>
            <w:noProof/>
            <w:webHidden/>
          </w:rPr>
          <w:fldChar w:fldCharType="separate"/>
        </w:r>
        <w:r w:rsidR="00566521">
          <w:rPr>
            <w:noProof/>
            <w:webHidden/>
          </w:rPr>
          <w:t>28</w:t>
        </w:r>
        <w:r w:rsidR="00566521">
          <w:rPr>
            <w:noProof/>
            <w:webHidden/>
          </w:rPr>
          <w:fldChar w:fldCharType="end"/>
        </w:r>
      </w:hyperlink>
    </w:p>
    <w:p w14:paraId="7D279C74" w14:textId="1C7AF88B"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88" w:history="1">
        <w:r w:rsidR="00566521" w:rsidRPr="00D86949">
          <w:rPr>
            <w:rStyle w:val="Hyperlink"/>
            <w:rFonts w:eastAsiaTheme="majorEastAsia" w:cs="Times New Roman (Headings CS)"/>
            <w:noProof/>
          </w:rPr>
          <w:t>A. Summary</w:t>
        </w:r>
        <w:r w:rsidR="00566521">
          <w:rPr>
            <w:noProof/>
            <w:webHidden/>
          </w:rPr>
          <w:tab/>
        </w:r>
        <w:r w:rsidR="00566521">
          <w:rPr>
            <w:noProof/>
            <w:webHidden/>
          </w:rPr>
          <w:fldChar w:fldCharType="begin"/>
        </w:r>
        <w:r w:rsidR="00566521">
          <w:rPr>
            <w:noProof/>
            <w:webHidden/>
          </w:rPr>
          <w:instrText xml:space="preserve"> PAGEREF _Toc49863488 \h </w:instrText>
        </w:r>
        <w:r w:rsidR="00566521">
          <w:rPr>
            <w:noProof/>
            <w:webHidden/>
          </w:rPr>
        </w:r>
        <w:r w:rsidR="00566521">
          <w:rPr>
            <w:noProof/>
            <w:webHidden/>
          </w:rPr>
          <w:fldChar w:fldCharType="separate"/>
        </w:r>
        <w:r w:rsidR="00566521">
          <w:rPr>
            <w:noProof/>
            <w:webHidden/>
          </w:rPr>
          <w:t>28</w:t>
        </w:r>
        <w:r w:rsidR="00566521">
          <w:rPr>
            <w:noProof/>
            <w:webHidden/>
          </w:rPr>
          <w:fldChar w:fldCharType="end"/>
        </w:r>
      </w:hyperlink>
    </w:p>
    <w:p w14:paraId="73AA0619" w14:textId="254E5E05"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89" w:history="1">
        <w:r w:rsidR="00566521" w:rsidRPr="00D86949">
          <w:rPr>
            <w:rStyle w:val="Hyperlink"/>
            <w:rFonts w:eastAsiaTheme="majorEastAsia" w:cs="Times New Roman (Headings CS)"/>
            <w:noProof/>
          </w:rPr>
          <w:t>B. Gaps in the HIV Literature Around PRO Use</w:t>
        </w:r>
        <w:r w:rsidR="00566521">
          <w:rPr>
            <w:noProof/>
            <w:webHidden/>
          </w:rPr>
          <w:tab/>
        </w:r>
        <w:r w:rsidR="00566521">
          <w:rPr>
            <w:noProof/>
            <w:webHidden/>
          </w:rPr>
          <w:fldChar w:fldCharType="begin"/>
        </w:r>
        <w:r w:rsidR="00566521">
          <w:rPr>
            <w:noProof/>
            <w:webHidden/>
          </w:rPr>
          <w:instrText xml:space="preserve"> PAGEREF _Toc49863489 \h </w:instrText>
        </w:r>
        <w:r w:rsidR="00566521">
          <w:rPr>
            <w:noProof/>
            <w:webHidden/>
          </w:rPr>
        </w:r>
        <w:r w:rsidR="00566521">
          <w:rPr>
            <w:noProof/>
            <w:webHidden/>
          </w:rPr>
          <w:fldChar w:fldCharType="separate"/>
        </w:r>
        <w:r w:rsidR="00566521">
          <w:rPr>
            <w:noProof/>
            <w:webHidden/>
          </w:rPr>
          <w:t>29</w:t>
        </w:r>
        <w:r w:rsidR="00566521">
          <w:rPr>
            <w:noProof/>
            <w:webHidden/>
          </w:rPr>
          <w:fldChar w:fldCharType="end"/>
        </w:r>
      </w:hyperlink>
    </w:p>
    <w:p w14:paraId="5CB8E5F1" w14:textId="6F032D41"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90" w:history="1">
        <w:r w:rsidR="00566521" w:rsidRPr="00D86949">
          <w:rPr>
            <w:rStyle w:val="Hyperlink"/>
            <w:rFonts w:eastAsia="Times New Roman" w:cs="Arial"/>
            <w:noProof/>
          </w:rPr>
          <w:t>IX. APPENDIX 1. PAPER VS. TABLET-BASED ASSESSMENT</w:t>
        </w:r>
        <w:r w:rsidR="00566521">
          <w:rPr>
            <w:noProof/>
            <w:webHidden/>
          </w:rPr>
          <w:tab/>
        </w:r>
        <w:r w:rsidR="00566521">
          <w:rPr>
            <w:noProof/>
            <w:webHidden/>
          </w:rPr>
          <w:fldChar w:fldCharType="begin"/>
        </w:r>
        <w:r w:rsidR="00566521">
          <w:rPr>
            <w:noProof/>
            <w:webHidden/>
          </w:rPr>
          <w:instrText xml:space="preserve"> PAGEREF _Toc49863490 \h </w:instrText>
        </w:r>
        <w:r w:rsidR="00566521">
          <w:rPr>
            <w:noProof/>
            <w:webHidden/>
          </w:rPr>
        </w:r>
        <w:r w:rsidR="00566521">
          <w:rPr>
            <w:noProof/>
            <w:webHidden/>
          </w:rPr>
          <w:fldChar w:fldCharType="separate"/>
        </w:r>
        <w:r w:rsidR="00566521">
          <w:rPr>
            <w:noProof/>
            <w:webHidden/>
          </w:rPr>
          <w:t>31</w:t>
        </w:r>
        <w:r w:rsidR="00566521">
          <w:rPr>
            <w:noProof/>
            <w:webHidden/>
          </w:rPr>
          <w:fldChar w:fldCharType="end"/>
        </w:r>
      </w:hyperlink>
    </w:p>
    <w:p w14:paraId="3C5A27F1" w14:textId="60E817DF"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91" w:history="1">
        <w:r w:rsidR="00566521" w:rsidRPr="00D86949">
          <w:rPr>
            <w:rStyle w:val="Hyperlink"/>
            <w:rFonts w:eastAsia="Times New Roman" w:cs="Arial"/>
            <w:noProof/>
          </w:rPr>
          <w:t>X. APPENDIX 2.</w:t>
        </w:r>
        <w:r w:rsidR="00566521">
          <w:rPr>
            <w:noProof/>
            <w:webHidden/>
          </w:rPr>
          <w:tab/>
        </w:r>
        <w:r w:rsidR="00566521">
          <w:rPr>
            <w:noProof/>
            <w:webHidden/>
          </w:rPr>
          <w:fldChar w:fldCharType="begin"/>
        </w:r>
        <w:r w:rsidR="00566521">
          <w:rPr>
            <w:noProof/>
            <w:webHidden/>
          </w:rPr>
          <w:instrText xml:space="preserve"> PAGEREF _Toc49863491 \h </w:instrText>
        </w:r>
        <w:r w:rsidR="00566521">
          <w:rPr>
            <w:noProof/>
            <w:webHidden/>
          </w:rPr>
        </w:r>
        <w:r w:rsidR="00566521">
          <w:rPr>
            <w:noProof/>
            <w:webHidden/>
          </w:rPr>
          <w:fldChar w:fldCharType="separate"/>
        </w:r>
        <w:r w:rsidR="00566521">
          <w:rPr>
            <w:noProof/>
            <w:webHidden/>
          </w:rPr>
          <w:t>32</w:t>
        </w:r>
        <w:r w:rsidR="00566521">
          <w:rPr>
            <w:noProof/>
            <w:webHidden/>
          </w:rPr>
          <w:fldChar w:fldCharType="end"/>
        </w:r>
      </w:hyperlink>
    </w:p>
    <w:p w14:paraId="69BB16C6" w14:textId="0FD225B9"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92" w:history="1">
        <w:r w:rsidR="00566521" w:rsidRPr="00D86949">
          <w:rPr>
            <w:rStyle w:val="Hyperlink"/>
            <w:rFonts w:eastAsiaTheme="majorEastAsia" w:cs="Times New Roman (Headings CS)"/>
            <w:noProof/>
          </w:rPr>
          <w:t>METHODS</w:t>
        </w:r>
        <w:r w:rsidR="00566521">
          <w:rPr>
            <w:noProof/>
            <w:webHidden/>
          </w:rPr>
          <w:tab/>
        </w:r>
        <w:r w:rsidR="00566521">
          <w:rPr>
            <w:noProof/>
            <w:webHidden/>
          </w:rPr>
          <w:fldChar w:fldCharType="begin"/>
        </w:r>
        <w:r w:rsidR="00566521">
          <w:rPr>
            <w:noProof/>
            <w:webHidden/>
          </w:rPr>
          <w:instrText xml:space="preserve"> PAGEREF _Toc49863492 \h </w:instrText>
        </w:r>
        <w:r w:rsidR="00566521">
          <w:rPr>
            <w:noProof/>
            <w:webHidden/>
          </w:rPr>
        </w:r>
        <w:r w:rsidR="00566521">
          <w:rPr>
            <w:noProof/>
            <w:webHidden/>
          </w:rPr>
          <w:fldChar w:fldCharType="separate"/>
        </w:r>
        <w:r w:rsidR="00566521">
          <w:rPr>
            <w:noProof/>
            <w:webHidden/>
          </w:rPr>
          <w:t>32</w:t>
        </w:r>
        <w:r w:rsidR="00566521">
          <w:rPr>
            <w:noProof/>
            <w:webHidden/>
          </w:rPr>
          <w:fldChar w:fldCharType="end"/>
        </w:r>
      </w:hyperlink>
    </w:p>
    <w:p w14:paraId="49659C0C" w14:textId="549362CD"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93" w:history="1">
        <w:r w:rsidR="00566521" w:rsidRPr="00D86949">
          <w:rPr>
            <w:rStyle w:val="Hyperlink"/>
            <w:rFonts w:eastAsiaTheme="majorEastAsia" w:cs="Times New Roman (Headings CS)"/>
            <w:noProof/>
          </w:rPr>
          <w:t>Overview</w:t>
        </w:r>
        <w:r w:rsidR="00566521">
          <w:rPr>
            <w:noProof/>
            <w:webHidden/>
          </w:rPr>
          <w:tab/>
        </w:r>
        <w:r w:rsidR="00566521">
          <w:rPr>
            <w:noProof/>
            <w:webHidden/>
          </w:rPr>
          <w:fldChar w:fldCharType="begin"/>
        </w:r>
        <w:r w:rsidR="00566521">
          <w:rPr>
            <w:noProof/>
            <w:webHidden/>
          </w:rPr>
          <w:instrText xml:space="preserve"> PAGEREF _Toc49863493 \h </w:instrText>
        </w:r>
        <w:r w:rsidR="00566521">
          <w:rPr>
            <w:noProof/>
            <w:webHidden/>
          </w:rPr>
        </w:r>
        <w:r w:rsidR="00566521">
          <w:rPr>
            <w:noProof/>
            <w:webHidden/>
          </w:rPr>
          <w:fldChar w:fldCharType="separate"/>
        </w:r>
        <w:r w:rsidR="00566521">
          <w:rPr>
            <w:noProof/>
            <w:webHidden/>
          </w:rPr>
          <w:t>32</w:t>
        </w:r>
        <w:r w:rsidR="00566521">
          <w:rPr>
            <w:noProof/>
            <w:webHidden/>
          </w:rPr>
          <w:fldChar w:fldCharType="end"/>
        </w:r>
      </w:hyperlink>
    </w:p>
    <w:p w14:paraId="5A204456" w14:textId="79FF8F58" w:rsidR="00566521" w:rsidRDefault="0068734E">
      <w:pPr>
        <w:pStyle w:val="TOC2"/>
        <w:tabs>
          <w:tab w:val="right" w:leader="underscore" w:pos="9350"/>
        </w:tabs>
        <w:rPr>
          <w:rFonts w:asciiTheme="minorHAnsi" w:eastAsiaTheme="minorEastAsia" w:hAnsiTheme="minorHAnsi"/>
          <w:b w:val="0"/>
          <w:bCs w:val="0"/>
          <w:noProof/>
          <w:color w:val="auto"/>
          <w:sz w:val="24"/>
          <w:szCs w:val="24"/>
        </w:rPr>
      </w:pPr>
      <w:hyperlink w:anchor="_Toc49863494" w:history="1">
        <w:r w:rsidR="00566521" w:rsidRPr="00D86949">
          <w:rPr>
            <w:rStyle w:val="Hyperlink"/>
            <w:rFonts w:eastAsiaTheme="majorEastAsia" w:cs="Times New Roman (Headings CS)"/>
            <w:noProof/>
          </w:rPr>
          <w:t>Search Strategy</w:t>
        </w:r>
        <w:r w:rsidR="00566521">
          <w:rPr>
            <w:noProof/>
            <w:webHidden/>
          </w:rPr>
          <w:tab/>
        </w:r>
        <w:r w:rsidR="00566521">
          <w:rPr>
            <w:noProof/>
            <w:webHidden/>
          </w:rPr>
          <w:fldChar w:fldCharType="begin"/>
        </w:r>
        <w:r w:rsidR="00566521">
          <w:rPr>
            <w:noProof/>
            <w:webHidden/>
          </w:rPr>
          <w:instrText xml:space="preserve"> PAGEREF _Toc49863494 \h </w:instrText>
        </w:r>
        <w:r w:rsidR="00566521">
          <w:rPr>
            <w:noProof/>
            <w:webHidden/>
          </w:rPr>
        </w:r>
        <w:r w:rsidR="00566521">
          <w:rPr>
            <w:noProof/>
            <w:webHidden/>
          </w:rPr>
          <w:fldChar w:fldCharType="separate"/>
        </w:r>
        <w:r w:rsidR="00566521">
          <w:rPr>
            <w:noProof/>
            <w:webHidden/>
          </w:rPr>
          <w:t>32</w:t>
        </w:r>
        <w:r w:rsidR="00566521">
          <w:rPr>
            <w:noProof/>
            <w:webHidden/>
          </w:rPr>
          <w:fldChar w:fldCharType="end"/>
        </w:r>
      </w:hyperlink>
    </w:p>
    <w:p w14:paraId="22EA7820" w14:textId="0B4753AE" w:rsidR="00566521" w:rsidRDefault="0068734E">
      <w:pPr>
        <w:pStyle w:val="TOC1"/>
        <w:tabs>
          <w:tab w:val="right" w:leader="underscore" w:pos="9350"/>
        </w:tabs>
        <w:rPr>
          <w:rFonts w:asciiTheme="minorHAnsi" w:eastAsiaTheme="minorEastAsia" w:hAnsiTheme="minorHAnsi"/>
          <w:b w:val="0"/>
          <w:bCs w:val="0"/>
          <w:i w:val="0"/>
          <w:iCs w:val="0"/>
          <w:noProof/>
          <w:color w:val="auto"/>
        </w:rPr>
      </w:pPr>
      <w:hyperlink w:anchor="_Toc49863495" w:history="1">
        <w:r w:rsidR="00566521" w:rsidRPr="00D86949">
          <w:rPr>
            <w:rStyle w:val="Hyperlink"/>
            <w:rFonts w:cs="Arial"/>
            <w:noProof/>
            <w:lang w:val="en-GB"/>
          </w:rPr>
          <w:t>X. REFERENCES</w:t>
        </w:r>
        <w:r w:rsidR="00566521">
          <w:rPr>
            <w:noProof/>
            <w:webHidden/>
          </w:rPr>
          <w:tab/>
        </w:r>
        <w:r w:rsidR="00566521">
          <w:rPr>
            <w:noProof/>
            <w:webHidden/>
          </w:rPr>
          <w:fldChar w:fldCharType="begin"/>
        </w:r>
        <w:r w:rsidR="00566521">
          <w:rPr>
            <w:noProof/>
            <w:webHidden/>
          </w:rPr>
          <w:instrText xml:space="preserve"> PAGEREF _Toc49863495 \h </w:instrText>
        </w:r>
        <w:r w:rsidR="00566521">
          <w:rPr>
            <w:noProof/>
            <w:webHidden/>
          </w:rPr>
        </w:r>
        <w:r w:rsidR="00566521">
          <w:rPr>
            <w:noProof/>
            <w:webHidden/>
          </w:rPr>
          <w:fldChar w:fldCharType="separate"/>
        </w:r>
        <w:r w:rsidR="00566521">
          <w:rPr>
            <w:noProof/>
            <w:webHidden/>
          </w:rPr>
          <w:t>33</w:t>
        </w:r>
        <w:r w:rsidR="00566521">
          <w:rPr>
            <w:noProof/>
            <w:webHidden/>
          </w:rPr>
          <w:fldChar w:fldCharType="end"/>
        </w:r>
      </w:hyperlink>
    </w:p>
    <w:p w14:paraId="40C6FEFE" w14:textId="180F3826" w:rsidR="004424E3" w:rsidRDefault="004424E3">
      <w:pPr>
        <w:ind w:left="720" w:hanging="360"/>
        <w:rPr>
          <w:rFonts w:ascii="Arial" w:eastAsiaTheme="majorEastAsia" w:hAnsi="Arial" w:cstheme="majorBidi"/>
          <w:b/>
          <w:bCs/>
          <w:color w:val="2D4F8E" w:themeColor="accent1" w:themeShade="B5"/>
          <w:sz w:val="32"/>
          <w:szCs w:val="32"/>
        </w:rPr>
      </w:pPr>
      <w:r>
        <w:rPr>
          <w:rFonts w:ascii="Arial" w:hAnsi="Arial"/>
          <w:b/>
          <w:i/>
          <w:iCs/>
          <w:color w:val="2D4F8E" w:themeColor="accent1" w:themeShade="B5"/>
          <w:sz w:val="24"/>
          <w:szCs w:val="24"/>
        </w:rPr>
        <w:fldChar w:fldCharType="end"/>
      </w:r>
      <w:r>
        <w:rPr>
          <w:rFonts w:ascii="Arial" w:hAnsi="Arial"/>
          <w:bCs/>
          <w:color w:val="2D4F8E" w:themeColor="accent1" w:themeShade="B5"/>
        </w:rPr>
        <w:br w:type="page"/>
      </w:r>
    </w:p>
    <w:p w14:paraId="1684845E" w14:textId="7BD8A1E0" w:rsidR="00765EE1" w:rsidRPr="002D351C" w:rsidRDefault="002D351C" w:rsidP="002D351C">
      <w:pPr>
        <w:pStyle w:val="Heading1"/>
        <w:spacing w:before="480" w:after="360"/>
        <w:rPr>
          <w:rFonts w:ascii="Arial" w:hAnsi="Arial"/>
          <w:bCs/>
          <w:color w:val="2D4F8E" w:themeColor="accent1" w:themeShade="B5"/>
        </w:rPr>
      </w:pPr>
      <w:bookmarkStart w:id="11" w:name="_Toc49863460"/>
      <w:r>
        <w:rPr>
          <w:rFonts w:ascii="Arial" w:hAnsi="Arial"/>
          <w:bCs/>
          <w:color w:val="2D4F8E" w:themeColor="accent1" w:themeShade="B5"/>
        </w:rPr>
        <w:lastRenderedPageBreak/>
        <w:t>ABBREVIATIONS</w:t>
      </w:r>
      <w:bookmarkEnd w:id="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43" w:type="dxa"/>
          <w:bottom w:w="14" w:type="dxa"/>
          <w:right w:w="43" w:type="dxa"/>
        </w:tblCellMar>
        <w:tblLook w:val="04A0" w:firstRow="1" w:lastRow="0" w:firstColumn="1" w:lastColumn="0" w:noHBand="0" w:noVBand="1"/>
      </w:tblPr>
      <w:tblGrid>
        <w:gridCol w:w="1350"/>
        <w:gridCol w:w="8008"/>
      </w:tblGrid>
      <w:tr w:rsidR="008167AF" w:rsidRPr="002D351C" w14:paraId="6DBDEA03" w14:textId="77777777" w:rsidTr="002D351C">
        <w:trPr>
          <w:trHeight w:val="86"/>
          <w:jc w:val="center"/>
        </w:trPr>
        <w:tc>
          <w:tcPr>
            <w:tcW w:w="1350" w:type="dxa"/>
            <w:vAlign w:val="center"/>
          </w:tcPr>
          <w:p w14:paraId="793703CA" w14:textId="60341AB9"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AOR</w:t>
            </w:r>
          </w:p>
        </w:tc>
        <w:tc>
          <w:tcPr>
            <w:tcW w:w="8008" w:type="dxa"/>
            <w:vAlign w:val="center"/>
          </w:tcPr>
          <w:p w14:paraId="4E9964D4" w14:textId="42C7DDD2"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Adjusted odds ratio</w:t>
            </w:r>
          </w:p>
        </w:tc>
      </w:tr>
      <w:tr w:rsidR="00053983" w:rsidRPr="002D351C" w14:paraId="31A9A1A8" w14:textId="77777777" w:rsidTr="002D351C">
        <w:trPr>
          <w:trHeight w:val="20"/>
          <w:jc w:val="center"/>
        </w:trPr>
        <w:tc>
          <w:tcPr>
            <w:tcW w:w="1350" w:type="dxa"/>
            <w:vAlign w:val="center"/>
          </w:tcPr>
          <w:p w14:paraId="0BA03D13"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ART</w:t>
            </w:r>
          </w:p>
        </w:tc>
        <w:tc>
          <w:tcPr>
            <w:tcW w:w="8008" w:type="dxa"/>
            <w:vAlign w:val="center"/>
          </w:tcPr>
          <w:p w14:paraId="1D53C497"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Antiretroviral treatment</w:t>
            </w:r>
          </w:p>
        </w:tc>
      </w:tr>
      <w:tr w:rsidR="00CD7F7D" w:rsidRPr="002D351C" w14:paraId="75D031CB" w14:textId="77777777" w:rsidTr="002D351C">
        <w:trPr>
          <w:trHeight w:val="20"/>
          <w:jc w:val="center"/>
        </w:trPr>
        <w:tc>
          <w:tcPr>
            <w:tcW w:w="1350" w:type="dxa"/>
            <w:vAlign w:val="center"/>
          </w:tcPr>
          <w:p w14:paraId="53AB8AD6" w14:textId="77777777" w:rsidR="00CD7F7D" w:rsidRPr="002D351C" w:rsidRDefault="00CD7F7D" w:rsidP="008244A4">
            <w:pPr>
              <w:pStyle w:val="Tabletext"/>
              <w:rPr>
                <w:rFonts w:ascii="Arial" w:hAnsi="Arial" w:cs="Arial"/>
                <w:sz w:val="18"/>
                <w:szCs w:val="18"/>
                <w:lang w:val="en-GB"/>
              </w:rPr>
            </w:pPr>
            <w:r w:rsidRPr="002D351C">
              <w:rPr>
                <w:rFonts w:ascii="Arial" w:hAnsi="Arial" w:cs="Arial"/>
                <w:sz w:val="18"/>
                <w:szCs w:val="18"/>
                <w:lang w:val="en-GB"/>
              </w:rPr>
              <w:t>AUDIT-C</w:t>
            </w:r>
          </w:p>
        </w:tc>
        <w:tc>
          <w:tcPr>
            <w:tcW w:w="8008" w:type="dxa"/>
            <w:vAlign w:val="center"/>
          </w:tcPr>
          <w:p w14:paraId="76FA27A7" w14:textId="77777777" w:rsidR="00CD7F7D" w:rsidRPr="002D351C" w:rsidRDefault="00CD7F7D" w:rsidP="008244A4">
            <w:pPr>
              <w:pStyle w:val="Tabletext"/>
              <w:rPr>
                <w:rFonts w:ascii="Arial" w:hAnsi="Arial" w:cs="Arial"/>
                <w:sz w:val="18"/>
                <w:szCs w:val="18"/>
                <w:lang w:val="en-GB"/>
              </w:rPr>
            </w:pPr>
            <w:r w:rsidRPr="002D351C">
              <w:rPr>
                <w:rFonts w:ascii="Arial" w:hAnsi="Arial" w:cs="Arial"/>
                <w:sz w:val="18"/>
                <w:szCs w:val="18"/>
                <w:lang w:val="en-GB"/>
              </w:rPr>
              <w:t xml:space="preserve">Alcohol Use Disorders Identification Test </w:t>
            </w:r>
            <w:r w:rsidR="003447D7" w:rsidRPr="002D351C">
              <w:rPr>
                <w:rFonts w:ascii="Arial" w:hAnsi="Arial" w:cs="Arial"/>
                <w:sz w:val="18"/>
                <w:szCs w:val="18"/>
                <w:lang w:val="en-GB"/>
              </w:rPr>
              <w:t>Consumption Questions</w:t>
            </w:r>
          </w:p>
        </w:tc>
      </w:tr>
      <w:tr w:rsidR="00D72FCC" w:rsidRPr="002D351C" w14:paraId="3244D068" w14:textId="77777777" w:rsidTr="002D351C">
        <w:trPr>
          <w:trHeight w:val="100"/>
          <w:jc w:val="center"/>
        </w:trPr>
        <w:tc>
          <w:tcPr>
            <w:tcW w:w="1350" w:type="dxa"/>
            <w:vAlign w:val="center"/>
          </w:tcPr>
          <w:p w14:paraId="4F1329F6" w14:textId="77777777" w:rsidR="00D72FCC" w:rsidRPr="002D351C" w:rsidRDefault="00D72FCC" w:rsidP="008244A4">
            <w:pPr>
              <w:pStyle w:val="Tabletext"/>
              <w:rPr>
                <w:rFonts w:ascii="Arial" w:hAnsi="Arial" w:cs="Arial"/>
                <w:sz w:val="18"/>
                <w:szCs w:val="18"/>
                <w:lang w:val="en-GB"/>
              </w:rPr>
            </w:pPr>
            <w:r w:rsidRPr="002D351C">
              <w:rPr>
                <w:rFonts w:ascii="Arial" w:hAnsi="Arial" w:cs="Arial"/>
                <w:sz w:val="18"/>
                <w:szCs w:val="18"/>
                <w:lang w:val="en-GB"/>
              </w:rPr>
              <w:t>CASI</w:t>
            </w:r>
          </w:p>
        </w:tc>
        <w:tc>
          <w:tcPr>
            <w:tcW w:w="8008" w:type="dxa"/>
            <w:vAlign w:val="center"/>
          </w:tcPr>
          <w:p w14:paraId="2D3DADE4" w14:textId="354E66D1" w:rsidR="00D72FCC" w:rsidRPr="002D351C" w:rsidRDefault="00D72FCC" w:rsidP="003F7849">
            <w:pPr>
              <w:pStyle w:val="Tabletext"/>
              <w:rPr>
                <w:rFonts w:ascii="Arial" w:hAnsi="Arial" w:cs="Arial"/>
                <w:sz w:val="18"/>
                <w:szCs w:val="18"/>
                <w:lang w:val="en-GB"/>
              </w:rPr>
            </w:pPr>
            <w:r w:rsidRPr="002D351C">
              <w:rPr>
                <w:rFonts w:ascii="Arial" w:hAnsi="Arial" w:cs="Arial"/>
                <w:sz w:val="18"/>
                <w:szCs w:val="18"/>
                <w:lang w:val="en-GB"/>
              </w:rPr>
              <w:t>Computer-assisted self-</w:t>
            </w:r>
            <w:r w:rsidR="003F7849" w:rsidRPr="002D351C">
              <w:rPr>
                <w:rFonts w:ascii="Arial" w:hAnsi="Arial" w:cs="Arial"/>
                <w:sz w:val="18"/>
                <w:szCs w:val="18"/>
                <w:lang w:val="en-GB"/>
              </w:rPr>
              <w:t>administered interview</w:t>
            </w:r>
          </w:p>
        </w:tc>
      </w:tr>
      <w:tr w:rsidR="008167AF" w:rsidRPr="002D351C" w14:paraId="11DC99E3" w14:textId="77777777" w:rsidTr="002D351C">
        <w:trPr>
          <w:trHeight w:val="20"/>
          <w:jc w:val="center"/>
        </w:trPr>
        <w:tc>
          <w:tcPr>
            <w:tcW w:w="1350" w:type="dxa"/>
            <w:vAlign w:val="center"/>
          </w:tcPr>
          <w:p w14:paraId="360CBB6A" w14:textId="37E3B44A"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CFAR</w:t>
            </w:r>
          </w:p>
        </w:tc>
        <w:tc>
          <w:tcPr>
            <w:tcW w:w="8008" w:type="dxa"/>
            <w:vAlign w:val="center"/>
          </w:tcPr>
          <w:p w14:paraId="217EA069" w14:textId="2D4A4DEF" w:rsidR="008167AF" w:rsidRPr="002D351C" w:rsidRDefault="008167AF" w:rsidP="008244A4">
            <w:pPr>
              <w:pStyle w:val="Tabletext"/>
              <w:rPr>
                <w:rFonts w:ascii="Arial" w:hAnsi="Arial" w:cs="Arial"/>
                <w:sz w:val="18"/>
                <w:szCs w:val="18"/>
                <w:lang w:val="en-GB"/>
              </w:rPr>
            </w:pPr>
            <w:proofErr w:type="spellStart"/>
            <w:r w:rsidRPr="002D351C">
              <w:rPr>
                <w:rFonts w:ascii="Arial" w:hAnsi="Arial" w:cs="Arial"/>
                <w:sz w:val="18"/>
                <w:szCs w:val="18"/>
                <w:lang w:val="en-GB"/>
              </w:rPr>
              <w:t>Centers</w:t>
            </w:r>
            <w:proofErr w:type="spellEnd"/>
            <w:r w:rsidRPr="002D351C">
              <w:rPr>
                <w:rFonts w:ascii="Arial" w:hAnsi="Arial" w:cs="Arial"/>
                <w:sz w:val="18"/>
                <w:szCs w:val="18"/>
                <w:lang w:val="en-GB"/>
              </w:rPr>
              <w:t xml:space="preserve"> for AIDS Research</w:t>
            </w:r>
          </w:p>
        </w:tc>
      </w:tr>
      <w:tr w:rsidR="008167AF" w:rsidRPr="002D351C" w14:paraId="40C643C8" w14:textId="77777777" w:rsidTr="002D351C">
        <w:trPr>
          <w:trHeight w:val="20"/>
          <w:jc w:val="center"/>
        </w:trPr>
        <w:tc>
          <w:tcPr>
            <w:tcW w:w="1350" w:type="dxa"/>
            <w:vAlign w:val="center"/>
          </w:tcPr>
          <w:p w14:paraId="0B50285A" w14:textId="0DFB934D"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CI</w:t>
            </w:r>
          </w:p>
        </w:tc>
        <w:tc>
          <w:tcPr>
            <w:tcW w:w="8008" w:type="dxa"/>
            <w:vAlign w:val="center"/>
          </w:tcPr>
          <w:p w14:paraId="1D28C97B" w14:textId="5157DE6C"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Confidence interval</w:t>
            </w:r>
          </w:p>
        </w:tc>
      </w:tr>
      <w:tr w:rsidR="008167AF" w:rsidRPr="002D351C" w14:paraId="05A6F951" w14:textId="77777777" w:rsidTr="002D351C">
        <w:trPr>
          <w:trHeight w:val="20"/>
          <w:jc w:val="center"/>
        </w:trPr>
        <w:tc>
          <w:tcPr>
            <w:tcW w:w="1350" w:type="dxa"/>
            <w:vAlign w:val="center"/>
          </w:tcPr>
          <w:p w14:paraId="3812D568" w14:textId="211E20A0"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CNICS</w:t>
            </w:r>
          </w:p>
        </w:tc>
        <w:tc>
          <w:tcPr>
            <w:tcW w:w="8008" w:type="dxa"/>
            <w:vAlign w:val="center"/>
          </w:tcPr>
          <w:p w14:paraId="4591CE5F" w14:textId="6F34E1DF"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CFAR Network of Integrated Clinical Systems</w:t>
            </w:r>
          </w:p>
        </w:tc>
      </w:tr>
      <w:tr w:rsidR="0011416A" w:rsidRPr="002D351C" w14:paraId="0EE0B40E" w14:textId="77777777" w:rsidTr="002D351C">
        <w:trPr>
          <w:trHeight w:val="20"/>
          <w:jc w:val="center"/>
        </w:trPr>
        <w:tc>
          <w:tcPr>
            <w:tcW w:w="1350" w:type="dxa"/>
            <w:vAlign w:val="center"/>
          </w:tcPr>
          <w:p w14:paraId="14FBF1B0" w14:textId="77777777" w:rsidR="0011416A" w:rsidRPr="002D351C" w:rsidRDefault="0011416A" w:rsidP="008244A4">
            <w:pPr>
              <w:pStyle w:val="Tabletext"/>
              <w:rPr>
                <w:rFonts w:ascii="Arial" w:hAnsi="Arial" w:cs="Arial"/>
                <w:sz w:val="18"/>
                <w:szCs w:val="18"/>
                <w:lang w:val="en-GB"/>
              </w:rPr>
            </w:pPr>
            <w:r w:rsidRPr="002D351C">
              <w:rPr>
                <w:rFonts w:ascii="Arial" w:hAnsi="Arial" w:cs="Arial"/>
                <w:sz w:val="18"/>
                <w:szCs w:val="18"/>
                <w:lang w:val="en-GB"/>
              </w:rPr>
              <w:t>CTCAE</w:t>
            </w:r>
          </w:p>
        </w:tc>
        <w:tc>
          <w:tcPr>
            <w:tcW w:w="8008" w:type="dxa"/>
            <w:vAlign w:val="center"/>
          </w:tcPr>
          <w:p w14:paraId="2073A07E" w14:textId="77777777" w:rsidR="0011416A" w:rsidRPr="002D351C" w:rsidRDefault="0011416A" w:rsidP="008244A4">
            <w:pPr>
              <w:pStyle w:val="Tabletext"/>
              <w:rPr>
                <w:rFonts w:ascii="Arial" w:hAnsi="Arial" w:cs="Arial"/>
                <w:sz w:val="18"/>
                <w:szCs w:val="18"/>
                <w:lang w:val="en-GB"/>
              </w:rPr>
            </w:pPr>
            <w:r w:rsidRPr="002D351C">
              <w:rPr>
                <w:rFonts w:ascii="Arial" w:hAnsi="Arial" w:cs="Arial"/>
                <w:sz w:val="18"/>
                <w:szCs w:val="18"/>
                <w:lang w:val="en-GB"/>
              </w:rPr>
              <w:t>Common Terminology Criteria for Adverse Events</w:t>
            </w:r>
          </w:p>
        </w:tc>
      </w:tr>
      <w:tr w:rsidR="00637B8A" w:rsidRPr="002D351C" w14:paraId="5D25C29B" w14:textId="77777777" w:rsidTr="002D351C">
        <w:trPr>
          <w:trHeight w:val="20"/>
          <w:jc w:val="center"/>
        </w:trPr>
        <w:tc>
          <w:tcPr>
            <w:tcW w:w="1350" w:type="dxa"/>
            <w:vAlign w:val="center"/>
          </w:tcPr>
          <w:p w14:paraId="5D682BFD" w14:textId="77777777" w:rsidR="00637B8A" w:rsidRPr="002D351C" w:rsidRDefault="00637B8A" w:rsidP="008244A4">
            <w:pPr>
              <w:pStyle w:val="Tabletext"/>
              <w:rPr>
                <w:rFonts w:ascii="Arial" w:hAnsi="Arial" w:cs="Arial"/>
                <w:sz w:val="18"/>
                <w:szCs w:val="18"/>
                <w:highlight w:val="green"/>
                <w:lang w:val="en-GB"/>
              </w:rPr>
            </w:pPr>
            <w:r w:rsidRPr="002D351C">
              <w:rPr>
                <w:rFonts w:ascii="Arial" w:hAnsi="Arial" w:cs="Arial"/>
                <w:sz w:val="18"/>
                <w:szCs w:val="18"/>
                <w:lang w:val="en-GB"/>
              </w:rPr>
              <w:t>EORTC-30</w:t>
            </w:r>
          </w:p>
        </w:tc>
        <w:tc>
          <w:tcPr>
            <w:tcW w:w="8008" w:type="dxa"/>
            <w:vAlign w:val="center"/>
          </w:tcPr>
          <w:p w14:paraId="006C7DE1" w14:textId="77777777" w:rsidR="00637B8A" w:rsidRPr="002D351C" w:rsidRDefault="00637B8A" w:rsidP="008244A4">
            <w:pPr>
              <w:pStyle w:val="Tabletext"/>
              <w:rPr>
                <w:rFonts w:ascii="Arial" w:hAnsi="Arial" w:cs="Arial"/>
                <w:sz w:val="18"/>
                <w:szCs w:val="18"/>
                <w:highlight w:val="green"/>
                <w:lang w:val="en-GB"/>
              </w:rPr>
            </w:pPr>
            <w:r w:rsidRPr="002D351C">
              <w:rPr>
                <w:rFonts w:ascii="Arial" w:hAnsi="Arial" w:cs="Arial"/>
                <w:sz w:val="18"/>
                <w:szCs w:val="18"/>
                <w:lang w:val="en-GB"/>
              </w:rPr>
              <w:t>European Organization Research and Treatment of Cancer Quality of Life Cancer – 30</w:t>
            </w:r>
          </w:p>
        </w:tc>
      </w:tr>
      <w:tr w:rsidR="00627E6A" w:rsidRPr="002D351C" w14:paraId="2DB4853D" w14:textId="77777777" w:rsidTr="002D351C">
        <w:trPr>
          <w:trHeight w:val="20"/>
          <w:jc w:val="center"/>
        </w:trPr>
        <w:tc>
          <w:tcPr>
            <w:tcW w:w="1350" w:type="dxa"/>
            <w:vAlign w:val="center"/>
          </w:tcPr>
          <w:p w14:paraId="0CA7920C" w14:textId="77777777" w:rsidR="00627E6A" w:rsidRPr="002D351C" w:rsidRDefault="00627E6A" w:rsidP="008244A4">
            <w:pPr>
              <w:pStyle w:val="Tabletext"/>
              <w:rPr>
                <w:rFonts w:ascii="Arial" w:hAnsi="Arial" w:cs="Arial"/>
                <w:sz w:val="18"/>
                <w:szCs w:val="18"/>
                <w:lang w:val="en-GB"/>
              </w:rPr>
            </w:pPr>
            <w:r w:rsidRPr="002D351C">
              <w:rPr>
                <w:rFonts w:ascii="Arial" w:hAnsi="Arial" w:cs="Arial"/>
                <w:sz w:val="18"/>
                <w:szCs w:val="18"/>
                <w:lang w:val="en-GB"/>
              </w:rPr>
              <w:t>E</w:t>
            </w:r>
            <w:r w:rsidR="000739F2" w:rsidRPr="002D351C">
              <w:rPr>
                <w:rFonts w:ascii="Arial" w:hAnsi="Arial" w:cs="Arial"/>
                <w:sz w:val="18"/>
                <w:szCs w:val="18"/>
                <w:lang w:val="en-GB"/>
              </w:rPr>
              <w:t>D</w:t>
            </w:r>
          </w:p>
        </w:tc>
        <w:tc>
          <w:tcPr>
            <w:tcW w:w="8008" w:type="dxa"/>
            <w:vAlign w:val="center"/>
          </w:tcPr>
          <w:p w14:paraId="139A9E38" w14:textId="77777777" w:rsidR="00627E6A" w:rsidRPr="002D351C" w:rsidRDefault="00627E6A" w:rsidP="008244A4">
            <w:pPr>
              <w:pStyle w:val="Tabletext"/>
              <w:rPr>
                <w:rFonts w:ascii="Arial" w:hAnsi="Arial" w:cs="Arial"/>
                <w:sz w:val="18"/>
                <w:szCs w:val="18"/>
                <w:lang w:val="en-GB"/>
              </w:rPr>
            </w:pPr>
            <w:r w:rsidRPr="002D351C">
              <w:rPr>
                <w:rFonts w:ascii="Arial" w:hAnsi="Arial" w:cs="Arial"/>
                <w:sz w:val="18"/>
                <w:szCs w:val="18"/>
                <w:lang w:val="en-GB"/>
              </w:rPr>
              <w:t xml:space="preserve">Emergency </w:t>
            </w:r>
            <w:r w:rsidR="004C5383" w:rsidRPr="002D351C">
              <w:rPr>
                <w:rFonts w:ascii="Arial" w:hAnsi="Arial" w:cs="Arial"/>
                <w:sz w:val="18"/>
                <w:szCs w:val="18"/>
                <w:lang w:val="en-GB"/>
              </w:rPr>
              <w:t>D</w:t>
            </w:r>
            <w:r w:rsidR="000739F2" w:rsidRPr="002D351C">
              <w:rPr>
                <w:rFonts w:ascii="Arial" w:hAnsi="Arial" w:cs="Arial"/>
                <w:sz w:val="18"/>
                <w:szCs w:val="18"/>
                <w:lang w:val="en-GB"/>
              </w:rPr>
              <w:t>epartment</w:t>
            </w:r>
          </w:p>
        </w:tc>
      </w:tr>
      <w:tr w:rsidR="00053983" w:rsidRPr="002D351C" w14:paraId="0F98C4C8" w14:textId="77777777" w:rsidTr="002D351C">
        <w:trPr>
          <w:trHeight w:val="20"/>
          <w:jc w:val="center"/>
        </w:trPr>
        <w:tc>
          <w:tcPr>
            <w:tcW w:w="1350" w:type="dxa"/>
            <w:vAlign w:val="center"/>
          </w:tcPr>
          <w:p w14:paraId="01684629"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ESRA-C</w:t>
            </w:r>
          </w:p>
        </w:tc>
        <w:tc>
          <w:tcPr>
            <w:tcW w:w="8008" w:type="dxa"/>
            <w:vAlign w:val="center"/>
          </w:tcPr>
          <w:p w14:paraId="185853EF"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Electronic Self-Report Assessment–Cancer</w:t>
            </w:r>
          </w:p>
        </w:tc>
      </w:tr>
      <w:tr w:rsidR="00D57461" w:rsidRPr="002D351C" w14:paraId="3706BF60" w14:textId="77777777" w:rsidTr="002D351C">
        <w:trPr>
          <w:trHeight w:val="20"/>
          <w:jc w:val="center"/>
        </w:trPr>
        <w:tc>
          <w:tcPr>
            <w:tcW w:w="1350" w:type="dxa"/>
            <w:vAlign w:val="center"/>
          </w:tcPr>
          <w:p w14:paraId="72C1DA2C" w14:textId="77777777" w:rsidR="00D57461" w:rsidRPr="002D351C" w:rsidRDefault="00D57461" w:rsidP="008244A4">
            <w:pPr>
              <w:pStyle w:val="Tabletext"/>
              <w:rPr>
                <w:rFonts w:ascii="Arial" w:hAnsi="Arial" w:cs="Arial"/>
                <w:sz w:val="18"/>
                <w:szCs w:val="18"/>
                <w:lang w:val="en-GB"/>
              </w:rPr>
            </w:pPr>
            <w:r w:rsidRPr="002D351C">
              <w:rPr>
                <w:rFonts w:ascii="Arial" w:hAnsi="Arial" w:cs="Arial"/>
                <w:sz w:val="18"/>
                <w:szCs w:val="18"/>
                <w:lang w:val="en-GB"/>
              </w:rPr>
              <w:t>FACT-G</w:t>
            </w:r>
          </w:p>
        </w:tc>
        <w:tc>
          <w:tcPr>
            <w:tcW w:w="8008" w:type="dxa"/>
            <w:vAlign w:val="center"/>
          </w:tcPr>
          <w:p w14:paraId="11DBC44F" w14:textId="77777777" w:rsidR="00D57461" w:rsidRPr="002D351C" w:rsidRDefault="00D57461" w:rsidP="008244A4">
            <w:pPr>
              <w:pStyle w:val="Tabletext"/>
              <w:rPr>
                <w:rFonts w:ascii="Arial" w:hAnsi="Arial" w:cs="Arial"/>
                <w:sz w:val="18"/>
                <w:szCs w:val="18"/>
                <w:lang w:val="en-GB"/>
              </w:rPr>
            </w:pPr>
            <w:r w:rsidRPr="002D351C">
              <w:rPr>
                <w:rFonts w:ascii="Arial" w:hAnsi="Arial" w:cs="Arial"/>
                <w:sz w:val="18"/>
                <w:szCs w:val="18"/>
                <w:lang w:val="en-GB"/>
              </w:rPr>
              <w:t>Functional Assessment of Cancer – General</w:t>
            </w:r>
          </w:p>
        </w:tc>
      </w:tr>
      <w:tr w:rsidR="008167AF" w:rsidRPr="002D351C" w14:paraId="03253E14" w14:textId="77777777" w:rsidTr="002D351C">
        <w:trPr>
          <w:trHeight w:val="20"/>
          <w:jc w:val="center"/>
        </w:trPr>
        <w:tc>
          <w:tcPr>
            <w:tcW w:w="1350" w:type="dxa"/>
            <w:vAlign w:val="center"/>
          </w:tcPr>
          <w:p w14:paraId="3C81D849" w14:textId="7C892B7D"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FDA</w:t>
            </w:r>
          </w:p>
        </w:tc>
        <w:tc>
          <w:tcPr>
            <w:tcW w:w="8008" w:type="dxa"/>
            <w:vAlign w:val="center"/>
          </w:tcPr>
          <w:p w14:paraId="5C534FB2" w14:textId="2D4C8F37"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Food and Drug Administration (US)</w:t>
            </w:r>
          </w:p>
        </w:tc>
      </w:tr>
      <w:tr w:rsidR="00D57461" w:rsidRPr="002D351C" w14:paraId="3DBE1DB9" w14:textId="77777777" w:rsidTr="002D351C">
        <w:trPr>
          <w:trHeight w:val="20"/>
          <w:jc w:val="center"/>
        </w:trPr>
        <w:tc>
          <w:tcPr>
            <w:tcW w:w="1350" w:type="dxa"/>
            <w:vAlign w:val="center"/>
          </w:tcPr>
          <w:p w14:paraId="18E893F4" w14:textId="77777777" w:rsidR="00D57461" w:rsidRPr="002D351C" w:rsidRDefault="00D57461" w:rsidP="008244A4">
            <w:pPr>
              <w:pStyle w:val="Tabletext"/>
              <w:rPr>
                <w:rFonts w:ascii="Arial" w:hAnsi="Arial" w:cs="Arial"/>
                <w:sz w:val="18"/>
                <w:szCs w:val="18"/>
                <w:highlight w:val="green"/>
                <w:lang w:val="en-GB"/>
              </w:rPr>
            </w:pPr>
            <w:r w:rsidRPr="002D351C">
              <w:rPr>
                <w:rFonts w:ascii="Arial" w:hAnsi="Arial" w:cs="Arial"/>
                <w:sz w:val="18"/>
                <w:szCs w:val="18"/>
                <w:lang w:val="en-GB"/>
              </w:rPr>
              <w:t>HADS</w:t>
            </w:r>
          </w:p>
        </w:tc>
        <w:tc>
          <w:tcPr>
            <w:tcW w:w="8008" w:type="dxa"/>
            <w:vAlign w:val="center"/>
          </w:tcPr>
          <w:p w14:paraId="2D80B575" w14:textId="77777777" w:rsidR="00D57461" w:rsidRPr="002D351C" w:rsidRDefault="00D57461" w:rsidP="008244A4">
            <w:pPr>
              <w:pStyle w:val="Tabletext"/>
              <w:rPr>
                <w:rFonts w:ascii="Arial" w:hAnsi="Arial" w:cs="Arial"/>
                <w:sz w:val="18"/>
                <w:szCs w:val="18"/>
                <w:highlight w:val="green"/>
                <w:lang w:val="en-GB"/>
              </w:rPr>
            </w:pPr>
            <w:r w:rsidRPr="002D351C">
              <w:rPr>
                <w:rFonts w:ascii="Arial" w:hAnsi="Arial" w:cs="Arial"/>
                <w:sz w:val="18"/>
                <w:szCs w:val="18"/>
                <w:lang w:val="en-GB"/>
              </w:rPr>
              <w:t>Hospital Anxiety and Depression Screening</w:t>
            </w:r>
          </w:p>
        </w:tc>
      </w:tr>
      <w:tr w:rsidR="00053983" w:rsidRPr="002D351C" w14:paraId="60AD2D1C" w14:textId="77777777" w:rsidTr="002D351C">
        <w:trPr>
          <w:trHeight w:val="20"/>
          <w:jc w:val="center"/>
        </w:trPr>
        <w:tc>
          <w:tcPr>
            <w:tcW w:w="1350" w:type="dxa"/>
            <w:vAlign w:val="center"/>
          </w:tcPr>
          <w:p w14:paraId="41872257"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HIV</w:t>
            </w:r>
          </w:p>
        </w:tc>
        <w:tc>
          <w:tcPr>
            <w:tcW w:w="8008" w:type="dxa"/>
            <w:vAlign w:val="center"/>
          </w:tcPr>
          <w:p w14:paraId="783D3F2A"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Human immunodeficiency virus</w:t>
            </w:r>
          </w:p>
        </w:tc>
      </w:tr>
      <w:tr w:rsidR="00053983" w:rsidRPr="002D351C" w14:paraId="66BE9988" w14:textId="77777777" w:rsidTr="002D351C">
        <w:trPr>
          <w:trHeight w:val="20"/>
          <w:jc w:val="center"/>
        </w:trPr>
        <w:tc>
          <w:tcPr>
            <w:tcW w:w="1350" w:type="dxa"/>
            <w:vAlign w:val="center"/>
          </w:tcPr>
          <w:p w14:paraId="0E75FEA1"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HRQL</w:t>
            </w:r>
          </w:p>
        </w:tc>
        <w:tc>
          <w:tcPr>
            <w:tcW w:w="8008" w:type="dxa"/>
            <w:vAlign w:val="center"/>
          </w:tcPr>
          <w:p w14:paraId="5FB61132"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Health related quality of life</w:t>
            </w:r>
          </w:p>
        </w:tc>
      </w:tr>
      <w:tr w:rsidR="002C6D01" w:rsidRPr="002D351C" w14:paraId="634F742D" w14:textId="77777777" w:rsidTr="002D351C">
        <w:trPr>
          <w:trHeight w:val="20"/>
          <w:jc w:val="center"/>
        </w:trPr>
        <w:tc>
          <w:tcPr>
            <w:tcW w:w="1350" w:type="dxa"/>
            <w:vAlign w:val="center"/>
          </w:tcPr>
          <w:p w14:paraId="3914E59A" w14:textId="77777777" w:rsidR="002C6D01" w:rsidRPr="002D351C" w:rsidRDefault="002C6D01" w:rsidP="008244A4">
            <w:pPr>
              <w:pStyle w:val="Tabletext"/>
              <w:rPr>
                <w:rFonts w:ascii="Arial" w:hAnsi="Arial" w:cs="Arial"/>
                <w:sz w:val="18"/>
                <w:szCs w:val="18"/>
                <w:lang w:val="en-GB"/>
              </w:rPr>
            </w:pPr>
            <w:r w:rsidRPr="002D351C">
              <w:rPr>
                <w:rFonts w:ascii="Arial" w:hAnsi="Arial" w:cs="Arial"/>
                <w:sz w:val="18"/>
                <w:szCs w:val="18"/>
                <w:lang w:val="en-GB"/>
              </w:rPr>
              <w:t>HUI2</w:t>
            </w:r>
          </w:p>
        </w:tc>
        <w:tc>
          <w:tcPr>
            <w:tcW w:w="8008" w:type="dxa"/>
            <w:vAlign w:val="center"/>
          </w:tcPr>
          <w:p w14:paraId="71B90DB3" w14:textId="77777777" w:rsidR="002C6D01" w:rsidRPr="002D351C" w:rsidRDefault="002C6D01" w:rsidP="008244A4">
            <w:pPr>
              <w:pStyle w:val="Tabletext"/>
              <w:rPr>
                <w:rFonts w:ascii="Arial" w:hAnsi="Arial" w:cs="Arial"/>
                <w:sz w:val="18"/>
                <w:szCs w:val="18"/>
                <w:lang w:val="en-GB"/>
              </w:rPr>
            </w:pPr>
            <w:r w:rsidRPr="002D351C">
              <w:rPr>
                <w:rFonts w:ascii="Arial" w:hAnsi="Arial" w:cs="Arial"/>
                <w:sz w:val="18"/>
                <w:szCs w:val="18"/>
                <w:lang w:val="en-GB"/>
              </w:rPr>
              <w:t>Health Utilities Index Mark 2</w:t>
            </w:r>
          </w:p>
        </w:tc>
      </w:tr>
      <w:tr w:rsidR="002C6D01" w:rsidRPr="002D351C" w14:paraId="7EC65398" w14:textId="77777777" w:rsidTr="002D351C">
        <w:trPr>
          <w:trHeight w:val="20"/>
          <w:jc w:val="center"/>
        </w:trPr>
        <w:tc>
          <w:tcPr>
            <w:tcW w:w="1350" w:type="dxa"/>
            <w:vAlign w:val="center"/>
          </w:tcPr>
          <w:p w14:paraId="7A28CEC4" w14:textId="77777777" w:rsidR="002C6D01" w:rsidRPr="002D351C" w:rsidRDefault="002C6D01" w:rsidP="008244A4">
            <w:pPr>
              <w:pStyle w:val="Tabletext"/>
              <w:rPr>
                <w:rFonts w:ascii="Arial" w:hAnsi="Arial" w:cs="Arial"/>
                <w:sz w:val="18"/>
                <w:szCs w:val="18"/>
                <w:lang w:val="en-GB"/>
              </w:rPr>
            </w:pPr>
            <w:r w:rsidRPr="002D351C">
              <w:rPr>
                <w:rFonts w:ascii="Arial" w:hAnsi="Arial" w:cs="Arial"/>
                <w:sz w:val="18"/>
                <w:szCs w:val="18"/>
                <w:lang w:val="en-GB"/>
              </w:rPr>
              <w:t>HUI3</w:t>
            </w:r>
          </w:p>
        </w:tc>
        <w:tc>
          <w:tcPr>
            <w:tcW w:w="8008" w:type="dxa"/>
            <w:vAlign w:val="center"/>
          </w:tcPr>
          <w:p w14:paraId="0A912F0A" w14:textId="55E22226" w:rsidR="00C57563" w:rsidRPr="002D351C" w:rsidRDefault="002C6D01" w:rsidP="008244A4">
            <w:pPr>
              <w:pStyle w:val="Tabletext"/>
              <w:rPr>
                <w:rFonts w:ascii="Arial" w:hAnsi="Arial" w:cs="Arial"/>
                <w:sz w:val="18"/>
                <w:szCs w:val="18"/>
                <w:lang w:val="en-GB"/>
              </w:rPr>
            </w:pPr>
            <w:r w:rsidRPr="002D351C">
              <w:rPr>
                <w:rFonts w:ascii="Arial" w:hAnsi="Arial" w:cs="Arial"/>
                <w:sz w:val="18"/>
                <w:szCs w:val="18"/>
                <w:lang w:val="en-GB"/>
              </w:rPr>
              <w:t>Health Utilities Index Mark 3</w:t>
            </w:r>
          </w:p>
        </w:tc>
      </w:tr>
      <w:tr w:rsidR="00C57563" w:rsidRPr="002D351C" w14:paraId="09F3D33F" w14:textId="77777777" w:rsidTr="002D351C">
        <w:trPr>
          <w:trHeight w:val="20"/>
          <w:jc w:val="center"/>
        </w:trPr>
        <w:tc>
          <w:tcPr>
            <w:tcW w:w="1350" w:type="dxa"/>
            <w:vAlign w:val="center"/>
          </w:tcPr>
          <w:p w14:paraId="4D7A19E2" w14:textId="15C12073" w:rsidR="00C57563" w:rsidRPr="002D351C" w:rsidRDefault="00C57563" w:rsidP="008244A4">
            <w:pPr>
              <w:pStyle w:val="Tabletext"/>
              <w:rPr>
                <w:rFonts w:ascii="Arial" w:hAnsi="Arial" w:cs="Arial"/>
                <w:sz w:val="18"/>
                <w:szCs w:val="18"/>
                <w:lang w:val="en-GB"/>
              </w:rPr>
            </w:pPr>
            <w:r w:rsidRPr="002D351C">
              <w:rPr>
                <w:rFonts w:ascii="Arial" w:hAnsi="Arial" w:cs="Arial"/>
                <w:sz w:val="18"/>
                <w:szCs w:val="18"/>
                <w:lang w:val="en-GB"/>
              </w:rPr>
              <w:t>IOM</w:t>
            </w:r>
          </w:p>
        </w:tc>
        <w:tc>
          <w:tcPr>
            <w:tcW w:w="8008" w:type="dxa"/>
            <w:vAlign w:val="center"/>
          </w:tcPr>
          <w:p w14:paraId="603FC84B" w14:textId="1C3DCE14" w:rsidR="00C57563"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Institute of Medicine</w:t>
            </w:r>
          </w:p>
        </w:tc>
      </w:tr>
      <w:tr w:rsidR="00053983" w:rsidRPr="002D351C" w14:paraId="21949E63" w14:textId="77777777" w:rsidTr="002D351C">
        <w:trPr>
          <w:trHeight w:val="20"/>
          <w:jc w:val="center"/>
        </w:trPr>
        <w:tc>
          <w:tcPr>
            <w:tcW w:w="1350" w:type="dxa"/>
            <w:vAlign w:val="center"/>
          </w:tcPr>
          <w:p w14:paraId="1981DA91"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IVR</w:t>
            </w:r>
          </w:p>
        </w:tc>
        <w:tc>
          <w:tcPr>
            <w:tcW w:w="8008" w:type="dxa"/>
            <w:vAlign w:val="center"/>
          </w:tcPr>
          <w:p w14:paraId="25AAB954"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Interactive Voice Response</w:t>
            </w:r>
          </w:p>
        </w:tc>
      </w:tr>
      <w:tr w:rsidR="00053983" w:rsidRPr="002D351C" w14:paraId="7A8B6B84" w14:textId="77777777" w:rsidTr="002D351C">
        <w:trPr>
          <w:trHeight w:val="20"/>
          <w:jc w:val="center"/>
        </w:trPr>
        <w:tc>
          <w:tcPr>
            <w:tcW w:w="1350" w:type="dxa"/>
            <w:vAlign w:val="center"/>
          </w:tcPr>
          <w:p w14:paraId="5D8D11C2"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MDASI</w:t>
            </w:r>
          </w:p>
        </w:tc>
        <w:tc>
          <w:tcPr>
            <w:tcW w:w="8008" w:type="dxa"/>
            <w:vAlign w:val="center"/>
          </w:tcPr>
          <w:p w14:paraId="07EF187F"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MD Anderson Symptom Index</w:t>
            </w:r>
          </w:p>
        </w:tc>
      </w:tr>
      <w:tr w:rsidR="0088244E" w:rsidRPr="002D351C" w14:paraId="6F740F82" w14:textId="77777777" w:rsidTr="002D351C">
        <w:trPr>
          <w:trHeight w:val="20"/>
          <w:jc w:val="center"/>
        </w:trPr>
        <w:tc>
          <w:tcPr>
            <w:tcW w:w="1350" w:type="dxa"/>
            <w:vAlign w:val="center"/>
          </w:tcPr>
          <w:p w14:paraId="51A8ADAC" w14:textId="5C6C45AB" w:rsidR="0088244E"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OR</w:t>
            </w:r>
          </w:p>
        </w:tc>
        <w:tc>
          <w:tcPr>
            <w:tcW w:w="8008" w:type="dxa"/>
            <w:vAlign w:val="center"/>
          </w:tcPr>
          <w:p w14:paraId="4F1B901A" w14:textId="40B9917B" w:rsidR="0088244E"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Odds ratio</w:t>
            </w:r>
          </w:p>
        </w:tc>
      </w:tr>
      <w:tr w:rsidR="00637B8A" w:rsidRPr="002D351C" w14:paraId="3E756081" w14:textId="77777777" w:rsidTr="002D351C">
        <w:trPr>
          <w:trHeight w:val="20"/>
          <w:jc w:val="center"/>
        </w:trPr>
        <w:tc>
          <w:tcPr>
            <w:tcW w:w="1350" w:type="dxa"/>
            <w:vAlign w:val="center"/>
          </w:tcPr>
          <w:p w14:paraId="5283D4CD" w14:textId="77777777" w:rsidR="00637B8A" w:rsidRPr="002D351C" w:rsidRDefault="00637B8A" w:rsidP="008244A4">
            <w:pPr>
              <w:pStyle w:val="Tabletext"/>
              <w:rPr>
                <w:rFonts w:ascii="Arial" w:hAnsi="Arial" w:cs="Arial"/>
                <w:sz w:val="18"/>
                <w:szCs w:val="18"/>
                <w:lang w:val="en-GB"/>
              </w:rPr>
            </w:pPr>
            <w:r w:rsidRPr="002D351C">
              <w:rPr>
                <w:rFonts w:ascii="Arial" w:hAnsi="Arial" w:cs="Arial"/>
                <w:sz w:val="18"/>
                <w:szCs w:val="18"/>
                <w:lang w:val="en-GB"/>
              </w:rPr>
              <w:t>PACE</w:t>
            </w:r>
          </w:p>
        </w:tc>
        <w:tc>
          <w:tcPr>
            <w:tcW w:w="8008" w:type="dxa"/>
            <w:vAlign w:val="center"/>
          </w:tcPr>
          <w:p w14:paraId="2687AFF0" w14:textId="77777777" w:rsidR="00637B8A" w:rsidRPr="002D351C" w:rsidRDefault="00637B8A" w:rsidP="008244A4">
            <w:pPr>
              <w:pStyle w:val="Tabletext"/>
              <w:rPr>
                <w:rFonts w:ascii="Arial" w:hAnsi="Arial" w:cs="Arial"/>
                <w:sz w:val="18"/>
                <w:szCs w:val="18"/>
                <w:lang w:val="en-GB"/>
              </w:rPr>
            </w:pPr>
            <w:r w:rsidRPr="002D351C">
              <w:rPr>
                <w:rFonts w:ascii="Arial" w:hAnsi="Arial" w:cs="Arial"/>
                <w:sz w:val="18"/>
                <w:szCs w:val="18"/>
                <w:lang w:val="en-GB"/>
              </w:rPr>
              <w:t>Patient Assessment, Care and Education</w:t>
            </w:r>
          </w:p>
        </w:tc>
      </w:tr>
      <w:tr w:rsidR="00637B8A" w:rsidRPr="002D351C" w14:paraId="6F5FEE34" w14:textId="77777777" w:rsidTr="002D351C">
        <w:trPr>
          <w:trHeight w:val="20"/>
          <w:jc w:val="center"/>
        </w:trPr>
        <w:tc>
          <w:tcPr>
            <w:tcW w:w="1350" w:type="dxa"/>
            <w:vAlign w:val="center"/>
          </w:tcPr>
          <w:p w14:paraId="3804184B" w14:textId="77777777" w:rsidR="00637B8A" w:rsidRPr="002D351C" w:rsidRDefault="00637B8A" w:rsidP="008244A4">
            <w:pPr>
              <w:pStyle w:val="Tabletext"/>
              <w:rPr>
                <w:rFonts w:ascii="Arial" w:hAnsi="Arial" w:cs="Arial"/>
                <w:sz w:val="18"/>
                <w:szCs w:val="18"/>
                <w:lang w:val="en-GB"/>
              </w:rPr>
            </w:pPr>
            <w:r w:rsidRPr="002D351C">
              <w:rPr>
                <w:rFonts w:ascii="Arial" w:hAnsi="Arial" w:cs="Arial"/>
                <w:sz w:val="18"/>
                <w:szCs w:val="18"/>
                <w:lang w:val="en-GB"/>
              </w:rPr>
              <w:t>PCM</w:t>
            </w:r>
          </w:p>
        </w:tc>
        <w:tc>
          <w:tcPr>
            <w:tcW w:w="8008" w:type="dxa"/>
            <w:vAlign w:val="center"/>
          </w:tcPr>
          <w:p w14:paraId="1024D083" w14:textId="77777777" w:rsidR="00637B8A" w:rsidRPr="002D351C" w:rsidRDefault="00637B8A" w:rsidP="008244A4">
            <w:pPr>
              <w:pStyle w:val="Tabletext"/>
              <w:rPr>
                <w:rFonts w:ascii="Arial" w:hAnsi="Arial" w:cs="Arial"/>
                <w:sz w:val="18"/>
                <w:szCs w:val="18"/>
                <w:lang w:val="en-GB"/>
              </w:rPr>
            </w:pPr>
            <w:r w:rsidRPr="002D351C">
              <w:rPr>
                <w:rFonts w:ascii="Arial" w:hAnsi="Arial" w:cs="Arial"/>
                <w:sz w:val="18"/>
                <w:szCs w:val="18"/>
                <w:lang w:val="en-GB"/>
              </w:rPr>
              <w:t>Patient Care Monitor™</w:t>
            </w:r>
          </w:p>
        </w:tc>
      </w:tr>
      <w:tr w:rsidR="00053983" w:rsidRPr="002D351C" w14:paraId="196335AC" w14:textId="77777777" w:rsidTr="002D351C">
        <w:trPr>
          <w:trHeight w:val="20"/>
          <w:jc w:val="center"/>
        </w:trPr>
        <w:tc>
          <w:tcPr>
            <w:tcW w:w="1350" w:type="dxa"/>
            <w:vAlign w:val="center"/>
          </w:tcPr>
          <w:p w14:paraId="4E423F12" w14:textId="1D89D505" w:rsidR="00053983" w:rsidRPr="002D351C" w:rsidRDefault="00D73246" w:rsidP="00D73246">
            <w:pPr>
              <w:pStyle w:val="Tabletext"/>
              <w:rPr>
                <w:rFonts w:ascii="Arial" w:hAnsi="Arial" w:cs="Arial"/>
                <w:sz w:val="18"/>
                <w:szCs w:val="18"/>
                <w:lang w:val="en-GB"/>
              </w:rPr>
            </w:pPr>
            <w:r w:rsidRPr="002D351C">
              <w:rPr>
                <w:rFonts w:ascii="Arial" w:hAnsi="Arial" w:cs="Arial"/>
                <w:sz w:val="18"/>
                <w:szCs w:val="18"/>
                <w:lang w:val="en-GB"/>
              </w:rPr>
              <w:t>PLWH</w:t>
            </w:r>
          </w:p>
        </w:tc>
        <w:tc>
          <w:tcPr>
            <w:tcW w:w="8008" w:type="dxa"/>
            <w:vAlign w:val="center"/>
          </w:tcPr>
          <w:p w14:paraId="5E7A6AE1"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 xml:space="preserve">People living with HIV </w:t>
            </w:r>
          </w:p>
        </w:tc>
      </w:tr>
      <w:tr w:rsidR="002C304C" w:rsidRPr="002D351C" w14:paraId="2C06C9C0" w14:textId="77777777" w:rsidTr="002D351C">
        <w:trPr>
          <w:trHeight w:val="20"/>
          <w:jc w:val="center"/>
        </w:trPr>
        <w:tc>
          <w:tcPr>
            <w:tcW w:w="1350" w:type="dxa"/>
            <w:vAlign w:val="center"/>
          </w:tcPr>
          <w:p w14:paraId="0E0ECB99" w14:textId="77777777" w:rsidR="002C304C" w:rsidRPr="002D351C" w:rsidRDefault="002C304C" w:rsidP="008244A4">
            <w:pPr>
              <w:pStyle w:val="Tabletext"/>
              <w:rPr>
                <w:rFonts w:ascii="Arial" w:hAnsi="Arial" w:cs="Arial"/>
                <w:sz w:val="18"/>
                <w:szCs w:val="18"/>
                <w:lang w:val="en-GB"/>
              </w:rPr>
            </w:pPr>
            <w:r w:rsidRPr="002D351C">
              <w:rPr>
                <w:rFonts w:ascii="Arial" w:hAnsi="Arial" w:cs="Arial"/>
                <w:sz w:val="18"/>
                <w:szCs w:val="18"/>
                <w:lang w:val="en-GB"/>
              </w:rPr>
              <w:t>PHQ-9</w:t>
            </w:r>
          </w:p>
        </w:tc>
        <w:tc>
          <w:tcPr>
            <w:tcW w:w="8008" w:type="dxa"/>
            <w:vAlign w:val="center"/>
          </w:tcPr>
          <w:p w14:paraId="68A56454" w14:textId="2A0EE5CA" w:rsidR="002C304C" w:rsidRPr="002D351C" w:rsidRDefault="002C304C" w:rsidP="003F7849">
            <w:pPr>
              <w:pStyle w:val="Tabletext"/>
              <w:rPr>
                <w:rFonts w:ascii="Arial" w:hAnsi="Arial" w:cs="Arial"/>
                <w:sz w:val="18"/>
                <w:szCs w:val="18"/>
                <w:lang w:val="en-GB"/>
              </w:rPr>
            </w:pPr>
            <w:r w:rsidRPr="002D351C">
              <w:rPr>
                <w:rFonts w:ascii="Arial" w:hAnsi="Arial" w:cs="Arial"/>
                <w:sz w:val="18"/>
                <w:szCs w:val="18"/>
                <w:lang w:val="en-GB"/>
              </w:rPr>
              <w:t xml:space="preserve">Patient Health Questionnaire – 9 items </w:t>
            </w:r>
            <w:r w:rsidR="003F7849" w:rsidRPr="002D351C">
              <w:rPr>
                <w:rFonts w:ascii="Arial" w:hAnsi="Arial" w:cs="Arial"/>
                <w:sz w:val="18"/>
                <w:szCs w:val="18"/>
                <w:lang w:val="en-GB"/>
              </w:rPr>
              <w:t>(</w:t>
            </w:r>
            <w:r w:rsidRPr="002D351C">
              <w:rPr>
                <w:rFonts w:ascii="Arial" w:hAnsi="Arial" w:cs="Arial"/>
                <w:sz w:val="18"/>
                <w:szCs w:val="18"/>
                <w:lang w:val="en-GB"/>
              </w:rPr>
              <w:t>depression</w:t>
            </w:r>
            <w:r w:rsidR="003F7849" w:rsidRPr="002D351C">
              <w:rPr>
                <w:rFonts w:ascii="Arial" w:hAnsi="Arial" w:cs="Arial"/>
                <w:sz w:val="18"/>
                <w:szCs w:val="18"/>
                <w:lang w:val="en-GB"/>
              </w:rPr>
              <w:t>)</w:t>
            </w:r>
          </w:p>
        </w:tc>
      </w:tr>
      <w:tr w:rsidR="00053983" w:rsidRPr="002D351C" w14:paraId="042DB7FB" w14:textId="77777777" w:rsidTr="002D351C">
        <w:trPr>
          <w:trHeight w:val="20"/>
          <w:jc w:val="center"/>
        </w:trPr>
        <w:tc>
          <w:tcPr>
            <w:tcW w:w="1350" w:type="dxa"/>
            <w:vAlign w:val="center"/>
          </w:tcPr>
          <w:p w14:paraId="1B769F6C"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PRO</w:t>
            </w:r>
          </w:p>
        </w:tc>
        <w:tc>
          <w:tcPr>
            <w:tcW w:w="8008" w:type="dxa"/>
            <w:vAlign w:val="center"/>
          </w:tcPr>
          <w:p w14:paraId="30CEAF74"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Patient reported outcome</w:t>
            </w:r>
          </w:p>
        </w:tc>
      </w:tr>
      <w:tr w:rsidR="008167AF" w:rsidRPr="002D351C" w14:paraId="7F7AF809" w14:textId="77777777" w:rsidTr="002D351C">
        <w:trPr>
          <w:trHeight w:val="20"/>
          <w:jc w:val="center"/>
        </w:trPr>
        <w:tc>
          <w:tcPr>
            <w:tcW w:w="1350" w:type="dxa"/>
            <w:vAlign w:val="center"/>
          </w:tcPr>
          <w:p w14:paraId="31A81E1E" w14:textId="7B57E7DF"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PROM</w:t>
            </w:r>
          </w:p>
        </w:tc>
        <w:tc>
          <w:tcPr>
            <w:tcW w:w="8008" w:type="dxa"/>
            <w:vAlign w:val="center"/>
          </w:tcPr>
          <w:p w14:paraId="199836CC" w14:textId="48E047EE" w:rsidR="008167AF" w:rsidRPr="002D351C" w:rsidRDefault="008167AF" w:rsidP="008244A4">
            <w:pPr>
              <w:pStyle w:val="Tabletext"/>
              <w:rPr>
                <w:rFonts w:ascii="Arial" w:hAnsi="Arial" w:cs="Arial"/>
                <w:sz w:val="18"/>
                <w:szCs w:val="18"/>
                <w:lang w:val="en-GB"/>
              </w:rPr>
            </w:pPr>
            <w:r w:rsidRPr="002D351C">
              <w:rPr>
                <w:rFonts w:ascii="Arial" w:hAnsi="Arial" w:cs="Arial"/>
                <w:sz w:val="18"/>
                <w:szCs w:val="18"/>
                <w:lang w:val="en-GB"/>
              </w:rPr>
              <w:t>Patient reported outcome measure</w:t>
            </w:r>
          </w:p>
        </w:tc>
      </w:tr>
      <w:tr w:rsidR="00053983" w:rsidRPr="002D351C" w14:paraId="1D233041" w14:textId="77777777" w:rsidTr="002D351C">
        <w:trPr>
          <w:trHeight w:val="20"/>
          <w:jc w:val="center"/>
        </w:trPr>
        <w:tc>
          <w:tcPr>
            <w:tcW w:w="1350" w:type="dxa"/>
            <w:vAlign w:val="center"/>
          </w:tcPr>
          <w:p w14:paraId="68F7CC8E"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RCT</w:t>
            </w:r>
          </w:p>
        </w:tc>
        <w:tc>
          <w:tcPr>
            <w:tcW w:w="8008" w:type="dxa"/>
            <w:vAlign w:val="center"/>
          </w:tcPr>
          <w:p w14:paraId="056F6285"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Randomized clinical trial</w:t>
            </w:r>
          </w:p>
        </w:tc>
      </w:tr>
      <w:tr w:rsidR="00637B8A" w:rsidRPr="002D351C" w14:paraId="3EFCBF57" w14:textId="77777777" w:rsidTr="002D351C">
        <w:trPr>
          <w:trHeight w:val="20"/>
          <w:jc w:val="center"/>
        </w:trPr>
        <w:tc>
          <w:tcPr>
            <w:tcW w:w="1350" w:type="dxa"/>
            <w:vAlign w:val="center"/>
          </w:tcPr>
          <w:p w14:paraId="69FF0055" w14:textId="77777777" w:rsidR="00637B8A" w:rsidRPr="002D351C" w:rsidRDefault="00637B8A" w:rsidP="008244A4">
            <w:pPr>
              <w:pStyle w:val="Tabletext"/>
              <w:rPr>
                <w:rFonts w:ascii="Arial" w:hAnsi="Arial" w:cs="Arial"/>
                <w:sz w:val="18"/>
                <w:szCs w:val="18"/>
                <w:highlight w:val="green"/>
                <w:lang w:val="en-GB"/>
              </w:rPr>
            </w:pPr>
            <w:r w:rsidRPr="002D351C">
              <w:rPr>
                <w:rFonts w:ascii="Arial" w:hAnsi="Arial" w:cs="Arial"/>
                <w:sz w:val="18"/>
                <w:szCs w:val="18"/>
                <w:lang w:val="en-GB"/>
              </w:rPr>
              <w:t>SCL-90</w:t>
            </w:r>
          </w:p>
        </w:tc>
        <w:tc>
          <w:tcPr>
            <w:tcW w:w="8008" w:type="dxa"/>
            <w:vAlign w:val="center"/>
          </w:tcPr>
          <w:p w14:paraId="76BCAB18" w14:textId="77777777" w:rsidR="00637B8A" w:rsidRPr="002D351C" w:rsidRDefault="00637B8A" w:rsidP="008244A4">
            <w:pPr>
              <w:pStyle w:val="Tabletext"/>
              <w:rPr>
                <w:rFonts w:ascii="Arial" w:hAnsi="Arial" w:cs="Arial"/>
                <w:sz w:val="18"/>
                <w:szCs w:val="18"/>
                <w:highlight w:val="green"/>
                <w:lang w:val="en-GB"/>
              </w:rPr>
            </w:pPr>
            <w:r w:rsidRPr="002D351C">
              <w:rPr>
                <w:rFonts w:ascii="Arial" w:hAnsi="Arial" w:cs="Arial"/>
                <w:sz w:val="18"/>
                <w:szCs w:val="18"/>
                <w:lang w:val="en-GB"/>
              </w:rPr>
              <w:t>Symptom Checklist-90</w:t>
            </w:r>
          </w:p>
        </w:tc>
      </w:tr>
      <w:tr w:rsidR="00034AD7" w:rsidRPr="002D351C" w14:paraId="4B610B11" w14:textId="77777777" w:rsidTr="002D351C">
        <w:trPr>
          <w:trHeight w:val="20"/>
          <w:jc w:val="center"/>
        </w:trPr>
        <w:tc>
          <w:tcPr>
            <w:tcW w:w="1350" w:type="dxa"/>
            <w:vAlign w:val="center"/>
          </w:tcPr>
          <w:p w14:paraId="01453DC2" w14:textId="77777777" w:rsidR="00034AD7" w:rsidRPr="002D351C" w:rsidRDefault="00034AD7" w:rsidP="008244A4">
            <w:pPr>
              <w:pStyle w:val="Tabletext"/>
              <w:rPr>
                <w:rFonts w:ascii="Arial" w:hAnsi="Arial" w:cs="Arial"/>
                <w:sz w:val="18"/>
                <w:szCs w:val="18"/>
                <w:lang w:val="en-GB"/>
              </w:rPr>
            </w:pPr>
            <w:r w:rsidRPr="002D351C">
              <w:rPr>
                <w:rFonts w:ascii="Arial" w:hAnsi="Arial" w:cs="Arial"/>
                <w:sz w:val="18"/>
                <w:szCs w:val="18"/>
                <w:lang w:val="en-GB"/>
              </w:rPr>
              <w:t>SDS</w:t>
            </w:r>
          </w:p>
        </w:tc>
        <w:tc>
          <w:tcPr>
            <w:tcW w:w="8008" w:type="dxa"/>
            <w:vAlign w:val="center"/>
          </w:tcPr>
          <w:p w14:paraId="585EE416" w14:textId="77777777" w:rsidR="00034AD7" w:rsidRPr="002D351C" w:rsidRDefault="00034AD7" w:rsidP="008244A4">
            <w:pPr>
              <w:pStyle w:val="Tabletext"/>
              <w:rPr>
                <w:rFonts w:ascii="Arial" w:hAnsi="Arial" w:cs="Arial"/>
                <w:sz w:val="18"/>
                <w:szCs w:val="18"/>
                <w:lang w:val="en-GB"/>
              </w:rPr>
            </w:pPr>
            <w:r w:rsidRPr="002D351C">
              <w:rPr>
                <w:rFonts w:ascii="Arial" w:hAnsi="Arial" w:cs="Arial"/>
                <w:sz w:val="18"/>
                <w:szCs w:val="18"/>
                <w:lang w:val="en-GB"/>
              </w:rPr>
              <w:t>Symptom Distress Scale</w:t>
            </w:r>
          </w:p>
        </w:tc>
      </w:tr>
      <w:tr w:rsidR="00517659" w:rsidRPr="002D351C" w14:paraId="5774DCAB" w14:textId="77777777" w:rsidTr="002D351C">
        <w:trPr>
          <w:trHeight w:val="20"/>
          <w:jc w:val="center"/>
        </w:trPr>
        <w:tc>
          <w:tcPr>
            <w:tcW w:w="1350" w:type="dxa"/>
            <w:vAlign w:val="center"/>
          </w:tcPr>
          <w:p w14:paraId="64F25FC5" w14:textId="77777777" w:rsidR="00517659" w:rsidRPr="002D351C" w:rsidRDefault="00517659" w:rsidP="008244A4">
            <w:pPr>
              <w:pStyle w:val="Tabletext"/>
              <w:rPr>
                <w:rFonts w:ascii="Arial" w:hAnsi="Arial" w:cs="Arial"/>
                <w:sz w:val="18"/>
                <w:szCs w:val="18"/>
                <w:lang w:val="en-GB"/>
              </w:rPr>
            </w:pPr>
            <w:r w:rsidRPr="002D351C">
              <w:rPr>
                <w:rFonts w:ascii="Arial" w:hAnsi="Arial" w:cs="Arial"/>
                <w:sz w:val="18"/>
                <w:szCs w:val="18"/>
                <w:lang w:val="en-GB"/>
              </w:rPr>
              <w:t>SDS-15</w:t>
            </w:r>
          </w:p>
        </w:tc>
        <w:tc>
          <w:tcPr>
            <w:tcW w:w="8008" w:type="dxa"/>
            <w:vAlign w:val="center"/>
          </w:tcPr>
          <w:p w14:paraId="4150E52E" w14:textId="77777777" w:rsidR="00517659" w:rsidRPr="002D351C" w:rsidRDefault="00517659" w:rsidP="008244A4">
            <w:pPr>
              <w:pStyle w:val="Tabletext"/>
              <w:rPr>
                <w:rFonts w:ascii="Arial" w:hAnsi="Arial" w:cs="Arial"/>
                <w:sz w:val="18"/>
                <w:szCs w:val="18"/>
                <w:lang w:val="en-GB"/>
              </w:rPr>
            </w:pPr>
            <w:r w:rsidRPr="002D351C">
              <w:rPr>
                <w:rFonts w:ascii="Arial" w:hAnsi="Arial" w:cs="Arial"/>
                <w:sz w:val="18"/>
                <w:szCs w:val="18"/>
                <w:lang w:val="en-GB"/>
              </w:rPr>
              <w:t xml:space="preserve">Symptom </w:t>
            </w:r>
            <w:r w:rsidR="00637B8A" w:rsidRPr="002D351C">
              <w:rPr>
                <w:rFonts w:ascii="Arial" w:hAnsi="Arial" w:cs="Arial"/>
                <w:sz w:val="18"/>
                <w:szCs w:val="18"/>
                <w:lang w:val="en-GB"/>
              </w:rPr>
              <w:t>Distress Scale</w:t>
            </w:r>
            <w:r w:rsidRPr="002D351C">
              <w:rPr>
                <w:rFonts w:ascii="Arial" w:hAnsi="Arial" w:cs="Arial"/>
                <w:sz w:val="18"/>
                <w:szCs w:val="18"/>
                <w:lang w:val="en-GB"/>
              </w:rPr>
              <w:t>-15</w:t>
            </w:r>
          </w:p>
        </w:tc>
      </w:tr>
      <w:tr w:rsidR="00637B8A" w:rsidRPr="002D351C" w14:paraId="34B41E42" w14:textId="77777777" w:rsidTr="002D351C">
        <w:trPr>
          <w:trHeight w:val="20"/>
          <w:jc w:val="center"/>
        </w:trPr>
        <w:tc>
          <w:tcPr>
            <w:tcW w:w="1350" w:type="dxa"/>
            <w:vAlign w:val="center"/>
          </w:tcPr>
          <w:p w14:paraId="3942667C" w14:textId="77777777" w:rsidR="00637B8A" w:rsidRPr="002D351C" w:rsidRDefault="00637B8A" w:rsidP="008244A4">
            <w:pPr>
              <w:pStyle w:val="Tabletext"/>
              <w:rPr>
                <w:rFonts w:ascii="Arial" w:hAnsi="Arial" w:cs="Arial"/>
                <w:sz w:val="18"/>
                <w:szCs w:val="18"/>
                <w:lang w:val="en-GB"/>
              </w:rPr>
            </w:pPr>
            <w:r w:rsidRPr="002D351C">
              <w:rPr>
                <w:rFonts w:ascii="Arial" w:hAnsi="Arial" w:cs="Arial"/>
                <w:sz w:val="18"/>
                <w:szCs w:val="18"/>
                <w:lang w:val="en-GB"/>
              </w:rPr>
              <w:t>SF-36</w:t>
            </w:r>
          </w:p>
        </w:tc>
        <w:tc>
          <w:tcPr>
            <w:tcW w:w="8008" w:type="dxa"/>
            <w:vAlign w:val="center"/>
          </w:tcPr>
          <w:p w14:paraId="43627F22" w14:textId="77777777" w:rsidR="00637B8A" w:rsidRPr="002D351C" w:rsidRDefault="00637B8A" w:rsidP="008244A4">
            <w:pPr>
              <w:pStyle w:val="Tabletext"/>
              <w:rPr>
                <w:rFonts w:ascii="Arial" w:hAnsi="Arial" w:cs="Arial"/>
                <w:sz w:val="18"/>
                <w:szCs w:val="18"/>
                <w:highlight w:val="cyan"/>
                <w:lang w:val="en-GB"/>
              </w:rPr>
            </w:pPr>
            <w:r w:rsidRPr="002D351C">
              <w:rPr>
                <w:rFonts w:ascii="Arial" w:hAnsi="Arial" w:cs="Arial"/>
                <w:sz w:val="18"/>
                <w:szCs w:val="18"/>
                <w:lang w:val="en-GB"/>
              </w:rPr>
              <w:t>36-item Standard Health Form</w:t>
            </w:r>
          </w:p>
        </w:tc>
      </w:tr>
      <w:tr w:rsidR="00627E6A" w:rsidRPr="002D351C" w14:paraId="647D5D20" w14:textId="77777777" w:rsidTr="002D351C">
        <w:trPr>
          <w:trHeight w:val="20"/>
          <w:jc w:val="center"/>
        </w:trPr>
        <w:tc>
          <w:tcPr>
            <w:tcW w:w="1350" w:type="dxa"/>
            <w:vAlign w:val="center"/>
          </w:tcPr>
          <w:p w14:paraId="148BDE18" w14:textId="77777777" w:rsidR="00627E6A" w:rsidRPr="002D351C" w:rsidRDefault="00627E6A" w:rsidP="008244A4">
            <w:pPr>
              <w:pStyle w:val="Tabletext"/>
              <w:rPr>
                <w:rFonts w:ascii="Arial" w:hAnsi="Arial" w:cs="Arial"/>
                <w:sz w:val="18"/>
                <w:szCs w:val="18"/>
                <w:lang w:val="en-GB"/>
              </w:rPr>
            </w:pPr>
            <w:r w:rsidRPr="002D351C">
              <w:rPr>
                <w:rFonts w:ascii="Arial" w:hAnsi="Arial" w:cs="Arial"/>
                <w:sz w:val="18"/>
                <w:szCs w:val="18"/>
                <w:lang w:val="en-GB"/>
              </w:rPr>
              <w:t>STAR</w:t>
            </w:r>
          </w:p>
        </w:tc>
        <w:tc>
          <w:tcPr>
            <w:tcW w:w="8008" w:type="dxa"/>
            <w:vAlign w:val="center"/>
          </w:tcPr>
          <w:p w14:paraId="54D402D4" w14:textId="77777777" w:rsidR="00627E6A" w:rsidRPr="002D351C" w:rsidRDefault="00627E6A" w:rsidP="008244A4">
            <w:pPr>
              <w:pStyle w:val="Tabletext"/>
              <w:rPr>
                <w:rFonts w:ascii="Arial" w:hAnsi="Arial" w:cs="Arial"/>
                <w:sz w:val="18"/>
                <w:szCs w:val="18"/>
                <w:lang w:val="en-GB"/>
              </w:rPr>
            </w:pPr>
            <w:r w:rsidRPr="002D351C">
              <w:rPr>
                <w:rFonts w:ascii="Arial" w:hAnsi="Arial" w:cs="Arial"/>
                <w:sz w:val="18"/>
                <w:szCs w:val="18"/>
                <w:lang w:val="en-GB"/>
              </w:rPr>
              <w:t>Symptom Tracking and Reporting</w:t>
            </w:r>
          </w:p>
        </w:tc>
      </w:tr>
      <w:tr w:rsidR="00053983" w:rsidRPr="002D351C" w14:paraId="7689EB6F" w14:textId="77777777" w:rsidTr="002D351C">
        <w:trPr>
          <w:trHeight w:val="20"/>
          <w:jc w:val="center"/>
        </w:trPr>
        <w:tc>
          <w:tcPr>
            <w:tcW w:w="1350" w:type="dxa"/>
            <w:vAlign w:val="center"/>
          </w:tcPr>
          <w:p w14:paraId="386A73DC" w14:textId="77777777" w:rsidR="00053983" w:rsidRPr="002D351C" w:rsidRDefault="00053983" w:rsidP="008244A4">
            <w:pPr>
              <w:pStyle w:val="Tabletext"/>
              <w:rPr>
                <w:rFonts w:ascii="Arial" w:hAnsi="Arial" w:cs="Arial"/>
                <w:sz w:val="18"/>
                <w:szCs w:val="18"/>
                <w:lang w:val="en-GB"/>
              </w:rPr>
            </w:pPr>
            <w:proofErr w:type="spellStart"/>
            <w:r w:rsidRPr="002D351C">
              <w:rPr>
                <w:rFonts w:ascii="Arial" w:hAnsi="Arial" w:cs="Arial"/>
                <w:sz w:val="18"/>
                <w:szCs w:val="18"/>
                <w:lang w:val="en-GB"/>
              </w:rPr>
              <w:lastRenderedPageBreak/>
              <w:t>SxQOL</w:t>
            </w:r>
            <w:proofErr w:type="spellEnd"/>
          </w:p>
        </w:tc>
        <w:tc>
          <w:tcPr>
            <w:tcW w:w="8008" w:type="dxa"/>
            <w:vAlign w:val="center"/>
          </w:tcPr>
          <w:p w14:paraId="66EB9397"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Symptoms and quality of life</w:t>
            </w:r>
          </w:p>
        </w:tc>
      </w:tr>
      <w:tr w:rsidR="00053983" w:rsidRPr="002D351C" w14:paraId="69A86E6F" w14:textId="77777777" w:rsidTr="002D351C">
        <w:trPr>
          <w:trHeight w:val="20"/>
          <w:jc w:val="center"/>
        </w:trPr>
        <w:tc>
          <w:tcPr>
            <w:tcW w:w="1350" w:type="dxa"/>
            <w:vAlign w:val="center"/>
          </w:tcPr>
          <w:p w14:paraId="2419EA87"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UK</w:t>
            </w:r>
          </w:p>
        </w:tc>
        <w:tc>
          <w:tcPr>
            <w:tcW w:w="8008" w:type="dxa"/>
            <w:vAlign w:val="center"/>
          </w:tcPr>
          <w:p w14:paraId="1146F16C" w14:textId="77777777" w:rsidR="00053983" w:rsidRPr="002D351C" w:rsidRDefault="005F4125" w:rsidP="008244A4">
            <w:pPr>
              <w:pStyle w:val="Tabletext"/>
              <w:rPr>
                <w:rFonts w:ascii="Arial" w:hAnsi="Arial" w:cs="Arial"/>
                <w:sz w:val="18"/>
                <w:szCs w:val="18"/>
                <w:lang w:val="en-GB"/>
              </w:rPr>
            </w:pPr>
            <w:r w:rsidRPr="002D351C">
              <w:rPr>
                <w:rFonts w:ascii="Arial" w:hAnsi="Arial" w:cs="Arial"/>
                <w:sz w:val="18"/>
                <w:szCs w:val="18"/>
                <w:lang w:val="en-GB"/>
              </w:rPr>
              <w:t>United Kingdom</w:t>
            </w:r>
          </w:p>
        </w:tc>
      </w:tr>
      <w:tr w:rsidR="00053983" w:rsidRPr="002D351C" w14:paraId="60AE46B5" w14:textId="77777777" w:rsidTr="002D351C">
        <w:trPr>
          <w:trHeight w:val="20"/>
          <w:jc w:val="center"/>
        </w:trPr>
        <w:tc>
          <w:tcPr>
            <w:tcW w:w="1350" w:type="dxa"/>
            <w:vAlign w:val="center"/>
          </w:tcPr>
          <w:p w14:paraId="7DA18CFC"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US</w:t>
            </w:r>
          </w:p>
        </w:tc>
        <w:tc>
          <w:tcPr>
            <w:tcW w:w="8008" w:type="dxa"/>
            <w:vAlign w:val="center"/>
          </w:tcPr>
          <w:p w14:paraId="39AA98A2" w14:textId="77777777" w:rsidR="00053983" w:rsidRPr="002D351C" w:rsidRDefault="00053983" w:rsidP="008244A4">
            <w:pPr>
              <w:pStyle w:val="Tabletext"/>
              <w:rPr>
                <w:rFonts w:ascii="Arial" w:hAnsi="Arial" w:cs="Arial"/>
                <w:sz w:val="18"/>
                <w:szCs w:val="18"/>
                <w:lang w:val="en-GB"/>
              </w:rPr>
            </w:pPr>
            <w:r w:rsidRPr="002D351C">
              <w:rPr>
                <w:rFonts w:ascii="Arial" w:hAnsi="Arial" w:cs="Arial"/>
                <w:sz w:val="18"/>
                <w:szCs w:val="18"/>
                <w:lang w:val="en-GB"/>
              </w:rPr>
              <w:t>United States</w:t>
            </w:r>
          </w:p>
        </w:tc>
      </w:tr>
    </w:tbl>
    <w:p w14:paraId="18DB6F03" w14:textId="77777777" w:rsidR="00765EE1" w:rsidRPr="00634A57" w:rsidRDefault="00765EE1" w:rsidP="000A5C51">
      <w:pPr>
        <w:rPr>
          <w:rFonts w:ascii="Arial" w:hAnsi="Arial" w:cs="Arial"/>
          <w:lang w:val="en-GB"/>
        </w:rPr>
      </w:pPr>
    </w:p>
    <w:p w14:paraId="353E9717" w14:textId="77777777" w:rsidR="00765EE1" w:rsidRPr="00634A57" w:rsidRDefault="00765EE1">
      <w:pPr>
        <w:rPr>
          <w:rFonts w:ascii="Arial" w:hAnsi="Arial" w:cs="Arial"/>
          <w:lang w:val="en-GB"/>
        </w:rPr>
      </w:pPr>
      <w:r w:rsidRPr="00634A57">
        <w:rPr>
          <w:rFonts w:ascii="Arial" w:hAnsi="Arial" w:cs="Arial"/>
          <w:lang w:val="en-GB"/>
        </w:rPr>
        <w:br w:type="page"/>
      </w:r>
    </w:p>
    <w:p w14:paraId="3D370E65" w14:textId="578BE78A" w:rsidR="00E906EA" w:rsidRPr="002D351C" w:rsidRDefault="009F669C" w:rsidP="002D351C">
      <w:pPr>
        <w:pStyle w:val="Heading1"/>
        <w:spacing w:before="480" w:after="360"/>
        <w:rPr>
          <w:rFonts w:ascii="Arial" w:hAnsi="Arial"/>
          <w:bCs/>
          <w:color w:val="2D4F8E" w:themeColor="accent1" w:themeShade="B5"/>
        </w:rPr>
      </w:pPr>
      <w:bookmarkStart w:id="12" w:name="_Toc495355479"/>
      <w:bookmarkStart w:id="13" w:name="_Toc495359151"/>
      <w:bookmarkStart w:id="14" w:name="_Toc495390857"/>
      <w:bookmarkStart w:id="15" w:name="_Toc495438055"/>
      <w:bookmarkStart w:id="16" w:name="_Toc49863461"/>
      <w:bookmarkStart w:id="17" w:name="_Toc495438636"/>
      <w:bookmarkStart w:id="18" w:name="_Toc495438639"/>
      <w:bookmarkEnd w:id="12"/>
      <w:bookmarkEnd w:id="13"/>
      <w:bookmarkEnd w:id="14"/>
      <w:bookmarkEnd w:id="15"/>
      <w:r w:rsidRPr="002D351C">
        <w:rPr>
          <w:rFonts w:ascii="Arial" w:hAnsi="Arial"/>
          <w:bCs/>
          <w:color w:val="2D4F8E" w:themeColor="accent1" w:themeShade="B5"/>
        </w:rPr>
        <w:lastRenderedPageBreak/>
        <w:t>EXECUTIVE SUMMARY</w:t>
      </w:r>
      <w:bookmarkEnd w:id="16"/>
    </w:p>
    <w:p w14:paraId="5DDCE8F5" w14:textId="6605E289" w:rsidR="00255B55" w:rsidRPr="00634A57" w:rsidRDefault="00E07505" w:rsidP="009F669C">
      <w:pPr>
        <w:widowControl w:val="0"/>
        <w:autoSpaceDE w:val="0"/>
        <w:autoSpaceDN w:val="0"/>
        <w:adjustRightInd w:val="0"/>
        <w:spacing w:before="60" w:after="180"/>
        <w:rPr>
          <w:rFonts w:ascii="Arial" w:hAnsi="Arial" w:cs="Arial"/>
          <w:lang w:val="en-GB"/>
        </w:rPr>
      </w:pPr>
      <w:r w:rsidRPr="00634A57">
        <w:rPr>
          <w:rFonts w:ascii="Arial" w:hAnsi="Arial" w:cs="Arial"/>
          <w:lang w:val="en-GB"/>
        </w:rPr>
        <w:t>Antiretroviral therapy (ART) has</w:t>
      </w:r>
      <w:r w:rsidR="00434A51" w:rsidRPr="00634A57">
        <w:rPr>
          <w:rFonts w:ascii="Arial" w:hAnsi="Arial" w:cs="Arial"/>
          <w:lang w:val="en-GB"/>
        </w:rPr>
        <w:t xml:space="preserve"> dramatically </w:t>
      </w:r>
      <w:r w:rsidR="001338B5" w:rsidRPr="00634A57">
        <w:rPr>
          <w:rFonts w:ascii="Arial" w:hAnsi="Arial" w:cs="Arial"/>
          <w:lang w:val="en-GB"/>
        </w:rPr>
        <w:t xml:space="preserve">altered the progression of HIV disease, </w:t>
      </w:r>
      <w:r w:rsidR="00434A51" w:rsidRPr="00634A57">
        <w:rPr>
          <w:rFonts w:ascii="Arial" w:hAnsi="Arial" w:cs="Arial"/>
          <w:lang w:val="en-GB"/>
        </w:rPr>
        <w:t>reduc</w:t>
      </w:r>
      <w:r w:rsidR="001338B5" w:rsidRPr="00634A57">
        <w:rPr>
          <w:rFonts w:ascii="Arial" w:hAnsi="Arial" w:cs="Arial"/>
          <w:lang w:val="en-GB"/>
        </w:rPr>
        <w:t>ing</w:t>
      </w:r>
      <w:r w:rsidR="00434A51" w:rsidRPr="00634A57">
        <w:rPr>
          <w:rFonts w:ascii="Arial" w:hAnsi="Arial" w:cs="Arial"/>
          <w:lang w:val="en-GB"/>
        </w:rPr>
        <w:t xml:space="preserve"> HIV-related mortality and</w:t>
      </w:r>
      <w:r w:rsidRPr="00634A57">
        <w:rPr>
          <w:rFonts w:ascii="Arial" w:hAnsi="Arial" w:cs="Arial"/>
          <w:lang w:val="en-GB"/>
        </w:rPr>
        <w:t xml:space="preserve"> increas</w:t>
      </w:r>
      <w:r w:rsidR="001338B5" w:rsidRPr="00634A57">
        <w:rPr>
          <w:rFonts w:ascii="Arial" w:hAnsi="Arial" w:cs="Arial"/>
          <w:lang w:val="en-GB"/>
        </w:rPr>
        <w:t>ing</w:t>
      </w:r>
      <w:r w:rsidRPr="00634A57">
        <w:rPr>
          <w:rFonts w:ascii="Arial" w:hAnsi="Arial" w:cs="Arial"/>
          <w:lang w:val="en-GB"/>
        </w:rPr>
        <w:t xml:space="preserve"> life expectancy for people living with HIV (PLWH)</w:t>
      </w:r>
      <w:r w:rsidR="00434A51" w:rsidRPr="00634A57">
        <w:rPr>
          <w:rFonts w:ascii="Arial" w:hAnsi="Arial" w:cs="Arial"/>
        </w:rPr>
        <w:fldChar w:fldCharType="begin">
          <w:fldData xml:space="preserve">PEVuZE5vdGU+PENpdGU+PEF1dGhvcj5QYWxlbGxhPC9BdXRob3I+PFllYXI+MTk5ODwvWWVhcj48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</w:fldData>
        </w:fldChar>
      </w:r>
      <w:r w:rsidR="0015560C">
        <w:rPr>
          <w:rFonts w:ascii="Arial" w:hAnsi="Arial" w:cs="Arial"/>
        </w:rPr>
        <w:instrText xml:space="preserve"> ADDIN EN.CITE </w:instrText>
      </w:r>
      <w:r w:rsidR="0015560C">
        <w:rPr>
          <w:rFonts w:ascii="Arial" w:hAnsi="Arial" w:cs="Arial"/>
        </w:rPr>
        <w:fldChar w:fldCharType="begin">
          <w:fldData xml:space="preserve">PEVuZE5vdGU+PENpdGU+PEF1dGhvcj5QYWxlbGxhPC9BdXRob3I+PFllYXI+MTk5ODwvWWVhcj48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</w:fldData>
        </w:fldChar>
      </w:r>
      <w:r w:rsidR="0015560C">
        <w:rPr>
          <w:rFonts w:ascii="Arial" w:hAnsi="Arial" w:cs="Arial"/>
        </w:rPr>
        <w:instrText xml:space="preserve"> ADDIN EN.CITE.DATA </w:instrText>
      </w:r>
      <w:r w:rsidR="0015560C">
        <w:rPr>
          <w:rFonts w:ascii="Arial" w:hAnsi="Arial" w:cs="Arial"/>
        </w:rPr>
      </w:r>
      <w:r w:rsidR="0015560C">
        <w:rPr>
          <w:rFonts w:ascii="Arial" w:hAnsi="Arial" w:cs="Arial"/>
        </w:rPr>
        <w:fldChar w:fldCharType="end"/>
      </w:r>
      <w:r w:rsidR="00434A51" w:rsidRPr="00634A57">
        <w:rPr>
          <w:rFonts w:ascii="Arial" w:hAnsi="Arial" w:cs="Arial"/>
        </w:rPr>
      </w:r>
      <w:r w:rsidR="00434A51" w:rsidRPr="00634A57">
        <w:rPr>
          <w:rFonts w:ascii="Arial" w:hAnsi="Arial" w:cs="Arial"/>
        </w:rPr>
        <w:fldChar w:fldCharType="separate"/>
      </w:r>
      <w:r w:rsidR="00434A51" w:rsidRPr="00634A57">
        <w:rPr>
          <w:rFonts w:ascii="Arial" w:hAnsi="Arial" w:cs="Arial"/>
          <w:noProof/>
          <w:vertAlign w:val="superscript"/>
        </w:rPr>
        <w:t>42-44</w:t>
      </w:r>
      <w:r w:rsidR="00434A51" w:rsidRPr="00634A57">
        <w:rPr>
          <w:rFonts w:ascii="Arial" w:hAnsi="Arial" w:cs="Arial"/>
        </w:rPr>
        <w:fldChar w:fldCharType="end"/>
      </w:r>
      <w:r w:rsidR="00434A51" w:rsidRPr="00634A57">
        <w:rPr>
          <w:rFonts w:ascii="Arial" w:hAnsi="Arial" w:cs="Arial"/>
          <w:lang w:val="en-GB"/>
        </w:rPr>
        <w:t>.</w:t>
      </w:r>
      <w:r w:rsidR="007C233F" w:rsidRPr="00634A57">
        <w:rPr>
          <w:rFonts w:ascii="Arial" w:hAnsi="Arial" w:cs="Arial"/>
          <w:lang w:val="en-GB"/>
        </w:rPr>
        <w:t xml:space="preserve"> </w:t>
      </w:r>
      <w:r w:rsidR="001338B5" w:rsidRPr="00634A57">
        <w:rPr>
          <w:rFonts w:ascii="Arial" w:hAnsi="Arial" w:cs="Arial"/>
          <w:lang w:val="en-GB"/>
        </w:rPr>
        <w:t xml:space="preserve">Despite this remarkable accomplishment, and the much </w:t>
      </w:r>
      <w:r w:rsidR="009A0EB8" w:rsidRPr="00634A57">
        <w:rPr>
          <w:rFonts w:ascii="Arial" w:hAnsi="Arial" w:cs="Arial"/>
          <w:lang w:val="en-GB"/>
        </w:rPr>
        <w:t>high</w:t>
      </w:r>
      <w:r w:rsidR="001338B5" w:rsidRPr="00634A57">
        <w:rPr>
          <w:rFonts w:ascii="Arial" w:hAnsi="Arial" w:cs="Arial"/>
          <w:lang w:val="en-GB"/>
        </w:rPr>
        <w:t>er</w:t>
      </w:r>
      <w:r w:rsidR="009A0EB8" w:rsidRPr="00634A57">
        <w:rPr>
          <w:rFonts w:ascii="Arial" w:hAnsi="Arial" w:cs="Arial"/>
          <w:lang w:val="en-GB"/>
        </w:rPr>
        <w:t xml:space="preserve"> prevalence of PLWH with successful viral suppression</w:t>
      </w:r>
      <w:r w:rsidR="001338B5" w:rsidRPr="00634A57">
        <w:rPr>
          <w:rFonts w:ascii="Arial" w:hAnsi="Arial" w:cs="Arial"/>
          <w:lang w:val="en-GB"/>
        </w:rPr>
        <w:t xml:space="preserve"> now compared to even a few years ago</w:t>
      </w:r>
      <w:r w:rsidR="009A0EB8" w:rsidRPr="00634A57">
        <w:rPr>
          <w:rFonts w:ascii="Arial" w:hAnsi="Arial" w:cs="Arial"/>
          <w:lang w:val="en-GB"/>
        </w:rPr>
        <w:fldChar w:fldCharType="begin">
          <w:fldData xml:space="preserve">PEVuZE5vdGU+PENpdGU+PEF1dGhvcj5OYW5jZTwvQXV0aG9yPjxZZWFyPjIwMTg8L1llYXI+PFJl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</w:fldData>
        </w:fldChar>
      </w:r>
      <w:r w:rsidR="00ED3C74">
        <w:rPr>
          <w:rFonts w:ascii="Arial" w:hAnsi="Arial" w:cs="Arial"/>
          <w:lang w:val="en-GB"/>
        </w:rPr>
        <w:instrText xml:space="preserve"> ADDIN EN.CITE </w:instrText>
      </w:r>
      <w:r w:rsidR="00ED3C74">
        <w:rPr>
          <w:rFonts w:ascii="Arial" w:hAnsi="Arial" w:cs="Arial"/>
          <w:lang w:val="en-GB"/>
        </w:rPr>
        <w:fldChar w:fldCharType="begin">
          <w:fldData xml:space="preserve">PEVuZE5vdGU+PENpdGU+PEF1dGhvcj5OYW5jZTwvQXV0aG9yPjxZZWFyPjIwMTg8L1llYXI+PFJl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</w:fldData>
        </w:fldChar>
      </w:r>
      <w:r w:rsidR="00ED3C74">
        <w:rPr>
          <w:rFonts w:ascii="Arial" w:hAnsi="Arial" w:cs="Arial"/>
          <w:lang w:val="en-GB"/>
        </w:rPr>
        <w:instrText xml:space="preserve"> ADDIN EN.CITE.DATA </w:instrText>
      </w:r>
      <w:r w:rsidR="00ED3C74">
        <w:rPr>
          <w:rFonts w:ascii="Arial" w:hAnsi="Arial" w:cs="Arial"/>
          <w:lang w:val="en-GB"/>
        </w:rPr>
      </w:r>
      <w:r w:rsidR="00ED3C74">
        <w:rPr>
          <w:rFonts w:ascii="Arial" w:hAnsi="Arial" w:cs="Arial"/>
          <w:lang w:val="en-GB"/>
        </w:rPr>
        <w:fldChar w:fldCharType="end"/>
      </w:r>
      <w:r w:rsidR="009A0EB8" w:rsidRPr="00634A57">
        <w:rPr>
          <w:rFonts w:ascii="Arial" w:hAnsi="Arial" w:cs="Arial"/>
          <w:lang w:val="en-GB"/>
        </w:rPr>
      </w:r>
      <w:r w:rsidR="009A0EB8" w:rsidRPr="00634A57">
        <w:rPr>
          <w:rFonts w:ascii="Arial" w:hAnsi="Arial" w:cs="Arial"/>
          <w:lang w:val="en-GB"/>
        </w:rPr>
        <w:fldChar w:fldCharType="separate"/>
      </w:r>
      <w:r w:rsidR="009A0EB8" w:rsidRPr="00634A57">
        <w:rPr>
          <w:rFonts w:ascii="Arial" w:hAnsi="Arial" w:cs="Arial"/>
          <w:noProof/>
          <w:vertAlign w:val="superscript"/>
          <w:lang w:val="en-GB"/>
        </w:rPr>
        <w:t>45</w:t>
      </w:r>
      <w:r w:rsidR="009A0EB8" w:rsidRPr="00634A57">
        <w:rPr>
          <w:rFonts w:ascii="Arial" w:hAnsi="Arial" w:cs="Arial"/>
          <w:lang w:val="en-GB"/>
        </w:rPr>
        <w:fldChar w:fldCharType="end"/>
      </w:r>
      <w:r w:rsidR="00F11141" w:rsidRPr="00634A57">
        <w:rPr>
          <w:rFonts w:ascii="Arial" w:hAnsi="Arial" w:cs="Arial"/>
          <w:lang w:val="en-GB"/>
        </w:rPr>
        <w:t xml:space="preserve">, even among those who </w:t>
      </w:r>
      <w:r w:rsidR="00101C02" w:rsidRPr="00634A57">
        <w:rPr>
          <w:rFonts w:ascii="Arial" w:hAnsi="Arial" w:cs="Arial"/>
          <w:lang w:val="en-GB"/>
        </w:rPr>
        <w:t xml:space="preserve">achieve </w:t>
      </w:r>
      <w:r w:rsidR="00F11141" w:rsidRPr="00634A57">
        <w:rPr>
          <w:rFonts w:ascii="Arial" w:hAnsi="Arial" w:cs="Arial"/>
          <w:lang w:val="en-GB"/>
        </w:rPr>
        <w:t>suppress</w:t>
      </w:r>
      <w:r w:rsidR="00101C02" w:rsidRPr="00634A57">
        <w:rPr>
          <w:rFonts w:ascii="Arial" w:hAnsi="Arial" w:cs="Arial"/>
          <w:lang w:val="en-GB"/>
        </w:rPr>
        <w:t>ion</w:t>
      </w:r>
      <w:r w:rsidR="00F11141" w:rsidRPr="00634A57">
        <w:rPr>
          <w:rFonts w:ascii="Arial" w:hAnsi="Arial" w:cs="Arial"/>
          <w:lang w:val="en-GB"/>
        </w:rPr>
        <w:t xml:space="preserve"> there remains the threat of </w:t>
      </w:r>
      <w:r w:rsidR="00F11141" w:rsidRPr="00634A57">
        <w:rPr>
          <w:rFonts w:ascii="Arial" w:hAnsi="Arial" w:cs="Arial"/>
          <w:color w:val="000000" w:themeColor="text1"/>
        </w:rPr>
        <w:t>neoplastic, cardiac, renal, liver, and neurocognitive and other complications.</w:t>
      </w:r>
      <w:r w:rsidR="00F11141" w:rsidRPr="00634A57">
        <w:rPr>
          <w:rFonts w:ascii="Arial" w:hAnsi="Arial" w:cs="Arial"/>
        </w:rPr>
        <w:t xml:space="preserve"> </w:t>
      </w:r>
      <w:r w:rsidR="009A0EB8" w:rsidRPr="00634A57">
        <w:rPr>
          <w:rFonts w:ascii="Arial" w:hAnsi="Arial" w:cs="Arial"/>
          <w:lang w:val="en-GB"/>
        </w:rPr>
        <w:t>As a result, there has increasingly been a shift in focus</w:t>
      </w:r>
      <w:r w:rsidR="007C233F" w:rsidRPr="00634A57">
        <w:rPr>
          <w:rFonts w:ascii="Arial" w:hAnsi="Arial" w:cs="Arial"/>
          <w:lang w:val="en-GB"/>
        </w:rPr>
        <w:t xml:space="preserve"> </w:t>
      </w:r>
      <w:r w:rsidR="009A0EB8" w:rsidRPr="00634A57">
        <w:rPr>
          <w:rFonts w:ascii="Arial" w:hAnsi="Arial" w:cs="Arial"/>
          <w:lang w:val="en-GB"/>
        </w:rPr>
        <w:t xml:space="preserve">from mortality to </w:t>
      </w:r>
      <w:r w:rsidR="00394579" w:rsidRPr="00634A57">
        <w:rPr>
          <w:rFonts w:ascii="Arial" w:hAnsi="Arial" w:cs="Arial"/>
          <w:lang w:val="en-GB"/>
        </w:rPr>
        <w:t xml:space="preserve">morbidity </w:t>
      </w:r>
      <w:r w:rsidR="00F11141" w:rsidRPr="00634A57">
        <w:rPr>
          <w:rFonts w:ascii="Arial" w:hAnsi="Arial" w:cs="Arial"/>
          <w:lang w:val="en-GB"/>
        </w:rPr>
        <w:t>among PLWH</w:t>
      </w:r>
      <w:r w:rsidR="00E03F0B" w:rsidRPr="00634A57">
        <w:rPr>
          <w:rFonts w:ascii="Arial" w:hAnsi="Arial" w:cs="Arial"/>
          <w:lang w:val="en-GB"/>
        </w:rPr>
        <w:t xml:space="preserve"> including symptom burden and </w:t>
      </w:r>
      <w:r w:rsidRPr="00634A57">
        <w:rPr>
          <w:rFonts w:ascii="Arial" w:hAnsi="Arial" w:cs="Arial"/>
          <w:lang w:val="en-GB"/>
        </w:rPr>
        <w:t xml:space="preserve">overall quality of life. </w:t>
      </w:r>
      <w:r w:rsidR="006E7E54" w:rsidRPr="00634A57">
        <w:rPr>
          <w:rFonts w:ascii="Arial" w:hAnsi="Arial" w:cs="Arial"/>
          <w:lang w:val="en-GB"/>
        </w:rPr>
        <w:t>A</w:t>
      </w:r>
      <w:r w:rsidR="00E03F0B" w:rsidRPr="00634A57">
        <w:rPr>
          <w:rFonts w:ascii="Arial" w:hAnsi="Arial" w:cs="Arial"/>
          <w:lang w:val="en-GB"/>
        </w:rPr>
        <w:t>mong those who are not virally suppressed (~20% in the US)</w:t>
      </w:r>
      <w:r w:rsidR="00E03F0B" w:rsidRPr="00634A57">
        <w:rPr>
          <w:rFonts w:ascii="Arial" w:hAnsi="Arial" w:cs="Arial"/>
          <w:lang w:val="en-GB"/>
        </w:rPr>
        <w:fldChar w:fldCharType="begin">
          <w:fldData xml:space="preserve">PEVuZE5vdGU+PENpdGU+PEF1dGhvcj5OYW5jZTwvQXV0aG9yPjxZZWFyPjIwMTg8L1llYXI+PFJl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</w:fldData>
        </w:fldChar>
      </w:r>
      <w:r w:rsidR="00ED3C74">
        <w:rPr>
          <w:rFonts w:ascii="Arial" w:hAnsi="Arial" w:cs="Arial"/>
          <w:lang w:val="en-GB"/>
        </w:rPr>
        <w:instrText xml:space="preserve"> ADDIN EN.CITE </w:instrText>
      </w:r>
      <w:r w:rsidR="00ED3C74">
        <w:rPr>
          <w:rFonts w:ascii="Arial" w:hAnsi="Arial" w:cs="Arial"/>
          <w:lang w:val="en-GB"/>
        </w:rPr>
        <w:fldChar w:fldCharType="begin">
          <w:fldData xml:space="preserve">PEVuZE5vdGU+PENpdGU+PEF1dGhvcj5OYW5jZTwvQXV0aG9yPjxZZWFyPjIwMTg8L1llYXI+PFJl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</w:fldData>
        </w:fldChar>
      </w:r>
      <w:r w:rsidR="00ED3C74">
        <w:rPr>
          <w:rFonts w:ascii="Arial" w:hAnsi="Arial" w:cs="Arial"/>
          <w:lang w:val="en-GB"/>
        </w:rPr>
        <w:instrText xml:space="preserve"> ADDIN EN.CITE.DATA </w:instrText>
      </w:r>
      <w:r w:rsidR="00ED3C74">
        <w:rPr>
          <w:rFonts w:ascii="Arial" w:hAnsi="Arial" w:cs="Arial"/>
          <w:lang w:val="en-GB"/>
        </w:rPr>
      </w:r>
      <w:r w:rsidR="00ED3C74">
        <w:rPr>
          <w:rFonts w:ascii="Arial" w:hAnsi="Arial" w:cs="Arial"/>
          <w:lang w:val="en-GB"/>
        </w:rPr>
        <w:fldChar w:fldCharType="end"/>
      </w:r>
      <w:r w:rsidR="00E03F0B" w:rsidRPr="00634A57">
        <w:rPr>
          <w:rFonts w:ascii="Arial" w:hAnsi="Arial" w:cs="Arial"/>
          <w:lang w:val="en-GB"/>
        </w:rPr>
      </w:r>
      <w:r w:rsidR="00E03F0B" w:rsidRPr="00634A57">
        <w:rPr>
          <w:rFonts w:ascii="Arial" w:hAnsi="Arial" w:cs="Arial"/>
          <w:lang w:val="en-GB"/>
        </w:rPr>
        <w:fldChar w:fldCharType="separate"/>
      </w:r>
      <w:r w:rsidR="00E03F0B" w:rsidRPr="00634A57">
        <w:rPr>
          <w:rFonts w:ascii="Arial" w:hAnsi="Arial" w:cs="Arial"/>
          <w:noProof/>
          <w:vertAlign w:val="superscript"/>
          <w:lang w:val="en-GB"/>
        </w:rPr>
        <w:t>45</w:t>
      </w:r>
      <w:r w:rsidR="00E03F0B" w:rsidRPr="00634A57">
        <w:rPr>
          <w:rFonts w:ascii="Arial" w:hAnsi="Arial" w:cs="Arial"/>
          <w:lang w:val="en-GB"/>
        </w:rPr>
        <w:fldChar w:fldCharType="end"/>
      </w:r>
      <w:r w:rsidR="00E03F0B" w:rsidRPr="00634A57">
        <w:rPr>
          <w:rFonts w:ascii="Arial" w:hAnsi="Arial" w:cs="Arial"/>
          <w:lang w:val="en-GB"/>
        </w:rPr>
        <w:t xml:space="preserve">, </w:t>
      </w:r>
      <w:r w:rsidR="006E7E54" w:rsidRPr="00634A57">
        <w:rPr>
          <w:rFonts w:ascii="Arial" w:hAnsi="Arial" w:cs="Arial"/>
          <w:lang w:val="en-GB"/>
        </w:rPr>
        <w:t xml:space="preserve">important contributors include inadequate adherence to ART, substance use, and depression symptoms. Sexual risk </w:t>
      </w:r>
      <w:proofErr w:type="spellStart"/>
      <w:r w:rsidR="006E7E54" w:rsidRPr="00634A57">
        <w:rPr>
          <w:rFonts w:ascii="Arial" w:hAnsi="Arial" w:cs="Arial"/>
          <w:lang w:val="en-GB"/>
        </w:rPr>
        <w:t>behavior</w:t>
      </w:r>
      <w:proofErr w:type="spellEnd"/>
      <w:r w:rsidR="006E7E54" w:rsidRPr="00634A57">
        <w:rPr>
          <w:rFonts w:ascii="Arial" w:hAnsi="Arial" w:cs="Arial"/>
          <w:lang w:val="en-GB"/>
        </w:rPr>
        <w:t xml:space="preserve"> has important implications both for an individual’s risk of acquiring sexually transmitted infections as well as public health</w:t>
      </w:r>
      <w:r w:rsidR="00FC31F9" w:rsidRPr="00634A57">
        <w:rPr>
          <w:rFonts w:ascii="Arial" w:hAnsi="Arial" w:cs="Arial"/>
          <w:lang w:val="en-GB"/>
        </w:rPr>
        <w:t xml:space="preserve"> consequences in terms of possible HIV transmission. Not assessing sexual risk </w:t>
      </w:r>
      <w:proofErr w:type="spellStart"/>
      <w:r w:rsidR="00FC31F9" w:rsidRPr="00634A57">
        <w:rPr>
          <w:rFonts w:ascii="Arial" w:hAnsi="Arial" w:cs="Arial"/>
          <w:lang w:val="en-GB"/>
        </w:rPr>
        <w:t>behavior</w:t>
      </w:r>
      <w:proofErr w:type="spellEnd"/>
      <w:r w:rsidR="00FC31F9" w:rsidRPr="00634A57">
        <w:rPr>
          <w:rFonts w:ascii="Arial" w:hAnsi="Arial" w:cs="Arial"/>
          <w:lang w:val="en-GB"/>
        </w:rPr>
        <w:t xml:space="preserve"> allows missed opportunities in terms of offering partners pre-exposure prophylaxis (</w:t>
      </w:r>
      <w:proofErr w:type="spellStart"/>
      <w:r w:rsidR="00FC31F9" w:rsidRPr="00634A57">
        <w:rPr>
          <w:rFonts w:ascii="Arial" w:hAnsi="Arial" w:cs="Arial"/>
          <w:lang w:val="en-GB"/>
        </w:rPr>
        <w:t>PrEP</w:t>
      </w:r>
      <w:proofErr w:type="spellEnd"/>
      <w:r w:rsidR="00FC31F9" w:rsidRPr="00634A57">
        <w:rPr>
          <w:rFonts w:ascii="Arial" w:hAnsi="Arial" w:cs="Arial"/>
          <w:lang w:val="en-GB"/>
        </w:rPr>
        <w:t xml:space="preserve">) to prevent HIV transmission and other potential support for individuals and their partners. Finally, across many populations of PLWH, rates of substance use, depression, intimate partner violence, homelessness, and other factors are higher than among many other populations. </w:t>
      </w:r>
      <w:r w:rsidRPr="00634A57">
        <w:rPr>
          <w:rFonts w:ascii="Arial" w:hAnsi="Arial" w:cs="Arial"/>
          <w:lang w:val="en-GB"/>
        </w:rPr>
        <w:t>Many of the symptoms, health</w:t>
      </w:r>
      <w:r w:rsidR="00394579" w:rsidRPr="00634A57">
        <w:rPr>
          <w:rFonts w:ascii="Arial" w:hAnsi="Arial" w:cs="Arial"/>
          <w:lang w:val="en-GB"/>
        </w:rPr>
        <w:t xml:space="preserve"> and risk</w:t>
      </w:r>
      <w:r w:rsidRPr="00634A57">
        <w:rPr>
          <w:rFonts w:ascii="Arial" w:hAnsi="Arial" w:cs="Arial"/>
          <w:lang w:val="en-GB"/>
        </w:rPr>
        <w:t xml:space="preserve"> </w:t>
      </w:r>
      <w:proofErr w:type="spellStart"/>
      <w:r w:rsidRPr="00634A57">
        <w:rPr>
          <w:rFonts w:ascii="Arial" w:hAnsi="Arial" w:cs="Arial"/>
          <w:lang w:val="en-GB"/>
        </w:rPr>
        <w:t>behaviors</w:t>
      </w:r>
      <w:proofErr w:type="spellEnd"/>
      <w:r w:rsidRPr="00634A57">
        <w:rPr>
          <w:rFonts w:ascii="Arial" w:hAnsi="Arial" w:cs="Arial"/>
          <w:lang w:val="en-GB"/>
        </w:rPr>
        <w:t>, and life circumstances</w:t>
      </w:r>
      <w:r w:rsidR="00FC31F9" w:rsidRPr="00634A57">
        <w:rPr>
          <w:rFonts w:ascii="Arial" w:hAnsi="Arial" w:cs="Arial"/>
          <w:lang w:val="en-GB"/>
        </w:rPr>
        <w:t xml:space="preserve"> described above</w:t>
      </w:r>
      <w:r w:rsidRPr="00634A57">
        <w:rPr>
          <w:rFonts w:ascii="Arial" w:hAnsi="Arial" w:cs="Arial"/>
          <w:lang w:val="en-GB"/>
        </w:rPr>
        <w:t xml:space="preserve"> are not directly observable and best measured by direct patient report. Yet, many are </w:t>
      </w:r>
      <w:r w:rsidR="00255B55" w:rsidRPr="00634A57">
        <w:rPr>
          <w:rFonts w:ascii="Arial" w:hAnsi="Arial" w:cs="Arial"/>
          <w:lang w:val="en-GB"/>
        </w:rPr>
        <w:t xml:space="preserve">not measured in </w:t>
      </w:r>
      <w:r w:rsidR="00FC31F9" w:rsidRPr="00634A57">
        <w:rPr>
          <w:rFonts w:ascii="Arial" w:hAnsi="Arial" w:cs="Arial"/>
          <w:lang w:val="en-GB"/>
        </w:rPr>
        <w:t xml:space="preserve">most </w:t>
      </w:r>
      <w:r w:rsidR="00255B55" w:rsidRPr="00634A57">
        <w:rPr>
          <w:rFonts w:ascii="Arial" w:hAnsi="Arial" w:cs="Arial"/>
          <w:lang w:val="en-GB"/>
        </w:rPr>
        <w:t xml:space="preserve">clinical care </w:t>
      </w:r>
      <w:r w:rsidR="00FC31F9" w:rsidRPr="00634A57">
        <w:rPr>
          <w:rFonts w:ascii="Arial" w:hAnsi="Arial" w:cs="Arial"/>
          <w:lang w:val="en-GB"/>
        </w:rPr>
        <w:t xml:space="preserve">settings </w:t>
      </w:r>
      <w:r w:rsidR="00255B55" w:rsidRPr="00634A57">
        <w:rPr>
          <w:rFonts w:ascii="Arial" w:hAnsi="Arial" w:cs="Arial"/>
          <w:lang w:val="en-GB"/>
        </w:rPr>
        <w:t xml:space="preserve">and therefore poorly </w:t>
      </w:r>
      <w:r w:rsidRPr="00634A57">
        <w:rPr>
          <w:rFonts w:ascii="Arial" w:hAnsi="Arial" w:cs="Arial"/>
          <w:lang w:val="en-GB"/>
        </w:rPr>
        <w:t>addressed</w:t>
      </w:r>
      <w:r w:rsidR="00FC31F9" w:rsidRPr="00634A57">
        <w:rPr>
          <w:rFonts w:ascii="Arial" w:hAnsi="Arial" w:cs="Arial"/>
          <w:lang w:val="en-GB"/>
        </w:rPr>
        <w:t xml:space="preserve">. </w:t>
      </w:r>
      <w:r w:rsidR="000B16D7" w:rsidRPr="00634A57">
        <w:rPr>
          <w:rFonts w:ascii="Arial" w:hAnsi="Arial" w:cs="Arial"/>
        </w:rPr>
        <w:t>Gaps</w:t>
      </w:r>
      <w:r w:rsidR="00255B55" w:rsidRPr="00634A57">
        <w:rPr>
          <w:rFonts w:ascii="Arial" w:hAnsi="Arial" w:cs="Arial"/>
        </w:rPr>
        <w:t xml:space="preserve"> in medical management are not unique to HIV. The Institute of Medicine (IOM)’s 2001 report </w:t>
      </w:r>
      <w:r w:rsidR="00255B55" w:rsidRPr="00634A57">
        <w:rPr>
          <w:rFonts w:ascii="Arial" w:hAnsi="Arial" w:cs="Arial"/>
          <w:i/>
        </w:rPr>
        <w:t>Crossing the Quality Chasm</w:t>
      </w:r>
      <w:r w:rsidR="00255B55" w:rsidRPr="00634A57">
        <w:rPr>
          <w:rFonts w:ascii="Arial" w:hAnsi="Arial" w:cs="Arial"/>
          <w:i/>
        </w:rPr>
        <w:fldChar w:fldCharType="begin"/>
      </w:r>
      <w:r w:rsidR="00071666" w:rsidRPr="00634A57">
        <w:rPr>
          <w:rFonts w:ascii="Arial" w:hAnsi="Arial" w:cs="Arial"/>
          <w:i/>
        </w:rPr>
        <w:instrText xml:space="preserve"> ADDIN EN.CITE &lt;EndNote&gt;&lt;Cite&gt;&lt;Author&gt;Institute of Medicine&lt;/Author&gt;&lt;Year&gt;2001&lt;/Year&gt;&lt;RecNum&gt;96&lt;/RecNum&gt;&lt;DisplayText&gt;&lt;style face="superscript"&gt;46&lt;/style&gt;&lt;/DisplayText&gt;&lt;record&gt;&lt;rec-number&gt;96&lt;/rec-number&gt;&lt;foreign-keys&gt;&lt;key app="EN" db-id="92rrzf922vddp7e2dw9p9vv422e0tp5s50ws" timestamp="1579730017"&gt;96&lt;/key&gt;&lt;/foreign-keys&gt;&lt;ref-type name="Book"&gt;6&lt;/ref-type&gt;&lt;contributors&gt;&lt;authors&gt;&lt;author&gt;Institute of Medicine, &lt;/author&gt;&lt;/authors&gt;&lt;/contributors&gt;&lt;titles&gt;&lt;title&gt;Crossing the Quality Chasm&lt;/title&gt;&lt;/titles&gt;&lt;dates&gt;&lt;year&gt;2001&lt;/year&gt;&lt;/dates&gt;&lt;pub-location&gt;Washington DC&lt;/pub-location&gt;&lt;publisher&gt;National Academies Press&lt;/publisher&gt;&lt;urls&gt;&lt;/urls&gt;&lt;/record&gt;&lt;/Cite&gt;&lt;/EndNote&gt;</w:instrText>
      </w:r>
      <w:r w:rsidR="00255B55" w:rsidRPr="00634A57">
        <w:rPr>
          <w:rFonts w:ascii="Arial" w:hAnsi="Arial" w:cs="Arial"/>
          <w:i/>
        </w:rPr>
        <w:fldChar w:fldCharType="separate"/>
      </w:r>
      <w:r w:rsidR="00255B55" w:rsidRPr="00634A57">
        <w:rPr>
          <w:rFonts w:ascii="Arial" w:hAnsi="Arial" w:cs="Arial"/>
          <w:i/>
          <w:noProof/>
          <w:vertAlign w:val="superscript"/>
        </w:rPr>
        <w:t>46</w:t>
      </w:r>
      <w:r w:rsidR="00255B55" w:rsidRPr="00634A57">
        <w:rPr>
          <w:rFonts w:ascii="Arial" w:hAnsi="Arial" w:cs="Arial"/>
          <w:i/>
        </w:rPr>
        <w:fldChar w:fldCharType="end"/>
      </w:r>
      <w:r w:rsidR="00255B55" w:rsidRPr="00634A57">
        <w:rPr>
          <w:rFonts w:ascii="Arial" w:hAnsi="Arial" w:cs="Arial"/>
          <w:i/>
        </w:rPr>
        <w:t xml:space="preserve"> </w:t>
      </w:r>
      <w:r w:rsidR="00255B55" w:rsidRPr="00634A57">
        <w:rPr>
          <w:rFonts w:ascii="Arial" w:hAnsi="Arial" w:cs="Arial"/>
        </w:rPr>
        <w:t xml:space="preserve">documented health system failures to provide organized, evidence-based, timely care of chronic health conditions and called for system designs that better incorporated patient preferences, and encouraged shared decision makers. Well-designed incorporation of patient reported measures or outcomes into </w:t>
      </w:r>
      <w:r w:rsidR="00FC31F9" w:rsidRPr="00634A57">
        <w:rPr>
          <w:rFonts w:ascii="Arial" w:hAnsi="Arial" w:cs="Arial"/>
        </w:rPr>
        <w:t xml:space="preserve">HIV </w:t>
      </w:r>
      <w:r w:rsidR="00255B55" w:rsidRPr="00634A57">
        <w:rPr>
          <w:rFonts w:ascii="Arial" w:hAnsi="Arial" w:cs="Arial"/>
        </w:rPr>
        <w:t>clinical care could be one important step to help address these shortfalls</w:t>
      </w:r>
      <w:r w:rsidR="00FC31F9" w:rsidRPr="00634A57">
        <w:rPr>
          <w:rFonts w:ascii="Arial" w:hAnsi="Arial" w:cs="Arial"/>
        </w:rPr>
        <w:t xml:space="preserve"> and provide better care for PLWH</w:t>
      </w:r>
      <w:r w:rsidR="00255B55" w:rsidRPr="00634A57">
        <w:rPr>
          <w:rFonts w:ascii="Arial" w:hAnsi="Arial" w:cs="Arial"/>
        </w:rPr>
        <w:t xml:space="preserve">. </w:t>
      </w:r>
    </w:p>
    <w:p w14:paraId="41555353" w14:textId="7A2BAA69" w:rsidR="00B82337" w:rsidRPr="00634A57" w:rsidRDefault="00487D90" w:rsidP="009F669C">
      <w:pPr>
        <w:pStyle w:val="BodyText"/>
        <w:spacing w:line="240" w:lineRule="auto"/>
        <w:rPr>
          <w:rFonts w:ascii="Arial" w:hAnsi="Arial" w:cs="Arial"/>
          <w:lang w:val="en-GB"/>
        </w:rPr>
      </w:pPr>
      <w:r w:rsidRPr="00634A57">
        <w:rPr>
          <w:rFonts w:ascii="Arial" w:hAnsi="Arial" w:cs="Arial"/>
          <w:lang w:val="en-GB"/>
        </w:rPr>
        <w:t xml:space="preserve">A </w:t>
      </w:r>
      <w:r w:rsidRPr="00634A57">
        <w:rPr>
          <w:rFonts w:ascii="Arial" w:hAnsi="Arial" w:cs="Arial"/>
          <w:b/>
          <w:lang w:val="en-GB"/>
        </w:rPr>
        <w:t>p</w:t>
      </w:r>
      <w:r w:rsidR="00D9292F" w:rsidRPr="00634A57">
        <w:rPr>
          <w:rFonts w:ascii="Arial" w:hAnsi="Arial" w:cs="Arial"/>
          <w:b/>
          <w:lang w:val="en-GB"/>
        </w:rPr>
        <w:t xml:space="preserve">atient-reported </w:t>
      </w:r>
      <w:r w:rsidR="00394579" w:rsidRPr="00634A57">
        <w:rPr>
          <w:rFonts w:ascii="Arial" w:hAnsi="Arial" w:cs="Arial"/>
          <w:b/>
          <w:lang w:val="en-GB"/>
        </w:rPr>
        <w:t xml:space="preserve">measure or </w:t>
      </w:r>
      <w:r w:rsidR="00D9292F" w:rsidRPr="00634A57">
        <w:rPr>
          <w:rFonts w:ascii="Arial" w:hAnsi="Arial" w:cs="Arial"/>
          <w:b/>
          <w:lang w:val="en-GB"/>
        </w:rPr>
        <w:t>outcome</w:t>
      </w:r>
      <w:r w:rsidR="00D9292F" w:rsidRPr="00634A57">
        <w:rPr>
          <w:rFonts w:ascii="Arial" w:hAnsi="Arial" w:cs="Arial"/>
          <w:lang w:val="en-GB"/>
        </w:rPr>
        <w:t xml:space="preserve"> (PRO) is defined as “</w:t>
      </w:r>
      <w:r w:rsidR="00D9292F" w:rsidRPr="00634A57">
        <w:rPr>
          <w:rFonts w:ascii="Arial" w:hAnsi="Arial" w:cs="Arial"/>
          <w:i/>
          <w:lang w:val="en-GB"/>
        </w:rPr>
        <w:t xml:space="preserve">any report of the status of a patient’s health condition that comes directly </w:t>
      </w:r>
      <w:r w:rsidR="00680A9A" w:rsidRPr="00634A57">
        <w:rPr>
          <w:rFonts w:ascii="Arial" w:hAnsi="Arial" w:cs="Arial"/>
          <w:i/>
          <w:lang w:val="en-GB"/>
        </w:rPr>
        <w:t>from the patient without interpretation of the patient’s response by a clinician or anyone else</w:t>
      </w:r>
      <w:r w:rsidR="00680A9A" w:rsidRPr="00634A57">
        <w:rPr>
          <w:rFonts w:ascii="Arial" w:hAnsi="Arial" w:cs="Arial"/>
          <w:lang w:val="en-GB"/>
        </w:rPr>
        <w:t>” (</w:t>
      </w:r>
      <w:r w:rsidR="00EA28D7" w:rsidRPr="00634A57">
        <w:rPr>
          <w:rFonts w:ascii="Arial" w:hAnsi="Arial" w:cs="Arial"/>
          <w:lang w:val="en-GB"/>
        </w:rPr>
        <w:t>FDA 2009</w:t>
      </w:r>
      <w:r w:rsidR="00680A9A" w:rsidRPr="00634A57">
        <w:rPr>
          <w:rFonts w:ascii="Arial" w:hAnsi="Arial" w:cs="Arial"/>
          <w:lang w:val="en-GB"/>
        </w:rPr>
        <w:t>)</w:t>
      </w:r>
      <w:r w:rsidR="00B47379" w:rsidRPr="00634A57">
        <w:rPr>
          <w:rFonts w:ascii="Arial" w:hAnsi="Arial" w:cs="Arial"/>
          <w:lang w:val="en-GB"/>
        </w:rPr>
        <w:fldChar w:fldCharType="begin"/>
      </w:r>
      <w:r w:rsidR="0015560C">
        <w:rPr>
          <w:rFonts w:ascii="Arial" w:hAnsi="Arial" w:cs="Arial"/>
          <w:lang w:val="en-GB"/>
        </w:rPr>
        <w:instrText xml:space="preserve"> ADDIN EN.CITE &lt;EndNote&gt;&lt;Cite&gt;&lt;Author&gt;Administration&lt;/Author&gt;&lt;Year&gt;2009&lt;/Year&gt;&lt;RecNum&gt;7004&lt;/RecNum&gt;&lt;DisplayText&gt;&lt;style face="superscript"&gt;47&lt;/style&gt;&lt;/DisplayText&gt;&lt;record&gt;&lt;rec-number&gt;7004&lt;/rec-number&gt;&lt;foreign-keys&gt;&lt;key app="EN" db-id="9dd90wvx2spdv9etaz6p5a9mtvetetvpev9r" timestamp="1599019494"&gt;7004&lt;/key&gt;&lt;/foreign-keys&gt;&lt;ref-type name="Government Document"&gt;46&lt;/ref-type&gt;&lt;contributors&gt;&lt;authors&gt;&lt;author&gt;Food and Drug Administration&lt;/author&gt;&lt;/authors&gt;&lt;secondary-authors&gt;&lt;author&gt;Department of Health and Human Services&lt;/author&gt;&lt;/secondary-authors&gt;&lt;/contributors&gt;&lt;titles&gt;&lt;title&gt;Guidance for Industry Patient-Reported Outcome Measures: Use in Medical Product Development to Support Labeling Claims&lt;/title&gt;&lt;/titles&gt;&lt;dates&gt;&lt;year&gt;2009&lt;/year&gt;&lt;/dates&gt;&lt;pub-location&gt;Silver Spring, MD&lt;/pub-location&gt;&lt;urls&gt;&lt;/urls&gt;&lt;/record&gt;&lt;/Cite&gt;&lt;/EndNote&gt;</w:instrText>
      </w:r>
      <w:r w:rsidR="00B47379" w:rsidRPr="00634A57">
        <w:rPr>
          <w:rFonts w:ascii="Arial" w:hAnsi="Arial" w:cs="Arial"/>
          <w:lang w:val="en-GB"/>
        </w:rPr>
        <w:fldChar w:fldCharType="separate"/>
      </w:r>
      <w:r w:rsidR="00F11141" w:rsidRPr="00634A57">
        <w:rPr>
          <w:rFonts w:ascii="Arial" w:hAnsi="Arial" w:cs="Arial"/>
          <w:noProof/>
          <w:vertAlign w:val="superscript"/>
          <w:lang w:val="en-GB"/>
        </w:rPr>
        <w:t>47</w:t>
      </w:r>
      <w:r w:rsidR="00B47379" w:rsidRPr="00634A57">
        <w:rPr>
          <w:rFonts w:ascii="Arial" w:hAnsi="Arial" w:cs="Arial"/>
          <w:lang w:val="en-GB"/>
        </w:rPr>
        <w:fldChar w:fldCharType="end"/>
      </w:r>
      <w:r w:rsidR="00680A9A" w:rsidRPr="00634A57">
        <w:rPr>
          <w:rFonts w:ascii="Arial" w:hAnsi="Arial" w:cs="Arial"/>
          <w:lang w:val="en-GB"/>
        </w:rPr>
        <w:t>.</w:t>
      </w:r>
      <w:r w:rsidR="00B82337" w:rsidRPr="00634A57">
        <w:rPr>
          <w:rFonts w:ascii="Arial" w:hAnsi="Arial" w:cs="Arial"/>
          <w:lang w:val="en-GB"/>
        </w:rPr>
        <w:t xml:space="preserve"> PRO</w:t>
      </w:r>
      <w:r w:rsidR="00394579" w:rsidRPr="00634A57">
        <w:rPr>
          <w:rFonts w:ascii="Arial" w:hAnsi="Arial" w:cs="Arial"/>
          <w:lang w:val="en-GB"/>
        </w:rPr>
        <w:t>s</w:t>
      </w:r>
      <w:r w:rsidR="00D73246" w:rsidRPr="00634A57">
        <w:rPr>
          <w:rFonts w:ascii="Arial" w:hAnsi="Arial" w:cs="Arial"/>
          <w:lang w:val="en-GB"/>
        </w:rPr>
        <w:t xml:space="preserve"> may include one or more dimensions of care, including physical symptoms, mental health (</w:t>
      </w:r>
      <w:proofErr w:type="spellStart"/>
      <w:r w:rsidR="00D73246" w:rsidRPr="00634A57">
        <w:rPr>
          <w:rFonts w:ascii="Arial" w:hAnsi="Arial" w:cs="Arial"/>
          <w:lang w:val="en-GB"/>
        </w:rPr>
        <w:t>e.g</w:t>
      </w:r>
      <w:proofErr w:type="spellEnd"/>
      <w:r w:rsidR="00D73246" w:rsidRPr="00634A57">
        <w:rPr>
          <w:rFonts w:ascii="Arial" w:hAnsi="Arial" w:cs="Arial"/>
          <w:lang w:val="en-GB"/>
        </w:rPr>
        <w:t xml:space="preserve">, depression, anxiety), health </w:t>
      </w:r>
      <w:proofErr w:type="spellStart"/>
      <w:r w:rsidR="00D73246" w:rsidRPr="00634A57">
        <w:rPr>
          <w:rFonts w:ascii="Arial" w:hAnsi="Arial" w:cs="Arial"/>
          <w:lang w:val="en-GB"/>
        </w:rPr>
        <w:t>behaviors</w:t>
      </w:r>
      <w:proofErr w:type="spellEnd"/>
      <w:r w:rsidR="00D73246" w:rsidRPr="00634A57">
        <w:rPr>
          <w:rFonts w:ascii="Arial" w:hAnsi="Arial" w:cs="Arial"/>
          <w:lang w:val="en-GB"/>
        </w:rPr>
        <w:t xml:space="preserve"> (</w:t>
      </w:r>
      <w:r w:rsidR="00C94ABB" w:rsidRPr="00634A57">
        <w:rPr>
          <w:rFonts w:ascii="Arial" w:hAnsi="Arial" w:cs="Arial"/>
          <w:lang w:val="en-GB"/>
        </w:rPr>
        <w:t xml:space="preserve">e.g., </w:t>
      </w:r>
      <w:r w:rsidR="00D73246" w:rsidRPr="00634A57">
        <w:rPr>
          <w:rFonts w:ascii="Arial" w:hAnsi="Arial" w:cs="Arial"/>
          <w:lang w:val="en-GB"/>
        </w:rPr>
        <w:t xml:space="preserve">medication adherence, substance use, </w:t>
      </w:r>
      <w:r w:rsidR="00C94ABB" w:rsidRPr="00634A57">
        <w:rPr>
          <w:rFonts w:ascii="Arial" w:hAnsi="Arial" w:cs="Arial"/>
          <w:lang w:val="en-GB"/>
        </w:rPr>
        <w:t xml:space="preserve">sexual risk </w:t>
      </w:r>
      <w:proofErr w:type="spellStart"/>
      <w:r w:rsidR="00033CDF" w:rsidRPr="00634A57">
        <w:rPr>
          <w:rFonts w:ascii="Arial" w:hAnsi="Arial" w:cs="Arial"/>
          <w:lang w:val="en-GB"/>
        </w:rPr>
        <w:t>behavior</w:t>
      </w:r>
      <w:proofErr w:type="spellEnd"/>
      <w:r w:rsidR="00C94ABB" w:rsidRPr="00634A57">
        <w:rPr>
          <w:rFonts w:ascii="Arial" w:hAnsi="Arial" w:cs="Arial"/>
          <w:lang w:val="en-GB"/>
        </w:rPr>
        <w:t xml:space="preserve">), </w:t>
      </w:r>
      <w:r w:rsidR="00855FC8" w:rsidRPr="00634A57">
        <w:rPr>
          <w:rFonts w:ascii="Arial" w:hAnsi="Arial" w:cs="Arial"/>
          <w:lang w:val="en-GB"/>
        </w:rPr>
        <w:t xml:space="preserve">functioning (e.g., cognitive, physical), </w:t>
      </w:r>
      <w:r w:rsidR="00D73246" w:rsidRPr="00634A57">
        <w:rPr>
          <w:rFonts w:ascii="Arial" w:hAnsi="Arial" w:cs="Arial"/>
          <w:lang w:val="en-GB"/>
        </w:rPr>
        <w:t xml:space="preserve">life circumstances (e.g., </w:t>
      </w:r>
      <w:r w:rsidR="00C94ABB" w:rsidRPr="00634A57">
        <w:rPr>
          <w:rFonts w:ascii="Arial" w:hAnsi="Arial" w:cs="Arial"/>
          <w:lang w:val="en-GB"/>
        </w:rPr>
        <w:t xml:space="preserve">current housing, nutrition, </w:t>
      </w:r>
      <w:r w:rsidR="00D73246" w:rsidRPr="00634A57">
        <w:rPr>
          <w:rFonts w:ascii="Arial" w:hAnsi="Arial" w:cs="Arial"/>
          <w:lang w:val="en-GB"/>
        </w:rPr>
        <w:t>family history of chronic illness, intimate partner violence</w:t>
      </w:r>
      <w:r w:rsidR="00C94ABB" w:rsidRPr="00634A57">
        <w:rPr>
          <w:rFonts w:ascii="Arial" w:hAnsi="Arial" w:cs="Arial"/>
          <w:lang w:val="en-GB"/>
        </w:rPr>
        <w:t xml:space="preserve">), identity (e.g., sexual orientation, gender identity), </w:t>
      </w:r>
      <w:r w:rsidR="00D73246" w:rsidRPr="00634A57">
        <w:rPr>
          <w:rFonts w:ascii="Arial" w:hAnsi="Arial" w:cs="Arial"/>
          <w:lang w:val="en-GB"/>
        </w:rPr>
        <w:t>social well-being (e.g., social support, HIV stigma)</w:t>
      </w:r>
      <w:r w:rsidR="00C94ABB" w:rsidRPr="00634A57">
        <w:rPr>
          <w:rFonts w:ascii="Arial" w:hAnsi="Arial" w:cs="Arial"/>
          <w:lang w:val="en-GB"/>
        </w:rPr>
        <w:t>, health-related quality of life (HRQL)</w:t>
      </w:r>
      <w:r w:rsidR="00855FC8" w:rsidRPr="00634A57">
        <w:rPr>
          <w:rFonts w:ascii="Arial" w:hAnsi="Arial" w:cs="Arial"/>
          <w:lang w:val="en-GB"/>
        </w:rPr>
        <w:t>, and/or satisfaction</w:t>
      </w:r>
      <w:r w:rsidR="00394579" w:rsidRPr="00634A57">
        <w:rPr>
          <w:rFonts w:ascii="Arial" w:hAnsi="Arial" w:cs="Arial"/>
          <w:lang w:val="en-GB"/>
        </w:rPr>
        <w:t xml:space="preserve"> with treatment/care or other factors</w:t>
      </w:r>
      <w:r w:rsidR="00855FC8" w:rsidRPr="00634A57">
        <w:rPr>
          <w:rFonts w:ascii="Arial" w:hAnsi="Arial" w:cs="Arial"/>
          <w:lang w:val="en-GB"/>
        </w:rPr>
        <w:t>.</w:t>
      </w:r>
      <w:r w:rsidR="00D73246" w:rsidRPr="00634A57">
        <w:rPr>
          <w:rFonts w:ascii="Arial" w:hAnsi="Arial" w:cs="Arial"/>
          <w:lang w:val="en-GB"/>
        </w:rPr>
        <w:t xml:space="preserve"> </w:t>
      </w:r>
      <w:r w:rsidR="00904466" w:rsidRPr="00634A57">
        <w:rPr>
          <w:rFonts w:ascii="Arial" w:hAnsi="Arial" w:cs="Arial"/>
          <w:lang w:val="en-GB"/>
        </w:rPr>
        <w:t>While PROs have long been used in research, the use of PROs in clinical care is expanding</w:t>
      </w:r>
      <w:r w:rsidR="000C3A27" w:rsidRPr="00634A57">
        <w:rPr>
          <w:rFonts w:ascii="Arial" w:hAnsi="Arial" w:cs="Arial"/>
          <w:lang w:val="en-GB"/>
        </w:rPr>
        <w:t xml:space="preserve"> providing a complement to laboratory testing or physical examinations with standardized PRO assessments</w:t>
      </w:r>
      <w:r w:rsidR="00904466" w:rsidRPr="00634A57">
        <w:rPr>
          <w:rFonts w:ascii="Arial" w:hAnsi="Arial" w:cs="Arial"/>
          <w:lang w:val="en-GB"/>
        </w:rPr>
        <w:t xml:space="preserve">. </w:t>
      </w:r>
      <w:r w:rsidR="00E0393F" w:rsidRPr="00634A57">
        <w:rPr>
          <w:rFonts w:ascii="Arial" w:hAnsi="Arial" w:cs="Arial"/>
          <w:lang w:val="en-GB"/>
        </w:rPr>
        <w:t xml:space="preserve">Routine administration of </w:t>
      </w:r>
      <w:r w:rsidR="003707C7" w:rsidRPr="00634A57">
        <w:rPr>
          <w:rFonts w:ascii="Arial" w:hAnsi="Arial" w:cs="Arial"/>
          <w:lang w:val="en-GB"/>
        </w:rPr>
        <w:t xml:space="preserve">PROs in clinical care </w:t>
      </w:r>
      <w:r w:rsidR="00E07505" w:rsidRPr="00634A57">
        <w:rPr>
          <w:rFonts w:ascii="Arial" w:hAnsi="Arial" w:cs="Arial"/>
          <w:lang w:val="en-GB"/>
        </w:rPr>
        <w:t xml:space="preserve">has the potential to improve </w:t>
      </w:r>
      <w:r w:rsidR="00394579" w:rsidRPr="00634A57">
        <w:rPr>
          <w:rFonts w:ascii="Arial" w:hAnsi="Arial" w:cs="Arial"/>
          <w:lang w:val="en-GB"/>
        </w:rPr>
        <w:t xml:space="preserve">systematic </w:t>
      </w:r>
      <w:r w:rsidR="00E07505" w:rsidRPr="00634A57">
        <w:rPr>
          <w:rFonts w:ascii="Arial" w:hAnsi="Arial" w:cs="Arial"/>
          <w:lang w:val="en-GB"/>
        </w:rPr>
        <w:t>detection of clinically relevant issues</w:t>
      </w:r>
      <w:r w:rsidR="009D5D9A" w:rsidRPr="00634A57">
        <w:rPr>
          <w:rFonts w:ascii="Arial" w:hAnsi="Arial" w:cs="Arial"/>
          <w:lang w:val="en-GB"/>
        </w:rPr>
        <w:t xml:space="preserve"> such as medication adherence or substance use</w:t>
      </w:r>
      <w:r w:rsidR="00E07505" w:rsidRPr="00634A57">
        <w:rPr>
          <w:rFonts w:ascii="Arial" w:hAnsi="Arial" w:cs="Arial"/>
          <w:lang w:val="en-GB"/>
        </w:rPr>
        <w:t xml:space="preserve">, focus the visit by </w:t>
      </w:r>
      <w:r w:rsidR="009D5D9A" w:rsidRPr="00634A57">
        <w:rPr>
          <w:rFonts w:ascii="Arial" w:hAnsi="Arial" w:cs="Arial"/>
          <w:lang w:val="en-GB"/>
        </w:rPr>
        <w:t xml:space="preserve">shifting the focus of provider discussions to areas of need rather than information gathering, </w:t>
      </w:r>
      <w:r w:rsidR="00E07505" w:rsidRPr="00634A57">
        <w:rPr>
          <w:rFonts w:ascii="Arial" w:hAnsi="Arial" w:cs="Arial"/>
          <w:lang w:val="en-GB"/>
        </w:rPr>
        <w:t>improve health outcomes, and increase patient satisfaction with care.</w:t>
      </w:r>
      <w:r w:rsidR="009F669C">
        <w:rPr>
          <w:rFonts w:ascii="Arial" w:hAnsi="Arial" w:cs="Arial"/>
          <w:lang w:val="en-GB"/>
        </w:rPr>
        <w:t xml:space="preserve"> </w:t>
      </w:r>
    </w:p>
    <w:p w14:paraId="6869F561" w14:textId="51B5D0F1" w:rsidR="006401EE" w:rsidRPr="00634A57" w:rsidRDefault="00952712" w:rsidP="009F669C">
      <w:pPr>
        <w:pStyle w:val="BodyText"/>
        <w:spacing w:line="240" w:lineRule="auto"/>
        <w:rPr>
          <w:rFonts w:ascii="Arial" w:hAnsi="Arial" w:cs="Arial"/>
          <w:lang w:val="en-GB"/>
        </w:rPr>
      </w:pPr>
      <w:r w:rsidRPr="00634A57">
        <w:rPr>
          <w:rFonts w:ascii="Arial" w:hAnsi="Arial" w:cs="Arial"/>
          <w:lang w:val="en-GB"/>
        </w:rPr>
        <w:t xml:space="preserve">This </w:t>
      </w:r>
      <w:r w:rsidR="00E0393F" w:rsidRPr="00634A57">
        <w:rPr>
          <w:rFonts w:ascii="Arial" w:hAnsi="Arial" w:cs="Arial"/>
          <w:lang w:val="en-GB"/>
        </w:rPr>
        <w:t>Evidence Dossier</w:t>
      </w:r>
      <w:r w:rsidR="009D5D9A" w:rsidRPr="00634A57">
        <w:rPr>
          <w:rFonts w:ascii="Arial" w:hAnsi="Arial" w:cs="Arial"/>
          <w:lang w:val="en-GB"/>
        </w:rPr>
        <w:t xml:space="preserve"> is designed to address PROs in the care of PLWH. It draws on</w:t>
      </w:r>
      <w:r w:rsidR="00E0393F" w:rsidRPr="00634A57">
        <w:rPr>
          <w:rFonts w:ascii="Arial" w:hAnsi="Arial" w:cs="Arial"/>
          <w:lang w:val="en-GB"/>
        </w:rPr>
        <w:t xml:space="preserve"> </w:t>
      </w:r>
      <w:r w:rsidR="009D5D9A" w:rsidRPr="00634A57">
        <w:rPr>
          <w:rFonts w:ascii="Arial" w:hAnsi="Arial" w:cs="Arial"/>
          <w:lang w:val="en-GB"/>
        </w:rPr>
        <w:t xml:space="preserve">evidence from </w:t>
      </w:r>
      <w:r w:rsidRPr="00634A57">
        <w:rPr>
          <w:rFonts w:ascii="Arial" w:hAnsi="Arial" w:cs="Arial"/>
          <w:lang w:val="en-GB"/>
        </w:rPr>
        <w:t xml:space="preserve">published literature </w:t>
      </w:r>
      <w:r w:rsidR="00763F61" w:rsidRPr="00634A57">
        <w:rPr>
          <w:rFonts w:ascii="Arial" w:hAnsi="Arial" w:cs="Arial"/>
          <w:lang w:val="en-GB"/>
        </w:rPr>
        <w:t xml:space="preserve">characterizing the impact of </w:t>
      </w:r>
      <w:r w:rsidRPr="00634A57">
        <w:rPr>
          <w:rFonts w:ascii="Arial" w:hAnsi="Arial" w:cs="Arial"/>
          <w:lang w:val="en-GB"/>
        </w:rPr>
        <w:t xml:space="preserve">PROs in routine clinical care for patients with chronic </w:t>
      </w:r>
      <w:r w:rsidR="009D5D9A" w:rsidRPr="00634A57">
        <w:rPr>
          <w:rFonts w:ascii="Arial" w:hAnsi="Arial" w:cs="Arial"/>
          <w:lang w:val="en-GB"/>
        </w:rPr>
        <w:t>comorbidities including</w:t>
      </w:r>
      <w:r w:rsidR="004955AC" w:rsidRPr="00634A57">
        <w:rPr>
          <w:rFonts w:ascii="Arial" w:hAnsi="Arial" w:cs="Arial"/>
          <w:lang w:val="en-GB"/>
        </w:rPr>
        <w:t xml:space="preserve"> </w:t>
      </w:r>
      <w:r w:rsidR="00E0393F" w:rsidRPr="00634A57">
        <w:rPr>
          <w:rFonts w:ascii="Arial" w:hAnsi="Arial" w:cs="Arial"/>
          <w:lang w:val="en-GB"/>
        </w:rPr>
        <w:t xml:space="preserve">HIV-related literature as well as other fields, particularly </w:t>
      </w:r>
      <w:r w:rsidR="007758A0" w:rsidRPr="00634A57">
        <w:rPr>
          <w:rFonts w:ascii="Arial" w:hAnsi="Arial" w:cs="Arial"/>
          <w:lang w:val="en-GB"/>
        </w:rPr>
        <w:t>oncology</w:t>
      </w:r>
      <w:r w:rsidR="006401EE" w:rsidRPr="00634A57">
        <w:rPr>
          <w:rFonts w:ascii="Arial" w:hAnsi="Arial" w:cs="Arial"/>
          <w:lang w:val="en-GB"/>
        </w:rPr>
        <w:t xml:space="preserve">. </w:t>
      </w:r>
    </w:p>
    <w:p w14:paraId="43F77443" w14:textId="56103445" w:rsidR="004317E7" w:rsidRPr="00634A57" w:rsidRDefault="00F66D05" w:rsidP="009F669C">
      <w:pPr>
        <w:pStyle w:val="BodyText"/>
        <w:spacing w:line="240" w:lineRule="auto"/>
        <w:rPr>
          <w:rFonts w:ascii="Arial" w:hAnsi="Arial" w:cs="Arial"/>
          <w:lang w:val="en-GB"/>
        </w:rPr>
      </w:pPr>
      <w:r w:rsidRPr="00634A57">
        <w:rPr>
          <w:rFonts w:ascii="Arial" w:hAnsi="Arial" w:cs="Arial"/>
          <w:lang w:val="en-GB"/>
        </w:rPr>
        <w:t>We present</w:t>
      </w:r>
      <w:r w:rsidR="009D5D9A" w:rsidRPr="00634A57">
        <w:rPr>
          <w:rFonts w:ascii="Arial" w:hAnsi="Arial" w:cs="Arial"/>
          <w:lang w:val="en-GB"/>
        </w:rPr>
        <w:t xml:space="preserve"> a body of</w:t>
      </w:r>
      <w:r w:rsidR="004317E7" w:rsidRPr="00634A57">
        <w:rPr>
          <w:rFonts w:ascii="Arial" w:hAnsi="Arial" w:cs="Arial"/>
          <w:lang w:val="en-GB"/>
        </w:rPr>
        <w:t xml:space="preserve"> evidence </w:t>
      </w:r>
      <w:r w:rsidR="009D5D9A" w:rsidRPr="00634A57">
        <w:rPr>
          <w:rFonts w:ascii="Arial" w:hAnsi="Arial" w:cs="Arial"/>
          <w:lang w:val="en-GB"/>
        </w:rPr>
        <w:t xml:space="preserve">regarding the </w:t>
      </w:r>
      <w:r w:rsidR="002226D2" w:rsidRPr="00634A57">
        <w:rPr>
          <w:rFonts w:ascii="Arial" w:hAnsi="Arial" w:cs="Arial"/>
          <w:lang w:val="en-GB"/>
        </w:rPr>
        <w:t xml:space="preserve">potential </w:t>
      </w:r>
      <w:r w:rsidR="009D5D9A" w:rsidRPr="00634A57">
        <w:rPr>
          <w:rFonts w:ascii="Arial" w:hAnsi="Arial" w:cs="Arial"/>
          <w:lang w:val="en-GB"/>
        </w:rPr>
        <w:t>impact of implementing</w:t>
      </w:r>
      <w:r w:rsidR="004317E7" w:rsidRPr="00634A57">
        <w:rPr>
          <w:rFonts w:ascii="Arial" w:hAnsi="Arial" w:cs="Arial"/>
          <w:lang w:val="en-GB"/>
        </w:rPr>
        <w:t xml:space="preserve"> </w:t>
      </w:r>
      <w:r w:rsidRPr="00634A57">
        <w:rPr>
          <w:rFonts w:ascii="Arial" w:hAnsi="Arial" w:cs="Arial"/>
          <w:lang w:val="en-GB"/>
        </w:rPr>
        <w:t xml:space="preserve">PROs </w:t>
      </w:r>
      <w:r w:rsidR="009D5D9A" w:rsidRPr="00634A57">
        <w:rPr>
          <w:rFonts w:ascii="Arial" w:hAnsi="Arial" w:cs="Arial"/>
          <w:lang w:val="en-GB"/>
        </w:rPr>
        <w:t>in routine clinical care for PLWH in the following areas</w:t>
      </w:r>
      <w:r w:rsidRPr="00634A57">
        <w:rPr>
          <w:rFonts w:ascii="Arial" w:hAnsi="Arial" w:cs="Arial"/>
          <w:lang w:val="en-GB"/>
        </w:rPr>
        <w:t>:</w:t>
      </w:r>
    </w:p>
    <w:p w14:paraId="004E45AB" w14:textId="1D69727A" w:rsidR="003E7D14" w:rsidRPr="00634A57" w:rsidRDefault="00F34EE9" w:rsidP="009F669C">
      <w:pPr>
        <w:pStyle w:val="Bullet1"/>
        <w:spacing w:before="120" w:after="60" w:line="240" w:lineRule="auto"/>
        <w:rPr>
          <w:rFonts w:ascii="Arial" w:hAnsi="Arial" w:cs="Arial"/>
          <w:lang w:val="en-GB"/>
        </w:rPr>
      </w:pPr>
      <w:r w:rsidRPr="00634A57">
        <w:rPr>
          <w:rFonts w:ascii="Arial" w:hAnsi="Arial" w:cs="Arial"/>
          <w:lang w:val="en-GB"/>
        </w:rPr>
        <w:lastRenderedPageBreak/>
        <w:t xml:space="preserve">Improves </w:t>
      </w:r>
      <w:r w:rsidR="003E7D14" w:rsidRPr="00634A57">
        <w:rPr>
          <w:rFonts w:ascii="Arial" w:hAnsi="Arial" w:cs="Arial"/>
          <w:lang w:val="en-GB"/>
        </w:rPr>
        <w:t xml:space="preserve">provider </w:t>
      </w:r>
      <w:r w:rsidR="007864B0" w:rsidRPr="00634A57">
        <w:rPr>
          <w:rFonts w:ascii="Arial" w:hAnsi="Arial" w:cs="Arial"/>
          <w:lang w:val="en-GB"/>
        </w:rPr>
        <w:t>awareness and monitoring</w:t>
      </w:r>
    </w:p>
    <w:p w14:paraId="71A36829" w14:textId="2D3BF167" w:rsidR="003E7D14" w:rsidRPr="00634A57" w:rsidRDefault="00DC50AC" w:rsidP="009F669C">
      <w:pPr>
        <w:pStyle w:val="Bullet1"/>
        <w:numPr>
          <w:ilvl w:val="1"/>
          <w:numId w:val="18"/>
        </w:numPr>
        <w:spacing w:after="60" w:line="240" w:lineRule="auto"/>
        <w:rPr>
          <w:rFonts w:ascii="Arial" w:hAnsi="Arial" w:cs="Arial"/>
          <w:lang w:val="en-GB"/>
        </w:rPr>
      </w:pPr>
      <w:r w:rsidRPr="00634A57">
        <w:rPr>
          <w:rFonts w:ascii="Arial" w:hAnsi="Arial" w:cs="Arial"/>
          <w:lang w:val="en-GB"/>
        </w:rPr>
        <w:t>Increases identification of</w:t>
      </w:r>
      <w:r w:rsidR="003E7D14" w:rsidRPr="00634A57">
        <w:rPr>
          <w:rFonts w:ascii="Arial" w:hAnsi="Arial" w:cs="Arial"/>
          <w:lang w:val="en-GB"/>
        </w:rPr>
        <w:t xml:space="preserve"> mental health needs including suicidal ideation</w:t>
      </w:r>
    </w:p>
    <w:p w14:paraId="45A4236E" w14:textId="7CEE41A0" w:rsidR="003E7D14" w:rsidRPr="00634A57" w:rsidRDefault="003E7D14" w:rsidP="009F669C">
      <w:pPr>
        <w:pStyle w:val="Bullet1"/>
        <w:numPr>
          <w:ilvl w:val="1"/>
          <w:numId w:val="18"/>
        </w:numPr>
        <w:spacing w:after="60" w:line="240" w:lineRule="auto"/>
        <w:rPr>
          <w:rFonts w:ascii="Arial" w:hAnsi="Arial" w:cs="Arial"/>
          <w:lang w:val="en-GB"/>
        </w:rPr>
      </w:pPr>
      <w:r w:rsidRPr="00634A57">
        <w:rPr>
          <w:rFonts w:ascii="Arial" w:hAnsi="Arial" w:cs="Arial"/>
          <w:lang w:val="en-GB"/>
        </w:rPr>
        <w:t xml:space="preserve">Increases identification of adverse health </w:t>
      </w:r>
      <w:proofErr w:type="spellStart"/>
      <w:r w:rsidRPr="00634A57">
        <w:rPr>
          <w:rFonts w:ascii="Arial" w:hAnsi="Arial" w:cs="Arial"/>
          <w:lang w:val="en-GB"/>
        </w:rPr>
        <w:t>behaviors</w:t>
      </w:r>
      <w:proofErr w:type="spellEnd"/>
      <w:r w:rsidRPr="00634A57">
        <w:rPr>
          <w:rFonts w:ascii="Arial" w:hAnsi="Arial" w:cs="Arial"/>
          <w:lang w:val="en-GB"/>
        </w:rPr>
        <w:t xml:space="preserve"> historically prone to social desirability bias in reporting, such as inadequate ART adherence and substance use</w:t>
      </w:r>
    </w:p>
    <w:p w14:paraId="5EBB3D49" w14:textId="1CA12CC2" w:rsidR="00DC50AC" w:rsidRPr="00634A57" w:rsidRDefault="00DC50AC" w:rsidP="009F669C">
      <w:pPr>
        <w:pStyle w:val="Bullet1"/>
        <w:numPr>
          <w:ilvl w:val="1"/>
          <w:numId w:val="18"/>
        </w:numPr>
        <w:spacing w:after="60" w:line="240" w:lineRule="auto"/>
        <w:rPr>
          <w:rFonts w:ascii="Arial" w:hAnsi="Arial" w:cs="Arial"/>
          <w:lang w:val="en-GB"/>
        </w:rPr>
      </w:pPr>
      <w:r w:rsidRPr="00634A57">
        <w:rPr>
          <w:rFonts w:ascii="Arial" w:hAnsi="Arial" w:cs="Arial"/>
        </w:rPr>
        <w:t>Improves detection of quality-of-life issues including social functioning</w:t>
      </w:r>
    </w:p>
    <w:p w14:paraId="7D3521FA" w14:textId="55F34BB4" w:rsidR="003E7D14" w:rsidRPr="00634A57" w:rsidRDefault="00DC50AC" w:rsidP="009F669C">
      <w:pPr>
        <w:pStyle w:val="Bullet1"/>
        <w:numPr>
          <w:ilvl w:val="1"/>
          <w:numId w:val="18"/>
        </w:numPr>
        <w:spacing w:after="60" w:line="240" w:lineRule="auto"/>
        <w:rPr>
          <w:rFonts w:ascii="Arial" w:hAnsi="Arial" w:cs="Arial"/>
          <w:lang w:val="en-GB"/>
        </w:rPr>
      </w:pPr>
      <w:r w:rsidRPr="00634A57">
        <w:rPr>
          <w:rFonts w:ascii="Arial" w:hAnsi="Arial" w:cs="Arial"/>
          <w:lang w:val="en-GB"/>
        </w:rPr>
        <w:t xml:space="preserve">Improves </w:t>
      </w:r>
      <w:r w:rsidR="007864B0" w:rsidRPr="00634A57">
        <w:rPr>
          <w:rFonts w:ascii="Arial" w:hAnsi="Arial" w:cs="Arial"/>
          <w:lang w:val="en-GB"/>
        </w:rPr>
        <w:t xml:space="preserve">detection and </w:t>
      </w:r>
      <w:r w:rsidRPr="00634A57">
        <w:rPr>
          <w:rFonts w:ascii="Arial" w:hAnsi="Arial" w:cs="Arial"/>
          <w:lang w:val="en-GB"/>
        </w:rPr>
        <w:t xml:space="preserve">management of symptoms </w:t>
      </w:r>
    </w:p>
    <w:p w14:paraId="0BD7C0B7" w14:textId="77777777" w:rsidR="00DE14C1" w:rsidRPr="00634A57" w:rsidRDefault="00DE14C1" w:rsidP="009F669C">
      <w:pPr>
        <w:pStyle w:val="Bullet1"/>
        <w:spacing w:before="120" w:after="60" w:line="240" w:lineRule="auto"/>
        <w:rPr>
          <w:rFonts w:ascii="Arial" w:hAnsi="Arial" w:cs="Arial"/>
          <w:lang w:val="en-GB"/>
        </w:rPr>
      </w:pPr>
      <w:r w:rsidRPr="00634A57">
        <w:rPr>
          <w:rFonts w:ascii="Arial" w:hAnsi="Arial" w:cs="Arial"/>
          <w:lang w:val="en-GB"/>
        </w:rPr>
        <w:t>Improves patient-provider communication</w:t>
      </w:r>
    </w:p>
    <w:p w14:paraId="6F08D277" w14:textId="77777777" w:rsidR="00DE14C1" w:rsidRPr="00634A57" w:rsidRDefault="00DE14C1" w:rsidP="009F669C">
      <w:pPr>
        <w:pStyle w:val="Bullet2"/>
        <w:spacing w:after="60" w:line="240" w:lineRule="auto"/>
        <w:ind w:left="1080"/>
        <w:rPr>
          <w:rFonts w:ascii="Arial" w:hAnsi="Arial" w:cs="Arial"/>
          <w:lang w:val="en-GB"/>
        </w:rPr>
      </w:pPr>
      <w:r w:rsidRPr="00634A57">
        <w:rPr>
          <w:rFonts w:ascii="Arial" w:hAnsi="Arial" w:cs="Arial"/>
          <w:lang w:val="en-GB"/>
        </w:rPr>
        <w:t>Yields information previously unknown to the provider</w:t>
      </w:r>
    </w:p>
    <w:p w14:paraId="407F22F4" w14:textId="77777777" w:rsidR="00DE14C1" w:rsidRPr="00634A57" w:rsidRDefault="00DE14C1" w:rsidP="009F669C">
      <w:pPr>
        <w:pStyle w:val="Bullet1"/>
        <w:numPr>
          <w:ilvl w:val="0"/>
          <w:numId w:val="19"/>
        </w:numPr>
        <w:spacing w:after="60" w:line="240" w:lineRule="auto"/>
        <w:rPr>
          <w:rFonts w:ascii="Arial" w:hAnsi="Arial" w:cs="Arial"/>
        </w:rPr>
      </w:pPr>
      <w:r w:rsidRPr="00634A57">
        <w:rPr>
          <w:rFonts w:ascii="Arial" w:hAnsi="Arial" w:cs="Arial"/>
          <w:lang w:val="en-GB"/>
        </w:rPr>
        <w:t>Focuses clinical visits; h</w:t>
      </w:r>
      <w:proofErr w:type="spellStart"/>
      <w:r w:rsidRPr="00634A57">
        <w:rPr>
          <w:rFonts w:ascii="Arial" w:hAnsi="Arial" w:cs="Arial"/>
        </w:rPr>
        <w:t>elps</w:t>
      </w:r>
      <w:proofErr w:type="spellEnd"/>
      <w:r w:rsidRPr="00634A57">
        <w:rPr>
          <w:rFonts w:ascii="Arial" w:hAnsi="Arial" w:cs="Arial"/>
        </w:rPr>
        <w:t xml:space="preserve"> both patient and provider identify or prioritize needs/concerns </w:t>
      </w:r>
    </w:p>
    <w:p w14:paraId="686CD111" w14:textId="77777777" w:rsidR="00DE14C1" w:rsidRPr="00634A57" w:rsidRDefault="00DE14C1" w:rsidP="009F669C">
      <w:pPr>
        <w:pStyle w:val="Bullet2"/>
        <w:spacing w:after="60" w:line="240" w:lineRule="auto"/>
        <w:ind w:left="1080"/>
        <w:rPr>
          <w:rFonts w:ascii="Arial" w:hAnsi="Arial" w:cs="Arial"/>
          <w:lang w:val="en-GB"/>
        </w:rPr>
      </w:pPr>
      <w:r w:rsidRPr="00634A57">
        <w:rPr>
          <w:rFonts w:ascii="Arial" w:hAnsi="Arial" w:cs="Arial"/>
        </w:rPr>
        <w:t>Increases frequency of discussions on a broad range of outcomes</w:t>
      </w:r>
    </w:p>
    <w:p w14:paraId="71AC29C1" w14:textId="23E11DD4" w:rsidR="00DE14C1" w:rsidRPr="00634A57" w:rsidRDefault="00DE14C1" w:rsidP="009F669C">
      <w:pPr>
        <w:pStyle w:val="Bullet2"/>
        <w:spacing w:after="60" w:line="240" w:lineRule="auto"/>
        <w:ind w:left="1080"/>
        <w:rPr>
          <w:rFonts w:ascii="Arial" w:hAnsi="Arial" w:cs="Arial"/>
          <w:lang w:val="en-GB"/>
        </w:rPr>
      </w:pPr>
      <w:r w:rsidRPr="00634A57">
        <w:rPr>
          <w:rFonts w:ascii="Arial" w:hAnsi="Arial" w:cs="Arial"/>
        </w:rPr>
        <w:t xml:space="preserve">Builds rapport and reduces social desirability bias </w:t>
      </w:r>
    </w:p>
    <w:p w14:paraId="3CA33681" w14:textId="77777777" w:rsidR="00DE14C1" w:rsidRPr="00634A57" w:rsidRDefault="00DE14C1" w:rsidP="009F669C">
      <w:pPr>
        <w:pStyle w:val="Bullet1"/>
        <w:spacing w:before="120" w:after="60" w:line="240" w:lineRule="auto"/>
        <w:rPr>
          <w:rFonts w:ascii="Arial" w:hAnsi="Arial" w:cs="Arial"/>
          <w:lang w:val="en-GB"/>
        </w:rPr>
      </w:pPr>
      <w:r w:rsidRPr="00634A57">
        <w:rPr>
          <w:rFonts w:ascii="Arial" w:hAnsi="Arial" w:cs="Arial"/>
          <w:lang w:val="en-GB"/>
        </w:rPr>
        <w:t>Useful to providers</w:t>
      </w:r>
    </w:p>
    <w:p w14:paraId="5C6EC249" w14:textId="46B22756" w:rsidR="00DE14C1" w:rsidRPr="00634A57" w:rsidRDefault="00DE14C1" w:rsidP="009F669C">
      <w:pPr>
        <w:pStyle w:val="Bullet1"/>
        <w:numPr>
          <w:ilvl w:val="0"/>
          <w:numId w:val="19"/>
        </w:numPr>
        <w:spacing w:after="60" w:line="240" w:lineRule="auto"/>
        <w:rPr>
          <w:rFonts w:ascii="Arial" w:hAnsi="Arial" w:cs="Arial"/>
          <w:lang w:val="en-GB"/>
        </w:rPr>
      </w:pPr>
      <w:r w:rsidRPr="00634A57">
        <w:rPr>
          <w:rFonts w:ascii="Arial" w:hAnsi="Arial" w:cs="Arial"/>
          <w:lang w:val="en-GB"/>
        </w:rPr>
        <w:t>Improve</w:t>
      </w:r>
      <w:r w:rsidR="007572F2" w:rsidRPr="00634A57">
        <w:rPr>
          <w:rFonts w:ascii="Arial" w:hAnsi="Arial" w:cs="Arial"/>
          <w:lang w:val="en-GB"/>
        </w:rPr>
        <w:t>s</w:t>
      </w:r>
      <w:r w:rsidRPr="00634A57">
        <w:rPr>
          <w:rFonts w:ascii="Arial" w:hAnsi="Arial" w:cs="Arial"/>
          <w:lang w:val="en-GB"/>
        </w:rPr>
        <w:t xml:space="preserve"> detection of issues</w:t>
      </w:r>
    </w:p>
    <w:p w14:paraId="75B2B924" w14:textId="3B9BFA24" w:rsidR="007572F2" w:rsidRPr="00634A57" w:rsidRDefault="00DE14C1" w:rsidP="009F669C">
      <w:pPr>
        <w:pStyle w:val="Bullet1"/>
        <w:numPr>
          <w:ilvl w:val="0"/>
          <w:numId w:val="19"/>
        </w:numPr>
        <w:spacing w:after="60" w:line="240" w:lineRule="auto"/>
        <w:rPr>
          <w:rFonts w:ascii="Arial" w:hAnsi="Arial" w:cs="Arial"/>
          <w:lang w:val="en-GB"/>
        </w:rPr>
      </w:pPr>
      <w:r w:rsidRPr="00634A57">
        <w:rPr>
          <w:rFonts w:ascii="Arial" w:hAnsi="Arial" w:cs="Arial"/>
        </w:rPr>
        <w:t>Less acceptable or useful if high patient response burden, if impedes clinic flow, or difficult to access or interpret results</w:t>
      </w:r>
    </w:p>
    <w:p w14:paraId="67E1966A" w14:textId="29368859" w:rsidR="006F7B18" w:rsidRPr="00634A57" w:rsidRDefault="00F34EE9" w:rsidP="009F669C">
      <w:pPr>
        <w:pStyle w:val="Bullet1"/>
        <w:numPr>
          <w:ilvl w:val="0"/>
          <w:numId w:val="19"/>
        </w:numPr>
        <w:spacing w:after="60" w:line="240" w:lineRule="auto"/>
        <w:rPr>
          <w:rFonts w:ascii="Arial" w:hAnsi="Arial" w:cs="Arial"/>
          <w:lang w:val="en-GB"/>
        </w:rPr>
      </w:pPr>
      <w:r w:rsidRPr="00634A57">
        <w:rPr>
          <w:rFonts w:ascii="Arial" w:hAnsi="Arial" w:cs="Arial"/>
          <w:lang w:val="en-GB"/>
        </w:rPr>
        <w:t>Acceptable to patients</w:t>
      </w:r>
      <w:r w:rsidR="00986F43" w:rsidRPr="00634A57">
        <w:rPr>
          <w:rFonts w:ascii="Arial" w:hAnsi="Arial" w:cs="Arial"/>
          <w:lang w:val="en-GB"/>
        </w:rPr>
        <w:t xml:space="preserve"> </w:t>
      </w:r>
      <w:r w:rsidR="006F7B18" w:rsidRPr="00634A57">
        <w:rPr>
          <w:rFonts w:ascii="Arial" w:hAnsi="Arial" w:cs="Arial"/>
        </w:rPr>
        <w:t xml:space="preserve">across a broad range of populations and care modalities </w:t>
      </w:r>
    </w:p>
    <w:p w14:paraId="396A25A9" w14:textId="568FB4E1" w:rsidR="006F7B18" w:rsidRPr="00634A57" w:rsidRDefault="006F7B18" w:rsidP="009F669C">
      <w:pPr>
        <w:pStyle w:val="Bullet1"/>
        <w:numPr>
          <w:ilvl w:val="0"/>
          <w:numId w:val="21"/>
        </w:numPr>
        <w:spacing w:after="60" w:line="240" w:lineRule="auto"/>
        <w:rPr>
          <w:rFonts w:ascii="Arial" w:hAnsi="Arial" w:cs="Arial"/>
        </w:rPr>
      </w:pPr>
      <w:r w:rsidRPr="00634A57">
        <w:rPr>
          <w:rFonts w:ascii="Arial" w:hAnsi="Arial" w:cs="Arial"/>
        </w:rPr>
        <w:t xml:space="preserve">Most patients find </w:t>
      </w:r>
      <w:r w:rsidR="002226D2" w:rsidRPr="00634A57">
        <w:rPr>
          <w:rFonts w:ascii="Arial" w:hAnsi="Arial" w:cs="Arial"/>
        </w:rPr>
        <w:t xml:space="preserve">completing </w:t>
      </w:r>
      <w:r w:rsidRPr="00634A57">
        <w:rPr>
          <w:rFonts w:ascii="Arial" w:hAnsi="Arial" w:cs="Arial"/>
        </w:rPr>
        <w:t>PRO</w:t>
      </w:r>
      <w:r w:rsidR="002226D2" w:rsidRPr="00634A57">
        <w:rPr>
          <w:rFonts w:ascii="Arial" w:hAnsi="Arial" w:cs="Arial"/>
        </w:rPr>
        <w:t xml:space="preserve"> assessments such as on tablets</w:t>
      </w:r>
      <w:r w:rsidRPr="00634A57">
        <w:rPr>
          <w:rFonts w:ascii="Arial" w:hAnsi="Arial" w:cs="Arial"/>
        </w:rPr>
        <w:t xml:space="preserve"> easy to </w:t>
      </w:r>
      <w:r w:rsidR="002226D2" w:rsidRPr="00634A57">
        <w:rPr>
          <w:rFonts w:ascii="Arial" w:hAnsi="Arial" w:cs="Arial"/>
        </w:rPr>
        <w:t>do</w:t>
      </w:r>
    </w:p>
    <w:p w14:paraId="60BC9AF8" w14:textId="77777777" w:rsidR="005E2B6A" w:rsidRPr="00634A57" w:rsidRDefault="005E2B6A" w:rsidP="009F669C">
      <w:pPr>
        <w:pStyle w:val="Bullet1"/>
        <w:spacing w:before="120" w:after="60" w:line="240" w:lineRule="auto"/>
        <w:rPr>
          <w:rFonts w:ascii="Arial" w:hAnsi="Arial" w:cs="Arial"/>
          <w:lang w:val="en-GB"/>
        </w:rPr>
      </w:pPr>
      <w:r w:rsidRPr="00634A57">
        <w:rPr>
          <w:rFonts w:ascii="Arial" w:hAnsi="Arial" w:cs="Arial"/>
          <w:lang w:val="en-GB"/>
        </w:rPr>
        <w:t>Improves patient health outcomes</w:t>
      </w:r>
    </w:p>
    <w:p w14:paraId="3E91FBED" w14:textId="77777777" w:rsidR="005E2B6A" w:rsidRPr="00634A57" w:rsidRDefault="005E2B6A" w:rsidP="009F669C">
      <w:pPr>
        <w:pStyle w:val="Bullet1"/>
        <w:numPr>
          <w:ilvl w:val="0"/>
          <w:numId w:val="17"/>
        </w:numPr>
        <w:spacing w:after="60" w:line="240" w:lineRule="auto"/>
        <w:rPr>
          <w:rFonts w:ascii="Arial" w:hAnsi="Arial" w:cs="Arial"/>
        </w:rPr>
      </w:pPr>
      <w:r w:rsidRPr="00634A57">
        <w:rPr>
          <w:rFonts w:ascii="Arial" w:hAnsi="Arial" w:cs="Arial"/>
          <w:lang w:val="en-GB"/>
        </w:rPr>
        <w:t xml:space="preserve">Improves </w:t>
      </w:r>
      <w:r w:rsidRPr="00634A57">
        <w:rPr>
          <w:rFonts w:ascii="Arial" w:hAnsi="Arial" w:cs="Arial"/>
        </w:rPr>
        <w:t xml:space="preserve">survival rates among cancer patients due to closer monitoring </w:t>
      </w:r>
    </w:p>
    <w:p w14:paraId="017A9927" w14:textId="77777777" w:rsidR="005E2B6A" w:rsidRPr="00634A57" w:rsidRDefault="005E2B6A" w:rsidP="009F669C">
      <w:pPr>
        <w:pStyle w:val="Bullet1"/>
        <w:numPr>
          <w:ilvl w:val="0"/>
          <w:numId w:val="17"/>
        </w:numPr>
        <w:spacing w:after="60" w:line="240" w:lineRule="auto"/>
        <w:rPr>
          <w:rFonts w:ascii="Arial" w:hAnsi="Arial" w:cs="Arial"/>
        </w:rPr>
      </w:pPr>
      <w:r w:rsidRPr="00634A57">
        <w:rPr>
          <w:rFonts w:ascii="Arial" w:hAnsi="Arial" w:cs="Arial"/>
        </w:rPr>
        <w:t xml:space="preserve">Fewer emergency department visits and hospitalizations among cancer patients </w:t>
      </w:r>
    </w:p>
    <w:p w14:paraId="57522FC7" w14:textId="77777777" w:rsidR="005E2B6A" w:rsidRPr="00634A57" w:rsidRDefault="005E2B6A" w:rsidP="009F669C">
      <w:pPr>
        <w:pStyle w:val="Bullet1"/>
        <w:numPr>
          <w:ilvl w:val="0"/>
          <w:numId w:val="17"/>
        </w:numPr>
        <w:spacing w:after="60" w:line="240" w:lineRule="auto"/>
        <w:rPr>
          <w:rFonts w:ascii="Arial" w:hAnsi="Arial" w:cs="Arial"/>
        </w:rPr>
      </w:pPr>
      <w:r w:rsidRPr="00634A57">
        <w:rPr>
          <w:rFonts w:ascii="Arial" w:hAnsi="Arial" w:cs="Arial"/>
        </w:rPr>
        <w:t xml:space="preserve">Improves symptom control </w:t>
      </w:r>
    </w:p>
    <w:p w14:paraId="06FFD17F" w14:textId="77777777" w:rsidR="005E2B6A" w:rsidRPr="00634A57" w:rsidRDefault="005E2B6A" w:rsidP="009F669C">
      <w:pPr>
        <w:pStyle w:val="Bullet1"/>
        <w:numPr>
          <w:ilvl w:val="0"/>
          <w:numId w:val="17"/>
        </w:numPr>
        <w:spacing w:after="60" w:line="240" w:lineRule="auto"/>
        <w:rPr>
          <w:rFonts w:ascii="Arial" w:hAnsi="Arial" w:cs="Arial"/>
        </w:rPr>
      </w:pPr>
      <w:r w:rsidRPr="00634A57">
        <w:rPr>
          <w:rFonts w:ascii="Arial" w:hAnsi="Arial" w:cs="Arial"/>
        </w:rPr>
        <w:t xml:space="preserve">Improves outcomes for mental health conditions </w:t>
      </w:r>
    </w:p>
    <w:p w14:paraId="1F1498CE" w14:textId="77777777" w:rsidR="005E2B6A" w:rsidRPr="00634A57" w:rsidRDefault="005E2B6A" w:rsidP="009F669C">
      <w:pPr>
        <w:pStyle w:val="Bullet1"/>
        <w:numPr>
          <w:ilvl w:val="0"/>
          <w:numId w:val="17"/>
        </w:numPr>
        <w:spacing w:after="60" w:line="240" w:lineRule="auto"/>
        <w:rPr>
          <w:rFonts w:ascii="Arial" w:hAnsi="Arial" w:cs="Arial"/>
        </w:rPr>
      </w:pPr>
      <w:r w:rsidRPr="00634A57">
        <w:rPr>
          <w:rFonts w:ascii="Arial" w:hAnsi="Arial" w:cs="Arial"/>
        </w:rPr>
        <w:t>Lowers symptom distress</w:t>
      </w:r>
    </w:p>
    <w:p w14:paraId="1B9DE5A5" w14:textId="7AED49DE" w:rsidR="005E2B6A" w:rsidRPr="00634A57" w:rsidRDefault="005E2B6A" w:rsidP="009F669C">
      <w:pPr>
        <w:pStyle w:val="Bullet2"/>
        <w:numPr>
          <w:ilvl w:val="0"/>
          <w:numId w:val="17"/>
        </w:numPr>
        <w:spacing w:after="60" w:line="240" w:lineRule="auto"/>
        <w:rPr>
          <w:rFonts w:ascii="Arial" w:hAnsi="Arial" w:cs="Arial"/>
          <w:lang w:val="en-GB"/>
        </w:rPr>
      </w:pPr>
      <w:r w:rsidRPr="00634A57">
        <w:rPr>
          <w:rFonts w:ascii="Arial" w:hAnsi="Arial" w:cs="Arial"/>
          <w:lang w:val="en-GB"/>
        </w:rPr>
        <w:t>Improves overall quality of life as measured by PROs</w:t>
      </w:r>
    </w:p>
    <w:p w14:paraId="5356366E" w14:textId="16A81AD0" w:rsidR="0041063A" w:rsidRPr="00634A57" w:rsidRDefault="0041063A" w:rsidP="009F669C">
      <w:pPr>
        <w:pStyle w:val="Bullet1"/>
        <w:spacing w:before="120" w:after="60" w:line="240" w:lineRule="auto"/>
        <w:rPr>
          <w:rFonts w:ascii="Arial" w:hAnsi="Arial" w:cs="Arial"/>
          <w:lang w:val="en-GB"/>
        </w:rPr>
      </w:pPr>
      <w:r w:rsidRPr="00634A57">
        <w:rPr>
          <w:rFonts w:ascii="Arial" w:hAnsi="Arial" w:cs="Arial"/>
          <w:lang w:val="en-GB"/>
        </w:rPr>
        <w:t>I</w:t>
      </w:r>
      <w:r w:rsidR="00E810E1" w:rsidRPr="00634A57">
        <w:rPr>
          <w:rFonts w:ascii="Arial" w:hAnsi="Arial" w:cs="Arial"/>
          <w:lang w:val="en-GB"/>
        </w:rPr>
        <w:t>mpact o</w:t>
      </w:r>
      <w:r w:rsidR="00E10B99" w:rsidRPr="00634A57">
        <w:rPr>
          <w:rFonts w:ascii="Arial" w:hAnsi="Arial" w:cs="Arial"/>
          <w:lang w:val="en-GB"/>
        </w:rPr>
        <w:t>n</w:t>
      </w:r>
      <w:r w:rsidR="00E810E1" w:rsidRPr="00634A57">
        <w:rPr>
          <w:rFonts w:ascii="Arial" w:hAnsi="Arial" w:cs="Arial"/>
          <w:lang w:val="en-GB"/>
        </w:rPr>
        <w:t xml:space="preserve"> health services delivery</w:t>
      </w:r>
      <w:r w:rsidR="00FC4D35" w:rsidRPr="00634A57">
        <w:rPr>
          <w:rFonts w:ascii="Arial" w:hAnsi="Arial" w:cs="Arial"/>
          <w:lang w:val="en-GB"/>
        </w:rPr>
        <w:t xml:space="preserve"> </w:t>
      </w:r>
    </w:p>
    <w:p w14:paraId="60AFD544" w14:textId="5B20B891" w:rsidR="0041063A" w:rsidRPr="00634A57" w:rsidRDefault="0041063A" w:rsidP="009F669C">
      <w:pPr>
        <w:pStyle w:val="Bullet1"/>
        <w:numPr>
          <w:ilvl w:val="1"/>
          <w:numId w:val="20"/>
        </w:numPr>
        <w:spacing w:after="60" w:line="240" w:lineRule="auto"/>
        <w:rPr>
          <w:rFonts w:ascii="Arial" w:hAnsi="Arial" w:cs="Arial"/>
        </w:rPr>
      </w:pPr>
      <w:r w:rsidRPr="00634A57">
        <w:rPr>
          <w:rFonts w:ascii="Arial" w:hAnsi="Arial" w:cs="Arial"/>
        </w:rPr>
        <w:t>D</w:t>
      </w:r>
      <w:r w:rsidR="007572F2" w:rsidRPr="00634A57">
        <w:rPr>
          <w:rFonts w:ascii="Arial" w:hAnsi="Arial" w:cs="Arial"/>
        </w:rPr>
        <w:t>oes</w:t>
      </w:r>
      <w:r w:rsidRPr="00634A57">
        <w:rPr>
          <w:rFonts w:ascii="Arial" w:hAnsi="Arial" w:cs="Arial"/>
        </w:rPr>
        <w:t xml:space="preserve"> not increase visit length or </w:t>
      </w:r>
      <w:r w:rsidR="004955AC" w:rsidRPr="00634A57">
        <w:rPr>
          <w:rFonts w:ascii="Arial" w:hAnsi="Arial" w:cs="Arial"/>
        </w:rPr>
        <w:t>have a large negative impact on clinic flow</w:t>
      </w:r>
    </w:p>
    <w:p w14:paraId="4BB56100" w14:textId="115568C6" w:rsidR="0041063A" w:rsidRPr="00634A57" w:rsidRDefault="007572F2" w:rsidP="009F669C">
      <w:pPr>
        <w:pStyle w:val="Bullet1"/>
        <w:numPr>
          <w:ilvl w:val="1"/>
          <w:numId w:val="20"/>
        </w:numPr>
        <w:spacing w:after="60" w:line="240" w:lineRule="auto"/>
        <w:rPr>
          <w:rFonts w:ascii="Arial" w:hAnsi="Arial" w:cs="Arial"/>
        </w:rPr>
      </w:pPr>
      <w:r w:rsidRPr="00634A57">
        <w:rPr>
          <w:rFonts w:ascii="Arial" w:hAnsi="Arial" w:cs="Arial"/>
        </w:rPr>
        <w:t xml:space="preserve">Saves </w:t>
      </w:r>
      <w:r w:rsidR="0041063A" w:rsidRPr="00634A57">
        <w:rPr>
          <w:rFonts w:ascii="Arial" w:hAnsi="Arial" w:cs="Arial"/>
        </w:rPr>
        <w:t xml:space="preserve">time by focusing the appointment </w:t>
      </w:r>
    </w:p>
    <w:p w14:paraId="08571E56" w14:textId="14A11C18" w:rsidR="0041063A" w:rsidRPr="00634A57" w:rsidRDefault="007572F2" w:rsidP="009F669C">
      <w:pPr>
        <w:pStyle w:val="Bullet1"/>
        <w:numPr>
          <w:ilvl w:val="1"/>
          <w:numId w:val="20"/>
        </w:numPr>
        <w:spacing w:after="60" w:line="240" w:lineRule="auto"/>
        <w:rPr>
          <w:rFonts w:ascii="Arial" w:hAnsi="Arial" w:cs="Arial"/>
        </w:rPr>
      </w:pPr>
      <w:r w:rsidRPr="00634A57">
        <w:rPr>
          <w:rFonts w:ascii="Arial" w:hAnsi="Arial" w:cs="Arial"/>
        </w:rPr>
        <w:t xml:space="preserve">Increases </w:t>
      </w:r>
      <w:r w:rsidR="0041063A" w:rsidRPr="00634A57">
        <w:rPr>
          <w:rFonts w:ascii="Arial" w:hAnsi="Arial" w:cs="Arial"/>
        </w:rPr>
        <w:t xml:space="preserve">referrals </w:t>
      </w:r>
    </w:p>
    <w:p w14:paraId="633642DB" w14:textId="6B3BEFF4" w:rsidR="007572F2" w:rsidRPr="00634A57" w:rsidRDefault="007572F2" w:rsidP="009F669C">
      <w:pPr>
        <w:pStyle w:val="Bullet1"/>
        <w:numPr>
          <w:ilvl w:val="1"/>
          <w:numId w:val="20"/>
        </w:numPr>
        <w:spacing w:after="60" w:line="240" w:lineRule="auto"/>
        <w:rPr>
          <w:rFonts w:ascii="Arial" w:hAnsi="Arial" w:cs="Arial"/>
        </w:rPr>
      </w:pPr>
      <w:r w:rsidRPr="00634A57">
        <w:rPr>
          <w:rFonts w:ascii="Arial" w:hAnsi="Arial" w:cs="Arial"/>
        </w:rPr>
        <w:t xml:space="preserve">Reduces </w:t>
      </w:r>
      <w:r w:rsidR="0041063A" w:rsidRPr="00634A57">
        <w:rPr>
          <w:rFonts w:ascii="Arial" w:hAnsi="Arial" w:cs="Arial"/>
        </w:rPr>
        <w:t>emergency department utilization and hospitalizations</w:t>
      </w:r>
      <w:r w:rsidR="006B5043" w:rsidRPr="00634A57">
        <w:rPr>
          <w:rFonts w:ascii="Arial" w:hAnsi="Arial" w:cs="Arial"/>
        </w:rPr>
        <w:t xml:space="preserve"> in some settings</w:t>
      </w:r>
      <w:r w:rsidR="0041063A" w:rsidRPr="00634A57">
        <w:rPr>
          <w:rFonts w:ascii="Arial" w:hAnsi="Arial" w:cs="Arial"/>
        </w:rPr>
        <w:t xml:space="preserve"> </w:t>
      </w:r>
    </w:p>
    <w:p w14:paraId="612A6E6D" w14:textId="187D3AE2" w:rsidR="00DE696C" w:rsidRPr="009F669C" w:rsidRDefault="007572F2" w:rsidP="009F669C">
      <w:pPr>
        <w:pStyle w:val="Bullet1"/>
        <w:numPr>
          <w:ilvl w:val="1"/>
          <w:numId w:val="20"/>
        </w:numPr>
        <w:spacing w:after="60" w:line="240" w:lineRule="auto"/>
        <w:rPr>
          <w:rFonts w:ascii="Arial" w:hAnsi="Arial" w:cs="Arial"/>
        </w:rPr>
      </w:pPr>
      <w:r w:rsidRPr="00634A57">
        <w:rPr>
          <w:rFonts w:ascii="Arial" w:hAnsi="Arial" w:cs="Arial"/>
        </w:rPr>
        <w:t xml:space="preserve">Leads </w:t>
      </w:r>
      <w:r w:rsidR="0041063A" w:rsidRPr="00634A57">
        <w:rPr>
          <w:rFonts w:ascii="Arial" w:hAnsi="Arial" w:cs="Arial"/>
        </w:rPr>
        <w:t xml:space="preserve">to more closely monitored treatment </w:t>
      </w:r>
    </w:p>
    <w:p w14:paraId="02B41038" w14:textId="77777777" w:rsidR="009F669C" w:rsidRDefault="004955AC" w:rsidP="009F669C">
      <w:pPr>
        <w:spacing w:before="180" w:after="180"/>
        <w:rPr>
          <w:rFonts w:ascii="Arial" w:hAnsi="Arial" w:cs="Arial"/>
          <w:lang w:val="en-GB"/>
        </w:rPr>
      </w:pPr>
      <w:r w:rsidRPr="00634A57">
        <w:rPr>
          <w:rFonts w:ascii="Arial" w:hAnsi="Arial" w:cs="Arial"/>
          <w:lang w:val="en-GB"/>
        </w:rPr>
        <w:t>Not all areas apply to all PLWH or clinical care settings or all approaches to PRO implementation and several areas would be strengthened by additional evidence specifically among PLWH rather than patients with other chronic conditions such as cancer however overall this is a very compelling body of collective evidence.</w:t>
      </w:r>
    </w:p>
    <w:p w14:paraId="33DB425C" w14:textId="7E4D9E05" w:rsidR="00D320AF" w:rsidRPr="00634A57" w:rsidRDefault="00D320AF" w:rsidP="009F669C">
      <w:pPr>
        <w:spacing w:before="60" w:after="180"/>
        <w:rPr>
          <w:rFonts w:ascii="Arial" w:hAnsi="Arial" w:cs="Arial"/>
          <w:lang w:val="en-GB"/>
        </w:rPr>
      </w:pPr>
      <w:r w:rsidRPr="00634A57">
        <w:rPr>
          <w:rFonts w:ascii="Arial" w:hAnsi="Arial" w:cs="Arial"/>
          <w:lang w:val="en-GB"/>
        </w:rPr>
        <w:br w:type="page"/>
      </w:r>
    </w:p>
    <w:p w14:paraId="7D8D9970" w14:textId="45EAA44C" w:rsidR="0025528E" w:rsidRPr="009F669C" w:rsidRDefault="009F669C" w:rsidP="00ED3C74">
      <w:pPr>
        <w:pStyle w:val="Heading1"/>
        <w:spacing w:before="480" w:after="360"/>
        <w:rPr>
          <w:rFonts w:ascii="Arial" w:hAnsi="Arial"/>
          <w:bCs/>
          <w:color w:val="2D4F8E" w:themeColor="accent1" w:themeShade="B5"/>
        </w:rPr>
      </w:pPr>
      <w:bookmarkStart w:id="19" w:name="_Toc49863462"/>
      <w:r w:rsidRPr="009F669C">
        <w:rPr>
          <w:rFonts w:ascii="Arial" w:hAnsi="Arial"/>
          <w:bCs/>
          <w:color w:val="2D4F8E" w:themeColor="accent1" w:themeShade="B5"/>
        </w:rPr>
        <w:lastRenderedPageBreak/>
        <w:t>I.</w:t>
      </w:r>
      <w:r>
        <w:rPr>
          <w:rFonts w:ascii="Arial" w:hAnsi="Arial"/>
          <w:bCs/>
          <w:color w:val="2D4F8E" w:themeColor="accent1" w:themeShade="B5"/>
        </w:rPr>
        <w:t xml:space="preserve"> </w:t>
      </w:r>
      <w:r w:rsidRPr="009F669C">
        <w:rPr>
          <w:rFonts w:ascii="Arial" w:hAnsi="Arial"/>
          <w:bCs/>
          <w:color w:val="2D4F8E" w:themeColor="accent1" w:themeShade="B5"/>
        </w:rPr>
        <w:t>INTRODUCTION</w:t>
      </w:r>
      <w:bookmarkEnd w:id="19"/>
    </w:p>
    <w:p w14:paraId="3C444B9C" w14:textId="07BF00A9" w:rsidR="00B56F1E" w:rsidRPr="009F669C" w:rsidRDefault="00671A55"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20" w:name="_Toc49863463"/>
      <w:r w:rsidRPr="009F669C">
        <w:rPr>
          <w:rFonts w:ascii="Arial" w:eastAsiaTheme="majorEastAsia" w:hAnsi="Arial" w:cs="Times New Roman (Headings CS)"/>
          <w:b/>
          <w:bCs/>
          <w:color w:val="4472C4" w:themeColor="accent1"/>
          <w:sz w:val="28"/>
          <w:szCs w:val="26"/>
        </w:rPr>
        <w:t>A.</w:t>
      </w:r>
      <w:r w:rsidR="009F669C">
        <w:rPr>
          <w:rFonts w:ascii="Arial" w:eastAsiaTheme="majorEastAsia" w:hAnsi="Arial" w:cs="Times New Roman (Headings CS)"/>
          <w:b/>
          <w:bCs/>
          <w:color w:val="4472C4" w:themeColor="accent1"/>
          <w:sz w:val="28"/>
          <w:szCs w:val="26"/>
        </w:rPr>
        <w:t xml:space="preserve"> </w:t>
      </w:r>
      <w:r w:rsidR="00011073" w:rsidRPr="009F669C">
        <w:rPr>
          <w:rFonts w:ascii="Arial" w:eastAsiaTheme="majorEastAsia" w:hAnsi="Arial" w:cs="Times New Roman (Headings CS)"/>
          <w:b/>
          <w:bCs/>
          <w:color w:val="4472C4" w:themeColor="accent1"/>
          <w:sz w:val="28"/>
          <w:szCs w:val="26"/>
        </w:rPr>
        <w:t xml:space="preserve">What </w:t>
      </w:r>
      <w:r w:rsidR="00ED45C3" w:rsidRPr="009F669C">
        <w:rPr>
          <w:rFonts w:ascii="Arial" w:eastAsiaTheme="majorEastAsia" w:hAnsi="Arial" w:cs="Times New Roman (Headings CS)"/>
          <w:b/>
          <w:bCs/>
          <w:color w:val="4472C4" w:themeColor="accent1"/>
          <w:sz w:val="28"/>
          <w:szCs w:val="26"/>
        </w:rPr>
        <w:t>A</w:t>
      </w:r>
      <w:r w:rsidR="00011073" w:rsidRPr="009F669C">
        <w:rPr>
          <w:rFonts w:ascii="Arial" w:eastAsiaTheme="majorEastAsia" w:hAnsi="Arial" w:cs="Times New Roman (Headings CS)"/>
          <w:b/>
          <w:bCs/>
          <w:color w:val="4472C4" w:themeColor="accent1"/>
          <w:sz w:val="28"/>
          <w:szCs w:val="26"/>
        </w:rPr>
        <w:t>re PROs</w:t>
      </w:r>
      <w:r w:rsidR="009D663E" w:rsidRPr="009F669C">
        <w:rPr>
          <w:rFonts w:ascii="Arial" w:eastAsiaTheme="majorEastAsia" w:hAnsi="Arial" w:cs="Times New Roman (Headings CS)"/>
          <w:b/>
          <w:bCs/>
          <w:color w:val="4472C4" w:themeColor="accent1"/>
          <w:sz w:val="28"/>
          <w:szCs w:val="26"/>
        </w:rPr>
        <w:t>?</w:t>
      </w:r>
      <w:bookmarkEnd w:id="20"/>
    </w:p>
    <w:p w14:paraId="166ABC02" w14:textId="512959D1" w:rsidR="00AA1E88" w:rsidRPr="00634A57" w:rsidRDefault="00A67FBE" w:rsidP="009F669C">
      <w:pPr>
        <w:pStyle w:val="BodyText"/>
        <w:spacing w:line="240" w:lineRule="auto"/>
        <w:rPr>
          <w:rFonts w:ascii="Arial" w:hAnsi="Arial" w:cs="Arial"/>
          <w:lang w:val="en-GB"/>
        </w:rPr>
      </w:pPr>
      <w:r w:rsidRPr="00634A57">
        <w:rPr>
          <w:rFonts w:ascii="Arial" w:hAnsi="Arial" w:cs="Arial"/>
          <w:lang w:val="en-GB"/>
        </w:rPr>
        <w:t>Patient-reported outcomes (PROs) are</w:t>
      </w:r>
      <w:r w:rsidR="00011073" w:rsidRPr="00634A57">
        <w:rPr>
          <w:rFonts w:ascii="Arial" w:hAnsi="Arial" w:cs="Arial"/>
          <w:lang w:val="en-GB"/>
        </w:rPr>
        <w:t xml:space="preserve"> a subjective</w:t>
      </w:r>
      <w:r w:rsidR="00FD6F74" w:rsidRPr="00634A57">
        <w:rPr>
          <w:rFonts w:ascii="Arial" w:hAnsi="Arial" w:cs="Arial"/>
          <w:lang w:val="en-GB"/>
        </w:rPr>
        <w:t xml:space="preserve"> </w:t>
      </w:r>
      <w:r w:rsidR="000147BA" w:rsidRPr="00634A57">
        <w:rPr>
          <w:rFonts w:ascii="Arial" w:hAnsi="Arial" w:cs="Arial"/>
          <w:lang w:val="en-GB"/>
        </w:rPr>
        <w:t xml:space="preserve">description </w:t>
      </w:r>
      <w:r w:rsidR="00011073" w:rsidRPr="00634A57">
        <w:rPr>
          <w:rFonts w:ascii="Arial" w:hAnsi="Arial" w:cs="Arial"/>
          <w:lang w:val="en-GB"/>
        </w:rPr>
        <w:t>by the patient of “</w:t>
      </w:r>
      <w:r w:rsidR="00011073" w:rsidRPr="00634A57">
        <w:rPr>
          <w:rFonts w:ascii="Arial" w:hAnsi="Arial" w:cs="Arial"/>
          <w:i/>
          <w:lang w:val="en-GB"/>
        </w:rPr>
        <w:t>any report of the status of a patient’s health condition that comes directly from the patient without interpretation of the patient’s response by a clinician</w:t>
      </w:r>
      <w:r w:rsidR="0075272A" w:rsidRPr="00634A57">
        <w:rPr>
          <w:rFonts w:ascii="Arial" w:hAnsi="Arial" w:cs="Arial"/>
          <w:i/>
          <w:lang w:val="en-GB"/>
        </w:rPr>
        <w:t xml:space="preserve"> or anyone else</w:t>
      </w:r>
      <w:r w:rsidR="0075272A" w:rsidRPr="00634A57">
        <w:rPr>
          <w:rFonts w:ascii="Arial" w:hAnsi="Arial" w:cs="Arial"/>
          <w:lang w:val="en-GB"/>
        </w:rPr>
        <w:t>” (</w:t>
      </w:r>
      <w:r w:rsidR="003B5B55" w:rsidRPr="00634A57">
        <w:rPr>
          <w:rFonts w:ascii="Arial" w:hAnsi="Arial" w:cs="Arial"/>
          <w:lang w:val="en-GB"/>
        </w:rPr>
        <w:t>FDA 2009</w:t>
      </w:r>
      <w:r w:rsidR="00011073" w:rsidRPr="00634A57">
        <w:rPr>
          <w:rFonts w:ascii="Arial" w:hAnsi="Arial" w:cs="Arial"/>
          <w:lang w:val="en-GB"/>
        </w:rPr>
        <w:t>)</w:t>
      </w:r>
      <w:r w:rsidR="00B47379" w:rsidRPr="00634A57">
        <w:rPr>
          <w:rFonts w:ascii="Arial" w:hAnsi="Arial" w:cs="Arial"/>
          <w:lang w:val="en-GB"/>
        </w:rPr>
        <w:fldChar w:fldCharType="begin"/>
      </w:r>
      <w:r w:rsidR="00F11141" w:rsidRPr="00634A57">
        <w:rPr>
          <w:rFonts w:ascii="Arial" w:hAnsi="Arial" w:cs="Arial"/>
          <w:lang w:val="en-GB"/>
        </w:rPr>
        <w:instrText xml:space="preserve"> ADDIN EN.CITE &lt;EndNote&gt;&lt;Cite&gt;&lt;Author&gt;Administration&lt;/Author&gt;&lt;Year&gt;2009&lt;/Year&gt;&lt;RecNum&gt;91&lt;/RecNum&gt;&lt;DisplayText&gt;&lt;style face="superscript"&gt;47&lt;/style&gt;&lt;/DisplayText&gt;&lt;record&gt;&lt;rec-number&gt;91&lt;/rec-number&gt;&lt;foreign-keys&gt;&lt;key app="EN" db-id="92rrzf922vddp7e2dw9p9vv422e0tp5s50ws" timestamp="1579730016"&gt;91&lt;/key&gt;&lt;/foreign-keys&gt;&lt;ref-type name="Government Document"&gt;46&lt;/ref-type&gt;&lt;contributors&gt;&lt;authors&gt;&lt;author&gt;Food and Drug Administration&lt;/author&gt;&lt;/authors&gt;&lt;secondary-authors&gt;&lt;author&gt;Department of Health and Human Services&lt;/author&gt;&lt;/secondary-authors&gt;&lt;/contributors&gt;&lt;titles&gt;&lt;title&gt;Guidance for Industry Patient-Reported Outcome Measures: Use in Medical Product Development to Support Labeling Claims&lt;/title&gt;&lt;/titles&gt;&lt;dates&gt;&lt;year&gt;2009&lt;/year&gt;&lt;/dates&gt;&lt;pub-location&gt;Silver Spring, MD&lt;/pub-location&gt;&lt;urls&gt;&lt;/urls&gt;&lt;/record&gt;&lt;/Cite&gt;&lt;/EndNote&gt;</w:instrText>
      </w:r>
      <w:r w:rsidR="00B47379" w:rsidRPr="00634A57">
        <w:rPr>
          <w:rFonts w:ascii="Arial" w:hAnsi="Arial" w:cs="Arial"/>
          <w:lang w:val="en-GB"/>
        </w:rPr>
        <w:fldChar w:fldCharType="separate"/>
      </w:r>
      <w:r w:rsidR="00F11141" w:rsidRPr="00634A57">
        <w:rPr>
          <w:rFonts w:ascii="Arial" w:hAnsi="Arial" w:cs="Arial"/>
          <w:noProof/>
          <w:vertAlign w:val="superscript"/>
          <w:lang w:val="en-GB"/>
        </w:rPr>
        <w:t>47</w:t>
      </w:r>
      <w:r w:rsidR="00B47379" w:rsidRPr="00634A57">
        <w:rPr>
          <w:rFonts w:ascii="Arial" w:hAnsi="Arial" w:cs="Arial"/>
          <w:lang w:val="en-GB"/>
        </w:rPr>
        <w:fldChar w:fldCharType="end"/>
      </w:r>
      <w:r w:rsidR="00011073" w:rsidRPr="00634A57">
        <w:rPr>
          <w:rFonts w:ascii="Arial" w:hAnsi="Arial" w:cs="Arial"/>
          <w:lang w:val="en-GB"/>
        </w:rPr>
        <w:t>.</w:t>
      </w:r>
      <w:r w:rsidR="009D663E" w:rsidRPr="00634A57">
        <w:rPr>
          <w:rFonts w:ascii="Arial" w:hAnsi="Arial" w:cs="Arial"/>
          <w:lang w:val="en-GB"/>
        </w:rPr>
        <w:t xml:space="preserve"> </w:t>
      </w:r>
      <w:r w:rsidR="00204F00" w:rsidRPr="00634A57">
        <w:rPr>
          <w:rFonts w:ascii="Arial" w:hAnsi="Arial" w:cs="Arial"/>
          <w:lang w:val="en-GB"/>
        </w:rPr>
        <w:t>I</w:t>
      </w:r>
      <w:r w:rsidR="009D663E" w:rsidRPr="00634A57">
        <w:rPr>
          <w:rFonts w:ascii="Arial" w:hAnsi="Arial" w:cs="Arial"/>
          <w:lang w:val="en-GB"/>
        </w:rPr>
        <w:t xml:space="preserve">n the context of </w:t>
      </w:r>
      <w:r w:rsidR="00DC5B92" w:rsidRPr="00634A57">
        <w:rPr>
          <w:rFonts w:ascii="Arial" w:hAnsi="Arial" w:cs="Arial"/>
          <w:lang w:val="en-GB"/>
        </w:rPr>
        <w:t>this evidence</w:t>
      </w:r>
      <w:r w:rsidR="009B28E1" w:rsidRPr="00634A57">
        <w:rPr>
          <w:rFonts w:ascii="Arial" w:hAnsi="Arial" w:cs="Arial"/>
          <w:lang w:val="en-GB"/>
        </w:rPr>
        <w:t xml:space="preserve"> </w:t>
      </w:r>
      <w:r w:rsidR="00DC5B92" w:rsidRPr="00634A57">
        <w:rPr>
          <w:rFonts w:ascii="Arial" w:hAnsi="Arial" w:cs="Arial"/>
          <w:lang w:val="en-GB"/>
        </w:rPr>
        <w:t>review</w:t>
      </w:r>
      <w:r w:rsidR="009D663E" w:rsidRPr="00634A57">
        <w:rPr>
          <w:rFonts w:ascii="Arial" w:hAnsi="Arial" w:cs="Arial"/>
          <w:lang w:val="en-GB"/>
        </w:rPr>
        <w:t xml:space="preserve">, </w:t>
      </w:r>
      <w:r w:rsidR="00A8704B" w:rsidRPr="00634A57">
        <w:rPr>
          <w:rFonts w:ascii="Arial" w:hAnsi="Arial" w:cs="Arial"/>
          <w:lang w:val="en-GB"/>
        </w:rPr>
        <w:t xml:space="preserve">we focus on brief </w:t>
      </w:r>
      <w:r w:rsidR="00ED45C3" w:rsidRPr="00634A57">
        <w:rPr>
          <w:rFonts w:ascii="Arial" w:hAnsi="Arial" w:cs="Arial"/>
          <w:lang w:val="en-GB"/>
        </w:rPr>
        <w:t>PRO</w:t>
      </w:r>
      <w:r w:rsidR="00A8704B" w:rsidRPr="00634A57">
        <w:rPr>
          <w:rFonts w:ascii="Arial" w:hAnsi="Arial" w:cs="Arial"/>
          <w:lang w:val="en-GB"/>
        </w:rPr>
        <w:t xml:space="preserve"> assessments useful for clinical care typically but not always collected on touch-screen tablets at the start of clinic appointments to improve care (see Appendix 1 </w:t>
      </w:r>
      <w:r w:rsidR="009C4ECB" w:rsidRPr="009C4ECB">
        <w:rPr>
          <w:rFonts w:ascii="Arial" w:hAnsi="Arial" w:cs="Arial"/>
          <w:color w:val="7F7F7F" w:themeColor="text1" w:themeTint="80"/>
          <w:lang w:val="en-GB"/>
        </w:rPr>
        <w:t xml:space="preserve">[Add Link] </w:t>
      </w:r>
      <w:r w:rsidR="00A8704B" w:rsidRPr="00634A57">
        <w:rPr>
          <w:rFonts w:ascii="Arial" w:hAnsi="Arial" w:cs="Arial"/>
          <w:lang w:val="en-GB"/>
        </w:rPr>
        <w:t>for a discussion of paper vs. electronic approaches to PRO collection).</w:t>
      </w:r>
      <w:r w:rsidR="009F669C">
        <w:rPr>
          <w:rFonts w:ascii="Arial" w:hAnsi="Arial" w:cs="Arial"/>
          <w:lang w:val="en-GB"/>
        </w:rPr>
        <w:t xml:space="preserve"> </w:t>
      </w:r>
    </w:p>
    <w:p w14:paraId="17BB6348" w14:textId="5114C4F6" w:rsidR="00204F00" w:rsidRPr="009F669C" w:rsidRDefault="001B7803"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21" w:name="_Toc49863464"/>
      <w:r w:rsidRPr="009F669C">
        <w:rPr>
          <w:rFonts w:ascii="Arial" w:eastAsiaTheme="majorEastAsia" w:hAnsi="Arial" w:cs="Times New Roman (Headings CS)"/>
          <w:b/>
          <w:bCs/>
          <w:color w:val="4472C4" w:themeColor="accent1"/>
          <w:sz w:val="28"/>
          <w:szCs w:val="26"/>
        </w:rPr>
        <w:t>B.</w:t>
      </w:r>
      <w:r w:rsidR="009F669C">
        <w:rPr>
          <w:rFonts w:ascii="Arial" w:eastAsiaTheme="majorEastAsia" w:hAnsi="Arial" w:cs="Times New Roman (Headings CS)"/>
          <w:b/>
          <w:bCs/>
          <w:color w:val="4472C4" w:themeColor="accent1"/>
          <w:sz w:val="28"/>
          <w:szCs w:val="26"/>
        </w:rPr>
        <w:t xml:space="preserve"> </w:t>
      </w:r>
      <w:r w:rsidR="00B43902" w:rsidRPr="009F669C">
        <w:rPr>
          <w:rFonts w:ascii="Arial" w:eastAsiaTheme="majorEastAsia" w:hAnsi="Arial" w:cs="Times New Roman (Headings CS)"/>
          <w:b/>
          <w:bCs/>
          <w:color w:val="4472C4" w:themeColor="accent1"/>
          <w:sz w:val="28"/>
          <w:szCs w:val="26"/>
        </w:rPr>
        <w:t>PROs in the context of modern HIV care</w:t>
      </w:r>
      <w:bookmarkEnd w:id="21"/>
      <w:r w:rsidR="00DB7E56" w:rsidRPr="009F669C">
        <w:rPr>
          <w:rFonts w:ascii="Arial" w:eastAsiaTheme="majorEastAsia" w:hAnsi="Arial" w:cs="Times New Roman (Headings CS)"/>
          <w:b/>
          <w:bCs/>
          <w:color w:val="4472C4" w:themeColor="accent1"/>
          <w:sz w:val="28"/>
          <w:szCs w:val="26"/>
        </w:rPr>
        <w:t xml:space="preserve"> </w:t>
      </w:r>
    </w:p>
    <w:p w14:paraId="324222C2" w14:textId="1C37138B" w:rsidR="00771C1C" w:rsidRPr="00634A57" w:rsidRDefault="00B43902" w:rsidP="009F669C">
      <w:pPr>
        <w:widowControl w:val="0"/>
        <w:autoSpaceDE w:val="0"/>
        <w:autoSpaceDN w:val="0"/>
        <w:adjustRightInd w:val="0"/>
        <w:spacing w:before="60" w:after="180"/>
        <w:rPr>
          <w:rFonts w:ascii="Arial" w:hAnsi="Arial" w:cs="Arial"/>
          <w:color w:val="000000"/>
          <w:sz w:val="24"/>
          <w:szCs w:val="24"/>
        </w:rPr>
      </w:pPr>
      <w:r w:rsidRPr="00634A57">
        <w:rPr>
          <w:rFonts w:ascii="Arial" w:hAnsi="Arial" w:cs="Arial"/>
          <w:lang w:val="en-GB"/>
        </w:rPr>
        <w:t>Advances in a</w:t>
      </w:r>
      <w:r w:rsidR="004E4C3E" w:rsidRPr="00634A57">
        <w:rPr>
          <w:rFonts w:ascii="Arial" w:hAnsi="Arial" w:cs="Arial"/>
          <w:lang w:val="en-GB"/>
        </w:rPr>
        <w:t xml:space="preserve">ntiretroviral therapy (ART) over the past decades has increased the life expectancy of </w:t>
      </w:r>
      <w:r w:rsidR="00D73246" w:rsidRPr="00634A57">
        <w:rPr>
          <w:rFonts w:ascii="Arial" w:hAnsi="Arial" w:cs="Arial"/>
          <w:lang w:val="en-GB"/>
        </w:rPr>
        <w:t>PLWH</w:t>
      </w:r>
      <w:r w:rsidR="004E4C3E" w:rsidRPr="00634A57">
        <w:rPr>
          <w:rFonts w:ascii="Arial" w:hAnsi="Arial" w:cs="Arial"/>
          <w:lang w:val="en-GB"/>
        </w:rPr>
        <w:t xml:space="preserve"> and transformed it from a </w:t>
      </w:r>
      <w:r w:rsidR="00F03039" w:rsidRPr="00634A57">
        <w:rPr>
          <w:rFonts w:ascii="Arial" w:hAnsi="Arial" w:cs="Arial"/>
          <w:lang w:val="en-GB"/>
        </w:rPr>
        <w:t xml:space="preserve">fatal </w:t>
      </w:r>
      <w:r w:rsidR="004E4C3E" w:rsidRPr="00634A57">
        <w:rPr>
          <w:rFonts w:ascii="Arial" w:hAnsi="Arial" w:cs="Arial"/>
          <w:lang w:val="en-GB"/>
        </w:rPr>
        <w:t>disease to a chronic manageable condition</w:t>
      </w:r>
      <w:r w:rsidR="004955AC" w:rsidRPr="00634A57">
        <w:rPr>
          <w:rFonts w:ascii="Arial" w:hAnsi="Arial" w:cs="Arial"/>
        </w:rPr>
        <w:fldChar w:fldCharType="begin">
          <w:fldData xml:space="preserve">PEVuZE5vdGU+PENpdGU+PEF1dGhvcj5QYWxlbGxhPC9BdXRob3I+PFllYXI+MTk5ODwvWWVhcj48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</w:fldData>
        </w:fldChar>
      </w:r>
      <w:r w:rsidR="0015560C">
        <w:rPr>
          <w:rFonts w:ascii="Arial" w:hAnsi="Arial" w:cs="Arial"/>
        </w:rPr>
        <w:instrText xml:space="preserve"> ADDIN EN.CITE </w:instrText>
      </w:r>
      <w:r w:rsidR="0015560C">
        <w:rPr>
          <w:rFonts w:ascii="Arial" w:hAnsi="Arial" w:cs="Arial"/>
        </w:rPr>
        <w:fldChar w:fldCharType="begin">
          <w:fldData xml:space="preserve">PEVuZE5vdGU+PENpdGU+PEF1dGhvcj5QYWxlbGxhPC9BdXRob3I+PFllYXI+MTk5ODwvWWVhcj48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</w:fldData>
        </w:fldChar>
      </w:r>
      <w:r w:rsidR="0015560C">
        <w:rPr>
          <w:rFonts w:ascii="Arial" w:hAnsi="Arial" w:cs="Arial"/>
        </w:rPr>
        <w:instrText xml:space="preserve"> ADDIN EN.CITE.DATA </w:instrText>
      </w:r>
      <w:r w:rsidR="0015560C">
        <w:rPr>
          <w:rFonts w:ascii="Arial" w:hAnsi="Arial" w:cs="Arial"/>
        </w:rPr>
      </w:r>
      <w:r w:rsidR="0015560C">
        <w:rPr>
          <w:rFonts w:ascii="Arial" w:hAnsi="Arial" w:cs="Arial"/>
        </w:rPr>
        <w:fldChar w:fldCharType="end"/>
      </w:r>
      <w:r w:rsidR="004955AC" w:rsidRPr="00634A57">
        <w:rPr>
          <w:rFonts w:ascii="Arial" w:hAnsi="Arial" w:cs="Arial"/>
        </w:rPr>
      </w:r>
      <w:r w:rsidR="004955AC" w:rsidRPr="00634A57">
        <w:rPr>
          <w:rFonts w:ascii="Arial" w:hAnsi="Arial" w:cs="Arial"/>
        </w:rPr>
        <w:fldChar w:fldCharType="separate"/>
      </w:r>
      <w:r w:rsidR="004955AC" w:rsidRPr="00634A57">
        <w:rPr>
          <w:rFonts w:ascii="Arial" w:hAnsi="Arial" w:cs="Arial"/>
          <w:noProof/>
          <w:vertAlign w:val="superscript"/>
        </w:rPr>
        <w:t>42-44</w:t>
      </w:r>
      <w:r w:rsidR="004955AC" w:rsidRPr="00634A57">
        <w:rPr>
          <w:rFonts w:ascii="Arial" w:hAnsi="Arial" w:cs="Arial"/>
        </w:rPr>
        <w:fldChar w:fldCharType="end"/>
      </w:r>
      <w:r w:rsidR="004E4C3E" w:rsidRPr="00634A57">
        <w:rPr>
          <w:rFonts w:ascii="Arial" w:hAnsi="Arial" w:cs="Arial"/>
          <w:lang w:val="en-GB"/>
        </w:rPr>
        <w:t>.</w:t>
      </w:r>
      <w:r w:rsidR="009F669C">
        <w:rPr>
          <w:rFonts w:ascii="Arial" w:hAnsi="Arial" w:cs="Arial"/>
          <w:lang w:val="en-GB"/>
        </w:rPr>
        <w:t xml:space="preserve"> </w:t>
      </w:r>
      <w:r w:rsidR="004E4C3E" w:rsidRPr="00634A57">
        <w:rPr>
          <w:rFonts w:ascii="Arial" w:hAnsi="Arial" w:cs="Arial"/>
          <w:lang w:val="en-GB"/>
        </w:rPr>
        <w:t xml:space="preserve">The associated decline in mortality since ART has been introduced has led to increased emphasis on </w:t>
      </w:r>
      <w:r w:rsidR="00BB51F4" w:rsidRPr="00634A57">
        <w:rPr>
          <w:rFonts w:ascii="Arial" w:hAnsi="Arial" w:cs="Arial"/>
          <w:lang w:val="en-GB"/>
        </w:rPr>
        <w:t xml:space="preserve">managing </w:t>
      </w:r>
      <w:r w:rsidRPr="00634A57">
        <w:rPr>
          <w:rFonts w:ascii="Arial" w:hAnsi="Arial" w:cs="Arial"/>
          <w:lang w:val="en-GB"/>
        </w:rPr>
        <w:t>co</w:t>
      </w:r>
      <w:r w:rsidR="00DC5B92" w:rsidRPr="00634A57">
        <w:rPr>
          <w:rFonts w:ascii="Arial" w:hAnsi="Arial" w:cs="Arial"/>
          <w:lang w:val="en-GB"/>
        </w:rPr>
        <w:t xml:space="preserve">morbidities, including those associated with HIV and </w:t>
      </w:r>
      <w:r w:rsidR="004E4C3E" w:rsidRPr="00634A57">
        <w:rPr>
          <w:rFonts w:ascii="Arial" w:hAnsi="Arial" w:cs="Arial"/>
          <w:lang w:val="en-GB"/>
        </w:rPr>
        <w:t>its treatment.</w:t>
      </w:r>
      <w:r w:rsidR="00CB6C2F" w:rsidRPr="00634A57">
        <w:rPr>
          <w:rFonts w:ascii="Arial" w:hAnsi="Arial" w:cs="Arial"/>
          <w:lang w:val="en-GB"/>
        </w:rPr>
        <w:t xml:space="preserve"> </w:t>
      </w:r>
      <w:r w:rsidR="00771C1C" w:rsidRPr="00634A57">
        <w:rPr>
          <w:rFonts w:ascii="Arial" w:hAnsi="Arial" w:cs="Arial"/>
          <w:lang w:val="en-GB"/>
        </w:rPr>
        <w:t xml:space="preserve">Many of the symptoms, health </w:t>
      </w:r>
      <w:proofErr w:type="spellStart"/>
      <w:r w:rsidR="00771C1C" w:rsidRPr="00634A57">
        <w:rPr>
          <w:rFonts w:ascii="Arial" w:hAnsi="Arial" w:cs="Arial"/>
          <w:lang w:val="en-GB"/>
        </w:rPr>
        <w:t>behaviors</w:t>
      </w:r>
      <w:proofErr w:type="spellEnd"/>
      <w:r w:rsidR="00771C1C" w:rsidRPr="00634A57">
        <w:rPr>
          <w:rFonts w:ascii="Arial" w:hAnsi="Arial" w:cs="Arial"/>
          <w:lang w:val="en-GB"/>
        </w:rPr>
        <w:t xml:space="preserve">, and life circumstances associated with living with HIV and these comorbidities </w:t>
      </w:r>
      <w:r w:rsidR="00891DAF" w:rsidRPr="00634A57">
        <w:rPr>
          <w:rFonts w:ascii="Arial" w:hAnsi="Arial" w:cs="Arial"/>
          <w:lang w:val="en-GB"/>
        </w:rPr>
        <w:t xml:space="preserve">cannot be measured by laboratory values or other </w:t>
      </w:r>
      <w:r w:rsidR="00771C1C" w:rsidRPr="00634A57">
        <w:rPr>
          <w:rFonts w:ascii="Arial" w:hAnsi="Arial" w:cs="Arial"/>
          <w:lang w:val="en-GB"/>
        </w:rPr>
        <w:t>directly observable</w:t>
      </w:r>
      <w:r w:rsidR="00891DAF" w:rsidRPr="00634A57">
        <w:rPr>
          <w:rFonts w:ascii="Arial" w:hAnsi="Arial" w:cs="Arial"/>
          <w:lang w:val="en-GB"/>
        </w:rPr>
        <w:t xml:space="preserve"> approaches, </w:t>
      </w:r>
      <w:r w:rsidR="00771C1C" w:rsidRPr="00634A57">
        <w:rPr>
          <w:rFonts w:ascii="Arial" w:hAnsi="Arial" w:cs="Arial"/>
          <w:lang w:val="en-GB"/>
        </w:rPr>
        <w:t xml:space="preserve">are </w:t>
      </w:r>
      <w:r w:rsidR="00891DAF" w:rsidRPr="00634A57">
        <w:rPr>
          <w:rFonts w:ascii="Arial" w:hAnsi="Arial" w:cs="Arial"/>
          <w:lang w:val="en-GB"/>
        </w:rPr>
        <w:t xml:space="preserve">best </w:t>
      </w:r>
      <w:r w:rsidR="00771C1C" w:rsidRPr="00634A57">
        <w:rPr>
          <w:rFonts w:ascii="Arial" w:hAnsi="Arial" w:cs="Arial"/>
          <w:lang w:val="en-GB"/>
        </w:rPr>
        <w:t>measured by direct patient report</w:t>
      </w:r>
      <w:r w:rsidR="00891DAF" w:rsidRPr="00634A57">
        <w:rPr>
          <w:rFonts w:ascii="Arial" w:hAnsi="Arial" w:cs="Arial"/>
          <w:lang w:val="en-GB"/>
        </w:rPr>
        <w:t xml:space="preserve">, and are </w:t>
      </w:r>
      <w:r w:rsidR="00771C1C" w:rsidRPr="00634A57">
        <w:rPr>
          <w:rFonts w:ascii="Arial" w:hAnsi="Arial" w:cs="Arial"/>
          <w:lang w:val="en-GB"/>
        </w:rPr>
        <w:t>under-addressed in clinical care</w:t>
      </w:r>
      <w:r w:rsidR="00891DAF" w:rsidRPr="00634A57">
        <w:rPr>
          <w:rFonts w:ascii="Arial" w:hAnsi="Arial" w:cs="Arial"/>
          <w:lang w:val="en-GB"/>
        </w:rPr>
        <w:t>.</w:t>
      </w:r>
      <w:r w:rsidR="00771C1C" w:rsidRPr="00634A57">
        <w:rPr>
          <w:rFonts w:ascii="Arial" w:hAnsi="Arial" w:cs="Arial"/>
          <w:color w:val="0000FF"/>
          <w:sz w:val="26"/>
          <w:szCs w:val="26"/>
        </w:rPr>
        <w:t xml:space="preserve"> </w:t>
      </w:r>
      <w:r w:rsidR="00891DAF" w:rsidRPr="00634A57">
        <w:rPr>
          <w:rFonts w:ascii="Arial" w:hAnsi="Arial" w:cs="Arial"/>
          <w:lang w:val="en-GB"/>
        </w:rPr>
        <w:t>I</w:t>
      </w:r>
      <w:r w:rsidR="00771C1C" w:rsidRPr="00634A57">
        <w:rPr>
          <w:rFonts w:ascii="Arial" w:hAnsi="Arial" w:cs="Arial"/>
          <w:lang w:val="en-GB"/>
        </w:rPr>
        <w:t xml:space="preserve">n HIV care, examples include antiretroviral medication adherence, substance use, sexual risk </w:t>
      </w:r>
      <w:proofErr w:type="spellStart"/>
      <w:r w:rsidR="00033CDF" w:rsidRPr="00634A57">
        <w:rPr>
          <w:rFonts w:ascii="Arial" w:hAnsi="Arial" w:cs="Arial"/>
          <w:lang w:val="en-GB"/>
        </w:rPr>
        <w:t>behavior</w:t>
      </w:r>
      <w:proofErr w:type="spellEnd"/>
      <w:r w:rsidR="00771C1C" w:rsidRPr="00634A57">
        <w:rPr>
          <w:rFonts w:ascii="Arial" w:hAnsi="Arial" w:cs="Arial"/>
          <w:lang w:val="en-GB"/>
        </w:rPr>
        <w:t>, and depression</w:t>
      </w:r>
      <w:r w:rsidR="00771C1C" w:rsidRPr="00634A57">
        <w:rPr>
          <w:rFonts w:ascii="Arial" w:hAnsi="Arial" w:cs="Arial"/>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771C1C" w:rsidRPr="00634A57">
        <w:rPr>
          <w:rFonts w:ascii="Arial" w:hAnsi="Arial" w:cs="Arial"/>
          <w:lang w:val="en-GB"/>
        </w:rPr>
        <w:instrText xml:space="preserve"> ADDIN EN.CITE </w:instrText>
      </w:r>
      <w:r w:rsidR="00771C1C" w:rsidRPr="00634A57">
        <w:rPr>
          <w:rFonts w:ascii="Arial" w:hAnsi="Arial" w:cs="Arial"/>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771C1C" w:rsidRPr="00634A57">
        <w:rPr>
          <w:rFonts w:ascii="Arial" w:hAnsi="Arial" w:cs="Arial"/>
          <w:lang w:val="en-GB"/>
        </w:rPr>
        <w:instrText xml:space="preserve"> ADDIN EN.CITE.DATA </w:instrText>
      </w:r>
      <w:r w:rsidR="00771C1C" w:rsidRPr="00634A57">
        <w:rPr>
          <w:rFonts w:ascii="Arial" w:hAnsi="Arial" w:cs="Arial"/>
          <w:lang w:val="en-GB"/>
        </w:rPr>
      </w:r>
      <w:r w:rsidR="00771C1C" w:rsidRPr="00634A57">
        <w:rPr>
          <w:rFonts w:ascii="Arial" w:hAnsi="Arial" w:cs="Arial"/>
          <w:lang w:val="en-GB"/>
        </w:rPr>
        <w:fldChar w:fldCharType="end"/>
      </w:r>
      <w:r w:rsidR="00771C1C" w:rsidRPr="00634A57">
        <w:rPr>
          <w:rFonts w:ascii="Arial" w:hAnsi="Arial" w:cs="Arial"/>
          <w:lang w:val="en-GB"/>
        </w:rPr>
      </w:r>
      <w:r w:rsidR="00771C1C" w:rsidRPr="00634A57">
        <w:rPr>
          <w:rFonts w:ascii="Arial" w:hAnsi="Arial" w:cs="Arial"/>
          <w:lang w:val="en-GB"/>
        </w:rPr>
        <w:fldChar w:fldCharType="separate"/>
      </w:r>
      <w:r w:rsidR="00771C1C" w:rsidRPr="00634A57">
        <w:rPr>
          <w:rFonts w:ascii="Arial" w:hAnsi="Arial" w:cs="Arial"/>
          <w:noProof/>
          <w:vertAlign w:val="superscript"/>
          <w:lang w:val="en-GB"/>
        </w:rPr>
        <w:t>11</w:t>
      </w:r>
      <w:r w:rsidR="00771C1C" w:rsidRPr="00634A57">
        <w:rPr>
          <w:rFonts w:ascii="Arial" w:hAnsi="Arial" w:cs="Arial"/>
          <w:lang w:val="en-GB"/>
        </w:rPr>
        <w:fldChar w:fldCharType="end"/>
      </w:r>
      <w:r w:rsidR="00771C1C" w:rsidRPr="00634A57">
        <w:rPr>
          <w:rFonts w:ascii="Arial" w:hAnsi="Arial" w:cs="Arial"/>
          <w:lang w:val="en-GB"/>
        </w:rPr>
        <w:t xml:space="preserve">. Reasons for this </w:t>
      </w:r>
      <w:r w:rsidR="00035D37" w:rsidRPr="00634A57">
        <w:rPr>
          <w:rFonts w:ascii="Arial" w:hAnsi="Arial" w:cs="Arial"/>
          <w:lang w:val="en-GB"/>
        </w:rPr>
        <w:t>have included</w:t>
      </w:r>
      <w:r w:rsidR="00771C1C" w:rsidRPr="00634A57">
        <w:rPr>
          <w:rFonts w:ascii="Arial" w:hAnsi="Arial" w:cs="Arial"/>
          <w:lang w:val="en-GB"/>
        </w:rPr>
        <w:t xml:space="preserve"> social desirability bias</w:t>
      </w:r>
      <w:r w:rsidR="00D426D4" w:rsidRPr="00634A57">
        <w:rPr>
          <w:rFonts w:ascii="Arial" w:hAnsi="Arial" w:cs="Arial"/>
          <w:lang w:val="en-GB"/>
        </w:rPr>
        <w:t xml:space="preserve">, </w:t>
      </w:r>
      <w:r w:rsidR="00771C1C" w:rsidRPr="00634A57">
        <w:rPr>
          <w:rFonts w:ascii="Arial" w:hAnsi="Arial" w:cs="Arial"/>
          <w:lang w:val="en-GB"/>
        </w:rPr>
        <w:t>time constraints</w:t>
      </w:r>
      <w:r w:rsidR="00D426D4" w:rsidRPr="00634A57">
        <w:rPr>
          <w:rFonts w:ascii="Arial" w:hAnsi="Arial" w:cs="Arial"/>
          <w:lang w:val="en-GB"/>
        </w:rPr>
        <w:t>, limited communication skills to convey symptoms or feelings, or linguistic and/or cultural barriers</w:t>
      </w:r>
      <w:r w:rsidR="00771C1C" w:rsidRPr="00634A57">
        <w:rPr>
          <w:rFonts w:ascii="Arial" w:hAnsi="Arial" w:cs="Arial"/>
          <w:lang w:val="en-GB"/>
        </w:rPr>
        <w:fldChar w:fldCharType="begin">
          <w:fldData xml:space="preserve">PEVuZE5vdGU+PENpdGU+PEF1dGhvcj5GcmVkZXJpY2tzZW48L0F1dGhvcj48WWVhcj4yMDEyPC9Z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</w:fldData>
        </w:fldChar>
      </w:r>
      <w:r w:rsidR="0015560C">
        <w:rPr>
          <w:rFonts w:ascii="Arial" w:hAnsi="Arial" w:cs="Arial"/>
          <w:lang w:val="en-GB"/>
        </w:rPr>
        <w:instrText xml:space="preserve"> ADDIN EN.CITE </w:instrText>
      </w:r>
      <w:r w:rsidR="0015560C">
        <w:rPr>
          <w:rFonts w:ascii="Arial" w:hAnsi="Arial" w:cs="Arial"/>
          <w:lang w:val="en-GB"/>
        </w:rPr>
        <w:fldChar w:fldCharType="begin">
          <w:fldData xml:space="preserve">PEVuZE5vdGU+PENpdGU+PEF1dGhvcj5GcmVkZXJpY2tzZW48L0F1dGhvcj48WWVhcj4yMDEyPC9Z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</w:fldData>
        </w:fldChar>
      </w:r>
      <w:r w:rsidR="0015560C">
        <w:rPr>
          <w:rFonts w:ascii="Arial" w:hAnsi="Arial" w:cs="Arial"/>
          <w:lang w:val="en-GB"/>
        </w:rPr>
        <w:instrText xml:space="preserve"> ADDIN EN.CITE.DATA </w:instrText>
      </w:r>
      <w:r w:rsidR="0015560C">
        <w:rPr>
          <w:rFonts w:ascii="Arial" w:hAnsi="Arial" w:cs="Arial"/>
          <w:lang w:val="en-GB"/>
        </w:rPr>
      </w:r>
      <w:r w:rsidR="0015560C">
        <w:rPr>
          <w:rFonts w:ascii="Arial" w:hAnsi="Arial" w:cs="Arial"/>
          <w:lang w:val="en-GB"/>
        </w:rPr>
        <w:fldChar w:fldCharType="end"/>
      </w:r>
      <w:r w:rsidR="00771C1C" w:rsidRPr="00634A57">
        <w:rPr>
          <w:rFonts w:ascii="Arial" w:hAnsi="Arial" w:cs="Arial"/>
          <w:lang w:val="en-GB"/>
        </w:rPr>
      </w:r>
      <w:r w:rsidR="00771C1C" w:rsidRPr="00634A57">
        <w:rPr>
          <w:rFonts w:ascii="Arial" w:hAnsi="Arial" w:cs="Arial"/>
          <w:lang w:val="en-GB"/>
        </w:rPr>
        <w:fldChar w:fldCharType="separate"/>
      </w:r>
      <w:r w:rsidR="00F11141" w:rsidRPr="00634A57">
        <w:rPr>
          <w:rFonts w:ascii="Arial" w:hAnsi="Arial" w:cs="Arial"/>
          <w:noProof/>
          <w:vertAlign w:val="superscript"/>
          <w:lang w:val="en-GB"/>
        </w:rPr>
        <w:t>48-51</w:t>
      </w:r>
      <w:r w:rsidR="00771C1C" w:rsidRPr="00634A57">
        <w:rPr>
          <w:rFonts w:ascii="Arial" w:hAnsi="Arial" w:cs="Arial"/>
          <w:lang w:val="en-GB"/>
        </w:rPr>
        <w:fldChar w:fldCharType="end"/>
      </w:r>
      <w:r w:rsidR="00D426D4" w:rsidRPr="00634A57">
        <w:rPr>
          <w:rFonts w:ascii="Arial" w:hAnsi="Arial" w:cs="Arial"/>
          <w:lang w:val="en-GB"/>
        </w:rPr>
        <w:t>.</w:t>
      </w:r>
    </w:p>
    <w:p w14:paraId="3CC42228" w14:textId="5DB429E9" w:rsidR="00035D37" w:rsidRPr="00634A57" w:rsidRDefault="00891DAF" w:rsidP="009F669C">
      <w:pPr>
        <w:pStyle w:val="BodyText"/>
        <w:spacing w:line="240" w:lineRule="auto"/>
        <w:rPr>
          <w:rFonts w:ascii="Arial" w:hAnsi="Arial" w:cs="Arial"/>
          <w:lang w:val="en-GB"/>
        </w:rPr>
      </w:pPr>
      <w:r w:rsidRPr="00634A57">
        <w:rPr>
          <w:rFonts w:ascii="Arial" w:hAnsi="Arial" w:cs="Arial"/>
          <w:lang w:val="en-GB"/>
        </w:rPr>
        <w:t>Assessments of</w:t>
      </w:r>
      <w:r w:rsidR="00771C1C" w:rsidRPr="00634A57">
        <w:rPr>
          <w:rFonts w:ascii="Arial" w:hAnsi="Arial" w:cs="Arial"/>
          <w:lang w:val="en-GB"/>
        </w:rPr>
        <w:t xml:space="preserve"> PROs</w:t>
      </w:r>
      <w:r w:rsidR="00B43902" w:rsidRPr="00634A57">
        <w:rPr>
          <w:rFonts w:ascii="Arial" w:hAnsi="Arial" w:cs="Arial"/>
          <w:lang w:val="en-GB"/>
        </w:rPr>
        <w:t xml:space="preserve"> </w:t>
      </w:r>
      <w:r w:rsidRPr="00634A57">
        <w:rPr>
          <w:rFonts w:ascii="Arial" w:hAnsi="Arial" w:cs="Arial"/>
          <w:lang w:val="en-GB"/>
        </w:rPr>
        <w:t>implemented in HIV care settings</w:t>
      </w:r>
      <w:r w:rsidR="00096E29" w:rsidRPr="00634A57">
        <w:rPr>
          <w:rFonts w:ascii="Arial" w:hAnsi="Arial" w:cs="Arial"/>
          <w:lang w:val="en-GB"/>
        </w:rPr>
        <w:t xml:space="preserve"> if done well</w:t>
      </w:r>
      <w:r w:rsidRPr="00634A57">
        <w:rPr>
          <w:rFonts w:ascii="Arial" w:hAnsi="Arial" w:cs="Arial"/>
          <w:lang w:val="en-GB"/>
        </w:rPr>
        <w:t xml:space="preserve"> </w:t>
      </w:r>
      <w:r w:rsidR="00B43902" w:rsidRPr="00634A57">
        <w:rPr>
          <w:rFonts w:ascii="Arial" w:hAnsi="Arial" w:cs="Arial"/>
          <w:lang w:val="en-GB"/>
        </w:rPr>
        <w:t>present an opportunity to measure</w:t>
      </w:r>
      <w:r w:rsidR="00A67FBE" w:rsidRPr="00634A57">
        <w:rPr>
          <w:rFonts w:ascii="Arial" w:hAnsi="Arial" w:cs="Arial"/>
          <w:lang w:val="en-GB"/>
        </w:rPr>
        <w:t xml:space="preserve"> several dimensions</w:t>
      </w:r>
      <w:r w:rsidR="00BB51F4" w:rsidRPr="00634A57">
        <w:rPr>
          <w:rFonts w:ascii="Arial" w:hAnsi="Arial" w:cs="Arial"/>
          <w:lang w:val="en-GB"/>
        </w:rPr>
        <w:t xml:space="preserve"> of care, including physical symptoms, mental health (e.g</w:t>
      </w:r>
      <w:r w:rsidR="00096E29" w:rsidRPr="00634A57">
        <w:rPr>
          <w:rFonts w:ascii="Arial" w:hAnsi="Arial" w:cs="Arial"/>
          <w:lang w:val="en-GB"/>
        </w:rPr>
        <w:t>.</w:t>
      </w:r>
      <w:r w:rsidR="00BB51F4" w:rsidRPr="00634A57">
        <w:rPr>
          <w:rFonts w:ascii="Arial" w:hAnsi="Arial" w:cs="Arial"/>
          <w:lang w:val="en-GB"/>
        </w:rPr>
        <w:t>, depression, anxiety), function</w:t>
      </w:r>
      <w:r w:rsidR="00A67FBE" w:rsidRPr="00634A57">
        <w:rPr>
          <w:rFonts w:ascii="Arial" w:hAnsi="Arial" w:cs="Arial"/>
          <w:lang w:val="en-GB"/>
        </w:rPr>
        <w:t>ing</w:t>
      </w:r>
      <w:r w:rsidR="00BB51F4" w:rsidRPr="00634A57">
        <w:rPr>
          <w:rFonts w:ascii="Arial" w:hAnsi="Arial" w:cs="Arial"/>
          <w:lang w:val="en-GB"/>
        </w:rPr>
        <w:t xml:space="preserve"> (e.g.</w:t>
      </w:r>
      <w:r w:rsidR="00096E29" w:rsidRPr="00634A57">
        <w:rPr>
          <w:rFonts w:ascii="Arial" w:hAnsi="Arial" w:cs="Arial"/>
          <w:lang w:val="en-GB"/>
        </w:rPr>
        <w:t>,</w:t>
      </w:r>
      <w:r w:rsidR="00BB51F4" w:rsidRPr="00634A57">
        <w:rPr>
          <w:rFonts w:ascii="Arial" w:hAnsi="Arial" w:cs="Arial"/>
          <w:lang w:val="en-GB"/>
        </w:rPr>
        <w:t xml:space="preserve"> cognitive function, physical </w:t>
      </w:r>
      <w:r w:rsidR="00096E29" w:rsidRPr="00634A57">
        <w:rPr>
          <w:rFonts w:ascii="Arial" w:hAnsi="Arial" w:cs="Arial"/>
          <w:lang w:val="en-GB"/>
        </w:rPr>
        <w:t>function</w:t>
      </w:r>
      <w:r w:rsidR="00BB51F4" w:rsidRPr="00634A57">
        <w:rPr>
          <w:rFonts w:ascii="Arial" w:hAnsi="Arial" w:cs="Arial"/>
          <w:lang w:val="en-GB"/>
        </w:rPr>
        <w:t xml:space="preserve">), health </w:t>
      </w:r>
      <w:proofErr w:type="spellStart"/>
      <w:r w:rsidR="00BB51F4" w:rsidRPr="00634A57">
        <w:rPr>
          <w:rFonts w:ascii="Arial" w:hAnsi="Arial" w:cs="Arial"/>
          <w:lang w:val="en-GB"/>
        </w:rPr>
        <w:t>behaviors</w:t>
      </w:r>
      <w:proofErr w:type="spellEnd"/>
      <w:r w:rsidR="00BB51F4" w:rsidRPr="00634A57">
        <w:rPr>
          <w:rFonts w:ascii="Arial" w:hAnsi="Arial" w:cs="Arial"/>
          <w:lang w:val="en-GB"/>
        </w:rPr>
        <w:t xml:space="preserve"> (e.g., medication adherence, substance use, sexual risk </w:t>
      </w:r>
      <w:proofErr w:type="spellStart"/>
      <w:r w:rsidR="00033CDF" w:rsidRPr="00634A57">
        <w:rPr>
          <w:rFonts w:ascii="Arial" w:hAnsi="Arial" w:cs="Arial"/>
          <w:lang w:val="en-GB"/>
        </w:rPr>
        <w:t>behavior</w:t>
      </w:r>
      <w:proofErr w:type="spellEnd"/>
      <w:r w:rsidR="00096E29" w:rsidRPr="00634A57">
        <w:rPr>
          <w:rFonts w:ascii="Arial" w:hAnsi="Arial" w:cs="Arial"/>
          <w:lang w:val="en-GB"/>
        </w:rPr>
        <w:t>, physical activity</w:t>
      </w:r>
      <w:r w:rsidR="00BB51F4" w:rsidRPr="00634A57">
        <w:rPr>
          <w:rFonts w:ascii="Arial" w:hAnsi="Arial" w:cs="Arial"/>
          <w:lang w:val="en-GB"/>
        </w:rPr>
        <w:t xml:space="preserve">), life circumstances (e.g., current housing, intimate partner violence), identity (e.g., sexual orientation, gender identity), social well-being (e.g., social support, HIV stigma), </w:t>
      </w:r>
      <w:r w:rsidR="00BE3B3A" w:rsidRPr="00634A57">
        <w:rPr>
          <w:rFonts w:ascii="Arial" w:hAnsi="Arial" w:cs="Arial"/>
          <w:lang w:val="en-GB"/>
        </w:rPr>
        <w:t>HRQL</w:t>
      </w:r>
      <w:r w:rsidR="00BB51F4" w:rsidRPr="00634A57">
        <w:rPr>
          <w:rFonts w:ascii="Arial" w:hAnsi="Arial" w:cs="Arial"/>
          <w:lang w:val="en-GB"/>
        </w:rPr>
        <w:t>, and/or satisfaction with care.</w:t>
      </w:r>
      <w:r w:rsidR="000005C6" w:rsidRPr="00634A57">
        <w:rPr>
          <w:rFonts w:ascii="Arial" w:hAnsi="Arial" w:cs="Arial"/>
          <w:lang w:val="en-GB"/>
        </w:rPr>
        <w:t xml:space="preserve"> The information can inform and direct dialogue between clinician and PLWH and uncover otherwise hidden patient needs, In particular, brief, validated instruments that result in interpretable results and inform action-oriented decision-making (e.g. depression screening) may be of particular value. </w:t>
      </w:r>
      <w:r w:rsidR="00096E29" w:rsidRPr="00634A57">
        <w:rPr>
          <w:rFonts w:ascii="Arial" w:hAnsi="Arial" w:cs="Arial"/>
          <w:lang w:val="en-GB"/>
        </w:rPr>
        <w:t>While these are just some of the domains of potential interest, in most clinical settings a targeted subset must be selected to integrate into clinical flow (</w:t>
      </w:r>
      <w:r w:rsidR="00096E29" w:rsidRPr="009C4ECB">
        <w:rPr>
          <w:rFonts w:ascii="Arial" w:hAnsi="Arial" w:cs="Arial"/>
          <w:color w:val="7F7F7F" w:themeColor="text1" w:themeTint="80"/>
          <w:lang w:val="en-GB"/>
        </w:rPr>
        <w:t xml:space="preserve">see LINK </w:t>
      </w:r>
      <w:r w:rsidR="00096E29" w:rsidRPr="00634A57">
        <w:rPr>
          <w:rFonts w:ascii="Arial" w:hAnsi="Arial" w:cs="Arial"/>
          <w:lang w:val="en-GB"/>
        </w:rPr>
        <w:t xml:space="preserve">for information on successful implementation approaches). </w:t>
      </w:r>
    </w:p>
    <w:p w14:paraId="15811BBA" w14:textId="5E62434D" w:rsidR="006B5043" w:rsidRPr="009F669C" w:rsidRDefault="00163688" w:rsidP="009F669C">
      <w:pPr>
        <w:spacing w:before="60" w:after="180"/>
        <w:rPr>
          <w:rFonts w:ascii="Arial" w:hAnsi="Arial" w:cs="Arial"/>
        </w:rPr>
      </w:pPr>
      <w:r w:rsidRPr="00634A57">
        <w:rPr>
          <w:rFonts w:ascii="Arial" w:hAnsi="Arial" w:cs="Arial"/>
        </w:rPr>
        <w:t xml:space="preserve">In addition to improving HIV care, there are other reasons PROs have increased </w:t>
      </w:r>
      <w:r w:rsidR="006074FE" w:rsidRPr="00634A57">
        <w:rPr>
          <w:rFonts w:ascii="Arial" w:hAnsi="Arial" w:cs="Arial"/>
        </w:rPr>
        <w:t>in relevance</w:t>
      </w:r>
      <w:r w:rsidRPr="00634A57">
        <w:rPr>
          <w:rFonts w:ascii="Arial" w:hAnsi="Arial" w:cs="Arial"/>
        </w:rPr>
        <w:t xml:space="preserve">. These include </w:t>
      </w:r>
      <w:r w:rsidR="006F62DD" w:rsidRPr="00634A57">
        <w:rPr>
          <w:rFonts w:ascii="Arial" w:hAnsi="Arial" w:cs="Arial"/>
        </w:rPr>
        <w:t>demands from r</w:t>
      </w:r>
      <w:r w:rsidR="006B5043" w:rsidRPr="00634A57">
        <w:rPr>
          <w:rFonts w:ascii="Arial" w:hAnsi="Arial" w:cs="Arial"/>
        </w:rPr>
        <w:t>egulators, payers, professional organizations, and providers</w:t>
      </w:r>
      <w:r w:rsidR="006F62DD" w:rsidRPr="00634A57">
        <w:rPr>
          <w:rFonts w:ascii="Arial" w:hAnsi="Arial" w:cs="Arial"/>
        </w:rPr>
        <w:t xml:space="preserve"> and</w:t>
      </w:r>
      <w:r w:rsidR="006B5043" w:rsidRPr="00634A57">
        <w:rPr>
          <w:rFonts w:ascii="Arial" w:hAnsi="Arial" w:cs="Arial"/>
        </w:rPr>
        <w:t xml:space="preserve"> </w:t>
      </w:r>
      <w:r w:rsidR="006F62DD" w:rsidRPr="00634A57">
        <w:rPr>
          <w:rFonts w:ascii="Arial" w:hAnsi="Arial" w:cs="Arial"/>
        </w:rPr>
        <w:t xml:space="preserve">increased reporting requirements </w:t>
      </w:r>
      <w:r w:rsidR="006B5043" w:rsidRPr="00634A57">
        <w:rPr>
          <w:rFonts w:ascii="Arial" w:hAnsi="Arial" w:cs="Arial"/>
        </w:rPr>
        <w:t>in</w:t>
      </w:r>
      <w:r w:rsidR="00035D37" w:rsidRPr="00634A57">
        <w:rPr>
          <w:rFonts w:ascii="Arial" w:hAnsi="Arial" w:cs="Arial"/>
        </w:rPr>
        <w:t xml:space="preserve"> </w:t>
      </w:r>
      <w:r w:rsidRPr="00634A57">
        <w:rPr>
          <w:rFonts w:ascii="Arial" w:hAnsi="Arial" w:cs="Arial"/>
        </w:rPr>
        <w:t>such areas as depression or substance use screening which can be systematically assessed with PROs</w:t>
      </w:r>
      <w:r w:rsidR="006F62DD" w:rsidRPr="00634A57">
        <w:rPr>
          <w:rFonts w:ascii="Arial" w:hAnsi="Arial" w:cs="Arial"/>
        </w:rPr>
        <w:fldChar w:fldCharType="begin">
          <w:fldData xml:space="preserve">PEVuZE5vdGU+PENpdGU+PEF1dGhvcj5KZW5zZW48L0F1dGhvcj48WWVhcj4yMDE1PC9ZZWFyPjxS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</w:fldData>
        </w:fldChar>
      </w:r>
      <w:r w:rsidR="00ED3C74">
        <w:rPr>
          <w:rFonts w:ascii="Arial" w:hAnsi="Arial" w:cs="Arial"/>
        </w:rPr>
        <w:instrText xml:space="preserve"> ADDIN EN.CITE </w:instrText>
      </w:r>
      <w:r w:rsidR="00ED3C74">
        <w:rPr>
          <w:rFonts w:ascii="Arial" w:hAnsi="Arial" w:cs="Arial"/>
        </w:rPr>
        <w:fldChar w:fldCharType="begin">
          <w:fldData xml:space="preserve">PEVuZE5vdGU+PENpdGU+PEF1dGhvcj5KZW5zZW48L0F1dGhvcj48WWVhcj4yMDE1PC9ZZWFyPjxS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</w:fldData>
        </w:fldChar>
      </w:r>
      <w:r w:rsidR="00ED3C74">
        <w:rPr>
          <w:rFonts w:ascii="Arial" w:hAnsi="Arial" w:cs="Arial"/>
        </w:rPr>
        <w:instrText xml:space="preserve"> ADDIN EN.CITE.DATA </w:instrText>
      </w:r>
      <w:r w:rsidR="00ED3C74">
        <w:rPr>
          <w:rFonts w:ascii="Arial" w:hAnsi="Arial" w:cs="Arial"/>
        </w:rPr>
      </w:r>
      <w:r w:rsidR="00ED3C74">
        <w:rPr>
          <w:rFonts w:ascii="Arial" w:hAnsi="Arial" w:cs="Arial"/>
        </w:rPr>
        <w:fldChar w:fldCharType="end"/>
      </w:r>
      <w:r w:rsidR="006F62DD" w:rsidRPr="00634A57">
        <w:rPr>
          <w:rFonts w:ascii="Arial" w:hAnsi="Arial" w:cs="Arial"/>
        </w:rPr>
      </w:r>
      <w:r w:rsidR="006F62DD" w:rsidRPr="00634A57">
        <w:rPr>
          <w:rFonts w:ascii="Arial" w:hAnsi="Arial" w:cs="Arial"/>
        </w:rPr>
        <w:fldChar w:fldCharType="separate"/>
      </w:r>
      <w:r w:rsidR="006F62DD" w:rsidRPr="00634A57">
        <w:rPr>
          <w:rFonts w:ascii="Arial" w:hAnsi="Arial" w:cs="Arial"/>
          <w:noProof/>
          <w:vertAlign w:val="superscript"/>
        </w:rPr>
        <w:t>52</w:t>
      </w:r>
      <w:r w:rsidR="006F62DD" w:rsidRPr="00634A57">
        <w:rPr>
          <w:rFonts w:ascii="Arial" w:hAnsi="Arial" w:cs="Arial"/>
        </w:rPr>
        <w:fldChar w:fldCharType="end"/>
      </w:r>
      <w:r w:rsidR="006F62DD" w:rsidRPr="00634A57">
        <w:rPr>
          <w:rFonts w:ascii="Arial" w:hAnsi="Arial" w:cs="Arial"/>
        </w:rPr>
        <w:t>. Goals include</w:t>
      </w:r>
      <w:r w:rsidRPr="00634A57">
        <w:rPr>
          <w:rFonts w:ascii="Arial" w:hAnsi="Arial" w:cs="Arial"/>
        </w:rPr>
        <w:t xml:space="preserve"> </w:t>
      </w:r>
      <w:r w:rsidR="00035D37" w:rsidRPr="00634A57">
        <w:rPr>
          <w:rFonts w:ascii="Arial" w:hAnsi="Arial" w:cs="Arial"/>
        </w:rPr>
        <w:t xml:space="preserve">making the most meaningful use of visit time, managing costs, and </w:t>
      </w:r>
      <w:r w:rsidR="005769C8" w:rsidRPr="00634A57">
        <w:rPr>
          <w:rFonts w:ascii="Arial" w:hAnsi="Arial" w:cs="Arial"/>
        </w:rPr>
        <w:t>ensuring patient-driven</w:t>
      </w:r>
      <w:r w:rsidR="00035D37" w:rsidRPr="00634A57">
        <w:rPr>
          <w:rFonts w:ascii="Arial" w:hAnsi="Arial" w:cs="Arial"/>
        </w:rPr>
        <w:t xml:space="preserve"> care</w:t>
      </w:r>
      <w:r w:rsidR="006074FE" w:rsidRPr="00634A57">
        <w:rPr>
          <w:rFonts w:ascii="Arial" w:hAnsi="Arial" w:cs="Arial"/>
        </w:rPr>
        <w:t>.</w:t>
      </w:r>
      <w:r w:rsidR="00035D37" w:rsidRPr="00634A57">
        <w:rPr>
          <w:rFonts w:ascii="Arial" w:hAnsi="Arial" w:cs="Arial"/>
        </w:rPr>
        <w:t xml:space="preserve"> </w:t>
      </w:r>
      <w:r w:rsidR="006F62DD" w:rsidRPr="00634A57">
        <w:rPr>
          <w:rFonts w:ascii="Arial" w:hAnsi="Arial" w:cs="Arial"/>
        </w:rPr>
        <w:t>Technological infrastructure has advanced rapidly, leading to expanded incorporation of touch screen tablets and internet-based applications, as well as electronic medical records in clinical settings</w:t>
      </w:r>
      <w:r w:rsidR="006F62DD" w:rsidRPr="00634A57">
        <w:rPr>
          <w:rFonts w:ascii="Arial" w:hAnsi="Arial" w:cs="Arial"/>
        </w:rPr>
        <w:fldChar w:fldCharType="begin">
          <w:fldData xml:space="preserve">PEVuZE5vdGU+PENpdGU+PEF1dGhvcj5KZW5zZW48L0F1dGhvcj48WWVhcj4yMDE1PC9ZZWFyPjxS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</w:fldData>
        </w:fldChar>
      </w:r>
      <w:r w:rsidR="00ED3C74">
        <w:rPr>
          <w:rFonts w:ascii="Arial" w:hAnsi="Arial" w:cs="Arial"/>
        </w:rPr>
        <w:instrText xml:space="preserve"> ADDIN EN.CITE </w:instrText>
      </w:r>
      <w:r w:rsidR="00ED3C74">
        <w:rPr>
          <w:rFonts w:ascii="Arial" w:hAnsi="Arial" w:cs="Arial"/>
        </w:rPr>
        <w:fldChar w:fldCharType="begin">
          <w:fldData xml:space="preserve">PEVuZE5vdGU+PENpdGU+PEF1dGhvcj5KZW5zZW48L0F1dGhvcj48WWVhcj4yMDE1PC9ZZWFyPjxS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</w:fldData>
        </w:fldChar>
      </w:r>
      <w:r w:rsidR="00ED3C74">
        <w:rPr>
          <w:rFonts w:ascii="Arial" w:hAnsi="Arial" w:cs="Arial"/>
        </w:rPr>
        <w:instrText xml:space="preserve"> ADDIN EN.CITE.DATA </w:instrText>
      </w:r>
      <w:r w:rsidR="00ED3C74">
        <w:rPr>
          <w:rFonts w:ascii="Arial" w:hAnsi="Arial" w:cs="Arial"/>
        </w:rPr>
      </w:r>
      <w:r w:rsidR="00ED3C74">
        <w:rPr>
          <w:rFonts w:ascii="Arial" w:hAnsi="Arial" w:cs="Arial"/>
        </w:rPr>
        <w:fldChar w:fldCharType="end"/>
      </w:r>
      <w:r w:rsidR="006F62DD" w:rsidRPr="00634A57">
        <w:rPr>
          <w:rFonts w:ascii="Arial" w:hAnsi="Arial" w:cs="Arial"/>
        </w:rPr>
      </w:r>
      <w:r w:rsidR="006F62DD" w:rsidRPr="00634A57">
        <w:rPr>
          <w:rFonts w:ascii="Arial" w:hAnsi="Arial" w:cs="Arial"/>
        </w:rPr>
        <w:fldChar w:fldCharType="separate"/>
      </w:r>
      <w:r w:rsidR="006F62DD" w:rsidRPr="00634A57">
        <w:rPr>
          <w:rFonts w:ascii="Arial" w:hAnsi="Arial" w:cs="Arial"/>
          <w:noProof/>
          <w:vertAlign w:val="superscript"/>
        </w:rPr>
        <w:t>52</w:t>
      </w:r>
      <w:r w:rsidR="006F62DD" w:rsidRPr="00634A57">
        <w:rPr>
          <w:rFonts w:ascii="Arial" w:hAnsi="Arial" w:cs="Arial"/>
        </w:rPr>
        <w:fldChar w:fldCharType="end"/>
      </w:r>
      <w:r w:rsidR="006F62DD" w:rsidRPr="00634A57">
        <w:rPr>
          <w:rFonts w:ascii="Arial" w:hAnsi="Arial" w:cs="Arial"/>
        </w:rPr>
        <w:t xml:space="preserve"> which has increased the feasibility and decreased the burden of all but the briefest PRO assessment.</w:t>
      </w:r>
    </w:p>
    <w:p w14:paraId="7C183053" w14:textId="69ECCA65" w:rsidR="00FF7303" w:rsidRPr="009F669C" w:rsidRDefault="00671A55"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22" w:name="_Toc49863465"/>
      <w:r w:rsidRPr="009F669C">
        <w:rPr>
          <w:rFonts w:ascii="Arial" w:eastAsiaTheme="majorEastAsia" w:hAnsi="Arial" w:cs="Times New Roman (Headings CS)"/>
          <w:b/>
          <w:bCs/>
          <w:color w:val="4472C4" w:themeColor="accent1"/>
          <w:sz w:val="28"/>
          <w:szCs w:val="26"/>
        </w:rPr>
        <w:t>C.</w:t>
      </w:r>
      <w:r w:rsidR="009F669C">
        <w:rPr>
          <w:rFonts w:ascii="Arial" w:eastAsiaTheme="majorEastAsia" w:hAnsi="Arial" w:cs="Times New Roman (Headings CS)"/>
          <w:b/>
          <w:bCs/>
          <w:color w:val="4472C4" w:themeColor="accent1"/>
          <w:sz w:val="28"/>
          <w:szCs w:val="26"/>
        </w:rPr>
        <w:t xml:space="preserve"> </w:t>
      </w:r>
      <w:r w:rsidR="00FA7B18" w:rsidRPr="009F669C">
        <w:rPr>
          <w:rFonts w:ascii="Arial" w:eastAsiaTheme="majorEastAsia" w:hAnsi="Arial" w:cs="Times New Roman (Headings CS)"/>
          <w:b/>
          <w:bCs/>
          <w:color w:val="4472C4" w:themeColor="accent1"/>
          <w:sz w:val="28"/>
          <w:szCs w:val="26"/>
        </w:rPr>
        <w:t>Types of PROs</w:t>
      </w:r>
      <w:bookmarkEnd w:id="22"/>
    </w:p>
    <w:p w14:paraId="7CFCEABA" w14:textId="2D8B8F49" w:rsidR="00EE28AA" w:rsidRPr="00634A57" w:rsidRDefault="00EE28AA" w:rsidP="009F669C">
      <w:pPr>
        <w:pStyle w:val="BodyText"/>
        <w:rPr>
          <w:rFonts w:ascii="Arial" w:hAnsi="Arial" w:cs="Arial"/>
          <w:lang w:val="en-GB"/>
        </w:rPr>
      </w:pPr>
      <w:r w:rsidRPr="00634A57">
        <w:rPr>
          <w:rFonts w:ascii="Arial" w:hAnsi="Arial" w:cs="Arial"/>
          <w:lang w:val="en-GB"/>
        </w:rPr>
        <w:t xml:space="preserve">Table 1 below describes several different types of PROs and how they might be used </w:t>
      </w:r>
      <w:r w:rsidR="000B5A36" w:rsidRPr="00634A57">
        <w:rPr>
          <w:rFonts w:ascii="Arial" w:hAnsi="Arial" w:cs="Arial"/>
          <w:lang w:val="en-GB"/>
        </w:rPr>
        <w:t xml:space="preserve">using examples from </w:t>
      </w:r>
      <w:r w:rsidR="00710ADC" w:rsidRPr="00634A57">
        <w:rPr>
          <w:rFonts w:ascii="Arial" w:hAnsi="Arial" w:cs="Arial"/>
          <w:lang w:val="en-GB"/>
        </w:rPr>
        <w:t>both HIV and other</w:t>
      </w:r>
      <w:r w:rsidRPr="00634A57">
        <w:rPr>
          <w:rFonts w:ascii="Arial" w:hAnsi="Arial" w:cs="Arial"/>
          <w:lang w:val="en-GB"/>
        </w:rPr>
        <w:t xml:space="preserve"> clinical setting</w:t>
      </w:r>
      <w:r w:rsidR="00710ADC" w:rsidRPr="00634A57">
        <w:rPr>
          <w:rFonts w:ascii="Arial" w:hAnsi="Arial" w:cs="Arial"/>
          <w:lang w:val="en-GB"/>
        </w:rPr>
        <w:t>s</w:t>
      </w:r>
      <w:r w:rsidRPr="00634A57">
        <w:rPr>
          <w:rFonts w:ascii="Arial" w:hAnsi="Arial" w:cs="Arial"/>
          <w:lang w:val="en-GB"/>
        </w:rPr>
        <w:t>.</w:t>
      </w:r>
    </w:p>
    <w:tbl>
      <w:tblPr>
        <w:tblStyle w:val="TableGrid"/>
        <w:tblW w:w="5000" w:type="pct"/>
        <w:tblBorders>
          <w:top w:val="single" w:sz="8" w:space="0" w:color="2F5496" w:themeColor="accent1" w:themeShade="BF"/>
          <w:left w:val="single" w:sz="8" w:space="0" w:color="2F5496" w:themeColor="accent1" w:themeShade="BF"/>
          <w:bottom w:val="single" w:sz="8" w:space="0" w:color="2F5496" w:themeColor="accent1" w:themeShade="BF"/>
          <w:right w:val="single" w:sz="8" w:space="0" w:color="2F5496" w:themeColor="accent1" w:themeShade="BF"/>
          <w:insideH w:val="single" w:sz="8" w:space="0" w:color="2F5496" w:themeColor="accent1" w:themeShade="BF"/>
          <w:insideV w:val="single" w:sz="8" w:space="0" w:color="2F5496" w:themeColor="accent1" w:themeShade="BF"/>
        </w:tblBorders>
        <w:tblLayout w:type="fixed"/>
        <w:tblCellMar>
          <w:top w:w="14" w:type="dxa"/>
          <w:left w:w="43" w:type="dxa"/>
          <w:bottom w:w="14" w:type="dxa"/>
          <w:right w:w="43" w:type="dxa"/>
        </w:tblCellMar>
        <w:tblLook w:val="04A0" w:firstRow="1" w:lastRow="0" w:firstColumn="1" w:lastColumn="0" w:noHBand="0" w:noVBand="1"/>
      </w:tblPr>
      <w:tblGrid>
        <w:gridCol w:w="342"/>
        <w:gridCol w:w="1288"/>
        <w:gridCol w:w="4827"/>
        <w:gridCol w:w="2989"/>
      </w:tblGrid>
      <w:tr w:rsidR="009F669C" w:rsidRPr="009F669C" w14:paraId="48CC3B7A" w14:textId="77777777" w:rsidTr="002F5DFB">
        <w:trPr>
          <w:trHeight w:val="76"/>
        </w:trPr>
        <w:tc>
          <w:tcPr>
            <w:tcW w:w="5000" w:type="pct"/>
            <w:gridSpan w:val="4"/>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2F5496" w:themeFill="accent1" w:themeFillShade="BF"/>
          </w:tcPr>
          <w:p w14:paraId="2D0C37FA" w14:textId="3AF15FB2" w:rsidR="009F669C" w:rsidRPr="009F669C" w:rsidRDefault="009F669C" w:rsidP="00583A06">
            <w:pPr>
              <w:pStyle w:val="TableHeader"/>
              <w:spacing w:before="0" w:after="0"/>
              <w:rPr>
                <w:rFonts w:ascii="Arial" w:hAnsi="Arial" w:cs="Arial"/>
                <w:color w:val="FFFFFF" w:themeColor="background1"/>
                <w:sz w:val="18"/>
                <w:szCs w:val="18"/>
                <w:lang w:val="en-GB"/>
              </w:rPr>
            </w:pPr>
            <w:r w:rsidRPr="009F669C">
              <w:rPr>
                <w:rFonts w:ascii="Arial" w:hAnsi="Arial" w:cs="Arial"/>
                <w:i/>
                <w:iCs/>
                <w:color w:val="FFFFFF" w:themeColor="background1"/>
                <w:sz w:val="18"/>
                <w:szCs w:val="18"/>
                <w:lang w:val="en-GB"/>
              </w:rPr>
              <w:lastRenderedPageBreak/>
              <w:t>Table 1.</w:t>
            </w:r>
            <w:r w:rsidRPr="009F669C">
              <w:rPr>
                <w:rFonts w:ascii="Arial" w:hAnsi="Arial" w:cs="Arial"/>
                <w:color w:val="FFFFFF" w:themeColor="background1"/>
                <w:sz w:val="18"/>
                <w:szCs w:val="18"/>
                <w:lang w:val="en-GB"/>
              </w:rPr>
              <w:t xml:space="preserve"> Examples of Types of PROs</w:t>
            </w:r>
          </w:p>
        </w:tc>
      </w:tr>
      <w:tr w:rsidR="00EE28AA" w:rsidRPr="009F669C" w14:paraId="3C4A7B34" w14:textId="77777777" w:rsidTr="002F5DFB">
        <w:trPr>
          <w:trHeight w:val="76"/>
        </w:trPr>
        <w:tc>
          <w:tcPr>
            <w:tcW w:w="181" w:type="pct"/>
            <w:tcBorders>
              <w:top w:val="single" w:sz="18" w:space="0" w:color="2F5496" w:themeColor="accent1" w:themeShade="BF"/>
              <w:left w:val="single" w:sz="18" w:space="0" w:color="2F5496" w:themeColor="accent1" w:themeShade="BF"/>
              <w:bottom w:val="single" w:sz="18" w:space="0" w:color="2F5496" w:themeColor="accent1" w:themeShade="BF"/>
            </w:tcBorders>
            <w:shd w:val="clear" w:color="auto" w:fill="8EAADB" w:themeFill="accent1" w:themeFillTint="99"/>
          </w:tcPr>
          <w:p w14:paraId="0DC5D663" w14:textId="77777777" w:rsidR="00EE28AA" w:rsidRPr="009F669C" w:rsidRDefault="00EE28AA" w:rsidP="00583A06">
            <w:pPr>
              <w:pStyle w:val="TableHeader"/>
              <w:spacing w:before="0" w:after="0"/>
              <w:rPr>
                <w:rFonts w:ascii="Arial" w:hAnsi="Arial" w:cs="Arial"/>
                <w:sz w:val="18"/>
                <w:szCs w:val="18"/>
                <w:lang w:val="en-GB"/>
              </w:rPr>
            </w:pPr>
          </w:p>
        </w:tc>
        <w:tc>
          <w:tcPr>
            <w:tcW w:w="682" w:type="pct"/>
            <w:tcBorders>
              <w:top w:val="single" w:sz="18" w:space="0" w:color="2F5496" w:themeColor="accent1" w:themeShade="BF"/>
              <w:bottom w:val="single" w:sz="18" w:space="0" w:color="2F5496" w:themeColor="accent1" w:themeShade="BF"/>
            </w:tcBorders>
            <w:shd w:val="clear" w:color="auto" w:fill="8EAADB" w:themeFill="accent1" w:themeFillTint="99"/>
          </w:tcPr>
          <w:p w14:paraId="79BE4E55" w14:textId="77777777" w:rsidR="00EE28AA" w:rsidRPr="009F669C" w:rsidRDefault="00EE28AA" w:rsidP="00583A06">
            <w:pPr>
              <w:pStyle w:val="TableHeader"/>
              <w:spacing w:before="0" w:after="0"/>
              <w:rPr>
                <w:rFonts w:ascii="Arial" w:hAnsi="Arial" w:cs="Arial"/>
                <w:sz w:val="18"/>
                <w:szCs w:val="18"/>
                <w:lang w:val="en-GB"/>
              </w:rPr>
            </w:pPr>
            <w:r w:rsidRPr="009F669C">
              <w:rPr>
                <w:rFonts w:ascii="Arial" w:hAnsi="Arial" w:cs="Arial"/>
                <w:sz w:val="18"/>
                <w:szCs w:val="18"/>
                <w:lang w:val="en-GB"/>
              </w:rPr>
              <w:t>Use</w:t>
            </w:r>
          </w:p>
        </w:tc>
        <w:tc>
          <w:tcPr>
            <w:tcW w:w="2555" w:type="pct"/>
            <w:tcBorders>
              <w:top w:val="single" w:sz="18" w:space="0" w:color="2F5496" w:themeColor="accent1" w:themeShade="BF"/>
              <w:bottom w:val="single" w:sz="18" w:space="0" w:color="2F5496" w:themeColor="accent1" w:themeShade="BF"/>
            </w:tcBorders>
            <w:shd w:val="clear" w:color="auto" w:fill="8EAADB" w:themeFill="accent1" w:themeFillTint="99"/>
          </w:tcPr>
          <w:p w14:paraId="14CFFFD4" w14:textId="77777777" w:rsidR="00EE28AA" w:rsidRPr="009F669C" w:rsidRDefault="00EE28AA" w:rsidP="00583A06">
            <w:pPr>
              <w:pStyle w:val="TableHeader"/>
              <w:spacing w:before="0" w:after="0"/>
              <w:rPr>
                <w:rFonts w:ascii="Arial" w:hAnsi="Arial" w:cs="Arial"/>
                <w:sz w:val="18"/>
                <w:szCs w:val="18"/>
                <w:lang w:val="en-GB"/>
              </w:rPr>
            </w:pPr>
            <w:r w:rsidRPr="009F669C">
              <w:rPr>
                <w:rFonts w:ascii="Arial" w:hAnsi="Arial" w:cs="Arial"/>
                <w:sz w:val="18"/>
                <w:szCs w:val="18"/>
                <w:lang w:val="en-GB"/>
              </w:rPr>
              <w:t>Example</w:t>
            </w:r>
          </w:p>
        </w:tc>
        <w:tc>
          <w:tcPr>
            <w:tcW w:w="1582" w:type="pct"/>
            <w:tcBorders>
              <w:top w:val="single" w:sz="18" w:space="0" w:color="2F5496" w:themeColor="accent1" w:themeShade="BF"/>
              <w:bottom w:val="single" w:sz="18" w:space="0" w:color="2F5496" w:themeColor="accent1" w:themeShade="BF"/>
              <w:right w:val="single" w:sz="18" w:space="0" w:color="2F5496" w:themeColor="accent1" w:themeShade="BF"/>
            </w:tcBorders>
            <w:shd w:val="clear" w:color="auto" w:fill="8EAADB" w:themeFill="accent1" w:themeFillTint="99"/>
          </w:tcPr>
          <w:p w14:paraId="0A961FB1" w14:textId="77777777" w:rsidR="00EE28AA" w:rsidRPr="009F669C" w:rsidRDefault="00EE28AA" w:rsidP="00583A06">
            <w:pPr>
              <w:pStyle w:val="TableHeader"/>
              <w:spacing w:before="0" w:after="0"/>
              <w:rPr>
                <w:rFonts w:ascii="Arial" w:hAnsi="Arial" w:cs="Arial"/>
                <w:sz w:val="18"/>
                <w:szCs w:val="18"/>
                <w:lang w:val="en-GB"/>
              </w:rPr>
            </w:pPr>
            <w:r w:rsidRPr="009F669C">
              <w:rPr>
                <w:rFonts w:ascii="Arial" w:hAnsi="Arial" w:cs="Arial"/>
                <w:sz w:val="18"/>
                <w:szCs w:val="18"/>
                <w:lang w:val="en-GB"/>
              </w:rPr>
              <w:t>PRO</w:t>
            </w:r>
          </w:p>
        </w:tc>
      </w:tr>
      <w:tr w:rsidR="00EE28AA" w:rsidRPr="009F669C" w14:paraId="47D22033" w14:textId="77777777" w:rsidTr="002F5DFB">
        <w:trPr>
          <w:trHeight w:val="432"/>
        </w:trPr>
        <w:tc>
          <w:tcPr>
            <w:tcW w:w="181" w:type="pct"/>
            <w:tcBorders>
              <w:top w:val="single" w:sz="18" w:space="0" w:color="2F5496" w:themeColor="accent1" w:themeShade="BF"/>
              <w:left w:val="single" w:sz="18" w:space="0" w:color="2F5496" w:themeColor="accent1" w:themeShade="BF"/>
            </w:tcBorders>
            <w:shd w:val="clear" w:color="auto" w:fill="EEF4FF"/>
          </w:tcPr>
          <w:p w14:paraId="106552AF" w14:textId="77777777" w:rsidR="00EE28AA" w:rsidRPr="009F669C" w:rsidRDefault="00EE28AA" w:rsidP="00583A06">
            <w:pPr>
              <w:pStyle w:val="Tabletext"/>
              <w:spacing w:before="0" w:after="0"/>
              <w:rPr>
                <w:rFonts w:ascii="Arial" w:hAnsi="Arial" w:cs="Arial"/>
                <w:b/>
                <w:bCs/>
                <w:sz w:val="18"/>
                <w:szCs w:val="18"/>
                <w:lang w:val="en-GB"/>
              </w:rPr>
            </w:pPr>
            <w:r w:rsidRPr="009F669C">
              <w:rPr>
                <w:rFonts w:ascii="Arial" w:hAnsi="Arial" w:cs="Arial"/>
                <w:b/>
                <w:bCs/>
                <w:sz w:val="18"/>
                <w:szCs w:val="18"/>
                <w:lang w:val="en-GB"/>
              </w:rPr>
              <w:t>1</w:t>
            </w:r>
          </w:p>
        </w:tc>
        <w:tc>
          <w:tcPr>
            <w:tcW w:w="682" w:type="pct"/>
            <w:tcBorders>
              <w:top w:val="single" w:sz="18" w:space="0" w:color="2F5496" w:themeColor="accent1" w:themeShade="BF"/>
            </w:tcBorders>
            <w:shd w:val="clear" w:color="auto" w:fill="EEF4FF"/>
          </w:tcPr>
          <w:p w14:paraId="1A21C06B" w14:textId="2F27E7CB" w:rsidR="00EE28AA" w:rsidRPr="009F669C" w:rsidRDefault="00EE28AA" w:rsidP="00583A06">
            <w:pPr>
              <w:pStyle w:val="Tabletext"/>
              <w:spacing w:before="0" w:after="0"/>
              <w:rPr>
                <w:rFonts w:ascii="Arial" w:hAnsi="Arial" w:cs="Arial"/>
                <w:b/>
                <w:sz w:val="18"/>
                <w:szCs w:val="18"/>
                <w:lang w:val="en-GB"/>
              </w:rPr>
            </w:pPr>
            <w:r w:rsidRPr="009F669C">
              <w:rPr>
                <w:rFonts w:ascii="Arial" w:hAnsi="Arial" w:cs="Arial"/>
                <w:b/>
                <w:sz w:val="18"/>
                <w:szCs w:val="18"/>
                <w:lang w:val="en-GB"/>
              </w:rPr>
              <w:t>Needs assessment</w:t>
            </w:r>
            <w:r w:rsidR="00710ADC" w:rsidRPr="009F669C">
              <w:rPr>
                <w:rFonts w:ascii="Arial" w:hAnsi="Arial" w:cs="Arial"/>
                <w:b/>
                <w:sz w:val="18"/>
                <w:szCs w:val="18"/>
                <w:lang w:val="en-GB"/>
              </w:rPr>
              <w:t>/Screening</w:t>
            </w:r>
          </w:p>
        </w:tc>
        <w:tc>
          <w:tcPr>
            <w:tcW w:w="2555" w:type="pct"/>
            <w:tcBorders>
              <w:top w:val="single" w:sz="18" w:space="0" w:color="2F5496" w:themeColor="accent1" w:themeShade="BF"/>
            </w:tcBorders>
            <w:shd w:val="clear" w:color="auto" w:fill="EEF4FF"/>
          </w:tcPr>
          <w:p w14:paraId="725E5190" w14:textId="0C4543D6" w:rsidR="00710ADC" w:rsidRPr="009F669C" w:rsidRDefault="00EE28AA" w:rsidP="00583A06">
            <w:pPr>
              <w:pStyle w:val="Tabletext"/>
              <w:spacing w:before="0"/>
              <w:rPr>
                <w:rFonts w:ascii="Arial" w:hAnsi="Arial" w:cs="Arial"/>
                <w:sz w:val="18"/>
                <w:szCs w:val="18"/>
                <w:lang w:val="en-GB"/>
              </w:rPr>
            </w:pPr>
            <w:r w:rsidRPr="009F669C">
              <w:rPr>
                <w:rFonts w:ascii="Arial" w:hAnsi="Arial" w:cs="Arial"/>
                <w:sz w:val="18"/>
                <w:szCs w:val="18"/>
                <w:lang w:val="en-GB"/>
              </w:rPr>
              <w:t>Depression screening to identify the need for a therapeutic intervention</w:t>
            </w:r>
          </w:p>
          <w:p w14:paraId="1BDF8F3B" w14:textId="2521DF8D" w:rsidR="00710ADC" w:rsidRPr="009F669C" w:rsidRDefault="00710ADC" w:rsidP="00583A06">
            <w:pPr>
              <w:pStyle w:val="Tabletext"/>
              <w:spacing w:before="0"/>
              <w:rPr>
                <w:rFonts w:ascii="Arial" w:hAnsi="Arial" w:cs="Arial"/>
                <w:sz w:val="18"/>
                <w:szCs w:val="18"/>
                <w:lang w:val="en-GB"/>
              </w:rPr>
            </w:pPr>
            <w:r w:rsidRPr="009F669C">
              <w:rPr>
                <w:rFonts w:ascii="Arial" w:hAnsi="Arial" w:cs="Arial"/>
                <w:sz w:val="18"/>
                <w:szCs w:val="18"/>
                <w:lang w:val="en-GB"/>
              </w:rPr>
              <w:t>At-risk alcohol use screening</w:t>
            </w:r>
          </w:p>
        </w:tc>
        <w:tc>
          <w:tcPr>
            <w:tcW w:w="1582" w:type="pct"/>
            <w:tcBorders>
              <w:top w:val="single" w:sz="18" w:space="0" w:color="2F5496" w:themeColor="accent1" w:themeShade="BF"/>
              <w:right w:val="single" w:sz="18" w:space="0" w:color="2F5496" w:themeColor="accent1" w:themeShade="BF"/>
            </w:tcBorders>
            <w:shd w:val="clear" w:color="auto" w:fill="EEF4FF"/>
          </w:tcPr>
          <w:p w14:paraId="08DE7AFF" w14:textId="52B88A7F" w:rsidR="00EE28AA" w:rsidRPr="009F669C" w:rsidRDefault="00EE28AA" w:rsidP="00583A06">
            <w:pPr>
              <w:pStyle w:val="Tabletext"/>
              <w:spacing w:before="0"/>
              <w:rPr>
                <w:rFonts w:ascii="Arial" w:hAnsi="Arial" w:cs="Arial"/>
                <w:sz w:val="18"/>
                <w:szCs w:val="18"/>
                <w:lang w:val="en-GB"/>
              </w:rPr>
            </w:pPr>
            <w:r w:rsidRPr="009F669C">
              <w:rPr>
                <w:rFonts w:ascii="Arial" w:hAnsi="Arial" w:cs="Arial"/>
                <w:sz w:val="18"/>
                <w:szCs w:val="18"/>
                <w:lang w:val="en-GB"/>
              </w:rPr>
              <w:t>Patient Health Questionnaire – 9 items for depression (PHQ-9)</w:t>
            </w:r>
            <w:r w:rsidR="00061CA3" w:rsidRPr="009F669C">
              <w:rPr>
                <w:rFonts w:ascii="Arial" w:hAnsi="Arial" w:cs="Arial"/>
                <w:sz w:val="18"/>
                <w:szCs w:val="18"/>
                <w:lang w:val="en-GB"/>
              </w:rPr>
              <w:fldChar w:fldCharType="begin"/>
            </w:r>
            <w:r w:rsidR="00ED3C74">
              <w:rPr>
                <w:rFonts w:ascii="Arial" w:hAnsi="Arial" w:cs="Arial"/>
                <w:sz w:val="18"/>
                <w:szCs w:val="18"/>
                <w:lang w:val="en-GB"/>
              </w:rPr>
              <w:instrText xml:space="preserve"> ADDIN EN.CITE &lt;EndNote&gt;&lt;Cite&gt;&lt;Author&gt;Kroenke&lt;/Author&gt;&lt;Year&gt;2001&lt;/Year&gt;&lt;RecNum&gt;8594&lt;/RecNum&gt;&lt;DisplayText&gt;&lt;style face="superscript"&gt;53&lt;/style&gt;&lt;/DisplayText&gt;&lt;record&gt;&lt;rec-number&gt;8594&lt;/rec-number&gt;&lt;foreign-keys&gt;&lt;key app="EN" db-id="5s5xx2srlpewa1ea9zs5t2d8d2fpvtpssr2w" timestamp="1573598915" guid="08107e17-e78a-4cc5-95ac-0146658fa3a0"&gt;8594&lt;/key&gt;&lt;/foreign-keys&gt;&lt;ref-type name="Journal Article"&gt;17&lt;/ref-type&gt;&lt;contributors&gt;&lt;authors&gt;&lt;author&gt;Kroenke, K.&lt;/author&gt;&lt;author&gt;Spitzer, R. L.&lt;/author&gt;&lt;author&gt;Williams, J. B.&lt;/author&gt;&lt;/authors&gt;&lt;/contributors&gt;&lt;auth-address&gt;Regenstrief Institute for Health Care and Department of Medicine, Indiana University, Indianapolis 46202, USA. kkroenke@regenstrief.org&lt;/auth-address&gt;&lt;titles&gt;&lt;title&gt;The PHQ-9: validity of a brief depression severity measure&lt;/title&gt;&lt;secondary-title&gt;J Gen Intern Med&lt;/secondary-title&gt;&lt;/titles&gt;&lt;periodical&gt;&lt;full-title&gt;J Gen Intern Med&lt;/full-title&gt;&lt;/periodical&gt;&lt;pages&gt;606-13&lt;/pages&gt;&lt;volume&gt;16&lt;/volume&gt;&lt;number&gt;9&lt;/number&gt;&lt;edition&gt;2001/09/15&lt;/edition&gt;&lt;keywords&gt;&lt;keyword&gt;Adult&lt;/keyword&gt;&lt;keyword&gt;Depression/*diagnosis&lt;/keyword&gt;&lt;keyword&gt;Female&lt;/keyword&gt;&lt;keyword&gt;Humans&lt;/keyword&gt;&lt;keyword&gt;Male&lt;/keyword&gt;&lt;keyword&gt;Middle Aged&lt;/keyword&gt;&lt;keyword&gt;Psychological Tests&lt;/keyword&gt;&lt;keyword&gt;*Questionnaires&lt;/keyword&gt;&lt;keyword&gt;Reproducibility of Results&lt;/keyword&gt;&lt;keyword&gt;Research Support, Non-U.S. Gov&amp;apos;t&lt;/keyword&gt;&lt;keyword&gt;*Severity of Illness Index&lt;/keyword&gt;&lt;/keywords&gt;&lt;dates&gt;&lt;year&gt;2001&lt;/year&gt;&lt;pub-dates&gt;&lt;date&gt;Sep&lt;/date&gt;&lt;/pub-dates&gt;&lt;/dates&gt;&lt;isbn&gt;0884-8734 (Print)&amp;#xD;0884-8734 (Linking)&lt;/isbn&gt;&lt;accession-num&gt;11556941&lt;/accession-num&gt;&lt;urls&gt;&lt;related-urls&gt;&lt;url&gt;http://www.ncbi.nlm.nih.gov/entrez/query.fcgi?cmd=Retrieve&amp;amp;db=PubMed&amp;amp;dopt=Citation&amp;amp;list_uids=11556941&lt;/url&gt;&lt;/related-urls&gt;&lt;/urls&gt;&lt;custom2&gt;PMC1495268&lt;/custom2&gt;&lt;/record&gt;&lt;/Cite&gt;&lt;/EndNote&gt;</w:instrText>
            </w:r>
            <w:r w:rsidR="00061CA3"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53</w:t>
            </w:r>
            <w:r w:rsidR="00061CA3" w:rsidRPr="009F669C">
              <w:rPr>
                <w:rFonts w:ascii="Arial" w:hAnsi="Arial" w:cs="Arial"/>
                <w:sz w:val="18"/>
                <w:szCs w:val="18"/>
                <w:lang w:val="en-GB"/>
              </w:rPr>
              <w:fldChar w:fldCharType="end"/>
            </w:r>
          </w:p>
          <w:p w14:paraId="6A869369" w14:textId="7286EF94" w:rsidR="00071666" w:rsidRPr="009F669C" w:rsidRDefault="00071666" w:rsidP="00583A06">
            <w:pPr>
              <w:pStyle w:val="Tabletext"/>
              <w:spacing w:before="0" w:after="0"/>
              <w:rPr>
                <w:rFonts w:ascii="Arial" w:hAnsi="Arial" w:cs="Arial"/>
                <w:sz w:val="18"/>
                <w:szCs w:val="18"/>
                <w:lang w:val="en-GB"/>
              </w:rPr>
            </w:pPr>
            <w:r w:rsidRPr="009F669C">
              <w:rPr>
                <w:rFonts w:ascii="Arial" w:hAnsi="Arial" w:cs="Arial"/>
                <w:sz w:val="18"/>
                <w:szCs w:val="18"/>
                <w:lang w:val="en-GB"/>
              </w:rPr>
              <w:t>Alcohol Use Disorders Identification Test (AUDIT/AUDIT-C)</w:t>
            </w:r>
            <w:r w:rsidRPr="009F669C">
              <w:rPr>
                <w:rFonts w:ascii="Arial" w:hAnsi="Arial" w:cs="Arial"/>
                <w:sz w:val="18"/>
                <w:szCs w:val="18"/>
                <w:lang w:val="en-GB"/>
              </w:rPr>
              <w:fldChar w:fldCharType="begin">
                <w:fldData xml:space="preserve">PEVuZE5vdGU+PENpdGU+PEF1dGhvcj5CdXNoPC9BdXRob3I+PFllYXI+MTk5ODwvWWVhcj48UmVj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</w:fldData>
              </w:fldChar>
            </w:r>
            <w:r w:rsidR="00ED3C74">
              <w:rPr>
                <w:rFonts w:ascii="Arial" w:hAnsi="Arial" w:cs="Arial"/>
                <w:sz w:val="18"/>
                <w:szCs w:val="18"/>
                <w:lang w:val="en-GB"/>
              </w:rPr>
              <w:instrText xml:space="preserve"> ADDIN EN.CITE </w:instrText>
            </w:r>
            <w:r w:rsidR="00ED3C74">
              <w:rPr>
                <w:rFonts w:ascii="Arial" w:hAnsi="Arial" w:cs="Arial"/>
                <w:sz w:val="18"/>
                <w:szCs w:val="18"/>
                <w:lang w:val="en-GB"/>
              </w:rPr>
              <w:fldChar w:fldCharType="begin">
                <w:fldData xml:space="preserve">PEVuZE5vdGU+PENpdGU+PEF1dGhvcj5CdXNoPC9BdXRob3I+PFllYXI+MTk5ODwvWWVhcj48UmVj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</w:fldData>
              </w:fldChar>
            </w:r>
            <w:r w:rsidR="00ED3C74">
              <w:rPr>
                <w:rFonts w:ascii="Arial" w:hAnsi="Arial" w:cs="Arial"/>
                <w:sz w:val="18"/>
                <w:szCs w:val="18"/>
                <w:lang w:val="en-GB"/>
              </w:rPr>
              <w:instrText xml:space="preserve"> ADDIN EN.CITE.DATA </w:instrText>
            </w:r>
            <w:r w:rsidR="00ED3C74">
              <w:rPr>
                <w:rFonts w:ascii="Arial" w:hAnsi="Arial" w:cs="Arial"/>
                <w:sz w:val="18"/>
                <w:szCs w:val="18"/>
                <w:lang w:val="en-GB"/>
              </w:rPr>
            </w:r>
            <w:r w:rsidR="00ED3C74">
              <w:rPr>
                <w:rFonts w:ascii="Arial" w:hAnsi="Arial" w:cs="Arial"/>
                <w:sz w:val="18"/>
                <w:szCs w:val="18"/>
                <w:lang w:val="en-GB"/>
              </w:rPr>
              <w:fldChar w:fldCharType="end"/>
            </w:r>
            <w:r w:rsidRPr="009F669C">
              <w:rPr>
                <w:rFonts w:ascii="Arial" w:hAnsi="Arial" w:cs="Arial"/>
                <w:sz w:val="18"/>
                <w:szCs w:val="18"/>
                <w:lang w:val="en-GB"/>
              </w:rPr>
            </w:r>
            <w:r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54,55</w:t>
            </w:r>
            <w:r w:rsidRPr="009F669C">
              <w:rPr>
                <w:rFonts w:ascii="Arial" w:hAnsi="Arial" w:cs="Arial"/>
                <w:sz w:val="18"/>
                <w:szCs w:val="18"/>
                <w:lang w:val="en-GB"/>
              </w:rPr>
              <w:fldChar w:fldCharType="end"/>
            </w:r>
          </w:p>
        </w:tc>
      </w:tr>
      <w:tr w:rsidR="00EE28AA" w:rsidRPr="009F669C" w14:paraId="34032C03" w14:textId="77777777" w:rsidTr="002F5DFB">
        <w:trPr>
          <w:trHeight w:val="432"/>
        </w:trPr>
        <w:tc>
          <w:tcPr>
            <w:tcW w:w="181" w:type="pct"/>
            <w:tcBorders>
              <w:left w:val="single" w:sz="18" w:space="0" w:color="2F5496" w:themeColor="accent1" w:themeShade="BF"/>
            </w:tcBorders>
            <w:shd w:val="clear" w:color="auto" w:fill="EEF4FF"/>
          </w:tcPr>
          <w:p w14:paraId="632A246F" w14:textId="77777777" w:rsidR="00EE28AA" w:rsidRPr="009F669C" w:rsidRDefault="00EE28AA" w:rsidP="00583A06">
            <w:pPr>
              <w:pStyle w:val="Tabletext"/>
              <w:spacing w:before="0" w:after="0"/>
              <w:rPr>
                <w:rFonts w:ascii="Arial" w:hAnsi="Arial" w:cs="Arial"/>
                <w:b/>
                <w:bCs/>
                <w:sz w:val="18"/>
                <w:szCs w:val="18"/>
                <w:lang w:val="en-GB"/>
              </w:rPr>
            </w:pPr>
            <w:r w:rsidRPr="009F669C">
              <w:rPr>
                <w:rFonts w:ascii="Arial" w:hAnsi="Arial" w:cs="Arial"/>
                <w:b/>
                <w:bCs/>
                <w:sz w:val="18"/>
                <w:szCs w:val="18"/>
                <w:lang w:val="en-GB"/>
              </w:rPr>
              <w:t>2</w:t>
            </w:r>
          </w:p>
        </w:tc>
        <w:tc>
          <w:tcPr>
            <w:tcW w:w="682" w:type="pct"/>
            <w:shd w:val="clear" w:color="auto" w:fill="EEF4FF"/>
          </w:tcPr>
          <w:p w14:paraId="62C4A358" w14:textId="77777777" w:rsidR="00EE28AA" w:rsidRPr="009F669C" w:rsidRDefault="00EE28AA" w:rsidP="00583A06">
            <w:pPr>
              <w:pStyle w:val="Tabletext"/>
              <w:spacing w:before="0" w:after="0"/>
              <w:rPr>
                <w:rFonts w:ascii="Arial" w:hAnsi="Arial" w:cs="Arial"/>
                <w:b/>
                <w:sz w:val="18"/>
                <w:szCs w:val="18"/>
                <w:lang w:val="en-GB"/>
              </w:rPr>
            </w:pPr>
            <w:r w:rsidRPr="009F669C">
              <w:rPr>
                <w:rFonts w:ascii="Arial" w:hAnsi="Arial" w:cs="Arial"/>
                <w:b/>
                <w:sz w:val="18"/>
                <w:szCs w:val="18"/>
                <w:lang w:val="en-GB"/>
              </w:rPr>
              <w:t>Symptom management</w:t>
            </w:r>
          </w:p>
        </w:tc>
        <w:tc>
          <w:tcPr>
            <w:tcW w:w="2555" w:type="pct"/>
            <w:shd w:val="clear" w:color="auto" w:fill="EEF4FF"/>
          </w:tcPr>
          <w:p w14:paraId="2CBB4BD3" w14:textId="355E8AEF" w:rsidR="0065451F" w:rsidRPr="009F669C" w:rsidRDefault="00EE28AA" w:rsidP="00583A06">
            <w:pPr>
              <w:pStyle w:val="Tabletext"/>
              <w:spacing w:before="0"/>
              <w:rPr>
                <w:rFonts w:ascii="Arial" w:hAnsi="Arial" w:cs="Arial"/>
                <w:sz w:val="18"/>
                <w:szCs w:val="18"/>
                <w:lang w:val="en-GB"/>
              </w:rPr>
            </w:pPr>
            <w:r w:rsidRPr="009F669C">
              <w:rPr>
                <w:rFonts w:ascii="Arial" w:hAnsi="Arial" w:cs="Arial"/>
                <w:sz w:val="18"/>
                <w:szCs w:val="18"/>
                <w:lang w:val="en-GB"/>
              </w:rPr>
              <w:t xml:space="preserve">Outpatient </w:t>
            </w:r>
            <w:r w:rsidR="00163688" w:rsidRPr="009F669C">
              <w:rPr>
                <w:rFonts w:ascii="Arial" w:hAnsi="Arial" w:cs="Arial"/>
                <w:sz w:val="18"/>
                <w:szCs w:val="18"/>
                <w:lang w:val="en-GB"/>
              </w:rPr>
              <w:t xml:space="preserve">symptom </w:t>
            </w:r>
            <w:r w:rsidRPr="009F669C">
              <w:rPr>
                <w:rFonts w:ascii="Arial" w:hAnsi="Arial" w:cs="Arial"/>
                <w:sz w:val="18"/>
                <w:szCs w:val="18"/>
                <w:lang w:val="en-GB"/>
              </w:rPr>
              <w:t>monitoring in cancer patients receiving chemotherapy treatment for unexpected adverse effects</w:t>
            </w:r>
          </w:p>
          <w:p w14:paraId="06EE049B" w14:textId="77777777" w:rsidR="00EE28AA" w:rsidRPr="009F669C" w:rsidRDefault="00EE28AA" w:rsidP="00583A06">
            <w:pPr>
              <w:pStyle w:val="Tabletext"/>
              <w:spacing w:before="0"/>
              <w:rPr>
                <w:rFonts w:ascii="Arial" w:hAnsi="Arial" w:cs="Arial"/>
                <w:sz w:val="18"/>
                <w:szCs w:val="18"/>
                <w:lang w:val="en-GB"/>
              </w:rPr>
            </w:pPr>
            <w:r w:rsidRPr="009F669C">
              <w:rPr>
                <w:rFonts w:ascii="Arial" w:hAnsi="Arial" w:cs="Arial"/>
                <w:sz w:val="18"/>
                <w:szCs w:val="18"/>
                <w:lang w:val="en-GB"/>
              </w:rPr>
              <w:t>Tracks intended and unintended treatment effects</w:t>
            </w:r>
            <w:r w:rsidR="0065451F" w:rsidRPr="009F669C">
              <w:rPr>
                <w:rFonts w:ascii="Arial" w:hAnsi="Arial" w:cs="Arial"/>
                <w:sz w:val="18"/>
                <w:szCs w:val="18"/>
                <w:lang w:val="en-GB"/>
              </w:rPr>
              <w:t>,</w:t>
            </w:r>
            <w:r w:rsidRPr="009F669C">
              <w:rPr>
                <w:rFonts w:ascii="Arial" w:hAnsi="Arial" w:cs="Arial"/>
                <w:sz w:val="18"/>
                <w:szCs w:val="18"/>
                <w:lang w:val="en-GB"/>
              </w:rPr>
              <w:t xml:space="preserve"> and identifies symptom-management opportunities</w:t>
            </w:r>
          </w:p>
          <w:p w14:paraId="2858A3DD" w14:textId="485F67AB" w:rsidR="00710ADC" w:rsidRPr="009F669C" w:rsidRDefault="00710ADC" w:rsidP="00583A06">
            <w:pPr>
              <w:pStyle w:val="Tabletext"/>
              <w:spacing w:before="0" w:after="0"/>
              <w:rPr>
                <w:rFonts w:ascii="Arial" w:hAnsi="Arial" w:cs="Arial"/>
                <w:sz w:val="18"/>
                <w:szCs w:val="18"/>
                <w:lang w:val="en-GB"/>
              </w:rPr>
            </w:pPr>
            <w:r w:rsidRPr="009F669C">
              <w:rPr>
                <w:rFonts w:ascii="Arial" w:hAnsi="Arial" w:cs="Arial"/>
                <w:sz w:val="18"/>
                <w:szCs w:val="18"/>
                <w:lang w:val="en-GB"/>
              </w:rPr>
              <w:t>Outpatient symptom monitoring in HIV patients</w:t>
            </w:r>
          </w:p>
        </w:tc>
        <w:tc>
          <w:tcPr>
            <w:tcW w:w="1582" w:type="pct"/>
            <w:tcBorders>
              <w:right w:val="single" w:sz="18" w:space="0" w:color="2F5496" w:themeColor="accent1" w:themeShade="BF"/>
            </w:tcBorders>
            <w:shd w:val="clear" w:color="auto" w:fill="EEF4FF"/>
          </w:tcPr>
          <w:p w14:paraId="085AB359" w14:textId="1D6AB4D7" w:rsidR="00EE28AA" w:rsidRPr="009F669C" w:rsidRDefault="00EE28AA" w:rsidP="00583A06">
            <w:pPr>
              <w:pStyle w:val="Tabletext"/>
              <w:spacing w:before="0"/>
              <w:rPr>
                <w:rFonts w:ascii="Arial" w:hAnsi="Arial" w:cs="Arial"/>
                <w:sz w:val="18"/>
                <w:szCs w:val="18"/>
                <w:lang w:val="en-GB"/>
              </w:rPr>
            </w:pPr>
            <w:r w:rsidRPr="009F669C">
              <w:rPr>
                <w:rFonts w:ascii="Arial" w:hAnsi="Arial" w:cs="Arial"/>
                <w:sz w:val="18"/>
                <w:szCs w:val="18"/>
                <w:lang w:val="en-GB"/>
              </w:rPr>
              <w:t>MD Ande</w:t>
            </w:r>
            <w:r w:rsidR="00212A83" w:rsidRPr="009F669C">
              <w:rPr>
                <w:rFonts w:ascii="Arial" w:hAnsi="Arial" w:cs="Arial"/>
                <w:sz w:val="18"/>
                <w:szCs w:val="18"/>
                <w:lang w:val="en-GB"/>
              </w:rPr>
              <w:t>rson Symptom Inventory (MDASI)</w:t>
            </w:r>
            <w:r w:rsidR="00B47379" w:rsidRPr="009F669C">
              <w:rPr>
                <w:rFonts w:ascii="Arial" w:hAnsi="Arial" w:cs="Arial"/>
                <w:sz w:val="18"/>
                <w:szCs w:val="18"/>
                <w:lang w:val="en-GB"/>
              </w:rPr>
              <w:fldChar w:fldCharType="begin"/>
            </w:r>
            <w:r w:rsidR="0015560C">
              <w:rPr>
                <w:rFonts w:ascii="Arial" w:hAnsi="Arial" w:cs="Arial"/>
                <w:sz w:val="18"/>
                <w:szCs w:val="18"/>
                <w:lang w:val="en-GB"/>
              </w:rPr>
              <w:instrText xml:space="preserve"> ADDIN EN.CITE &lt;EndNote&gt;&lt;Cite&gt;&lt;Author&gt;Cleeland&lt;/Author&gt;&lt;Year&gt;2000&lt;/Year&gt;&lt;RecNum&gt;7007&lt;/RecNum&gt;&lt;DisplayText&gt;&lt;style face="superscript"&gt;56&lt;/style&gt;&lt;/DisplayText&gt;&lt;record&gt;&lt;rec-number&gt;7007&lt;/rec-number&gt;&lt;foreign-keys&gt;&lt;key app="EN" db-id="9dd90wvx2spdv9etaz6p5a9mtvetetvpev9r" timestamp="1599019495"&gt;7007&lt;/key&gt;&lt;/foreign-keys&gt;&lt;ref-type name="Journal Article"&gt;17&lt;/ref-type&gt;&lt;contributors&gt;&lt;authors&gt;&lt;author&gt;Cleeland, C. S.&lt;/author&gt;&lt;author&gt;Mendoza, T. R.&lt;/author&gt;&lt;author&gt;Wang, X. S.&lt;/author&gt;&lt;author&gt;Chou, C.&lt;/author&gt;&lt;author&gt;Harle, M. T.&lt;/author&gt;&lt;author&gt;Morrissey, M.&lt;/author&gt;&lt;author&gt;Engstrom, M. C.&lt;/author&gt;&lt;/authors&gt;&lt;/contributors&gt;&lt;auth-address&gt;Pain Research Group, Division of Anesthesiology and Critical Care, The University of Texas M. D. Anderson Cancer Center, Houston, Texas 77030, USA. ccleeland@mdanderson.org&lt;/auth-address&gt;&lt;titles&gt;&lt;title&gt;Assessing symptom distress in cancer patients: the M.D. Anderson Symptom Inventory&lt;/title&gt;&lt;secondary-title&gt;Cancer&lt;/secondary-title&gt;&lt;/titles&gt;&lt;periodical&gt;&lt;full-title&gt;Cancer&lt;/full-title&gt;&lt;/periodical&gt;&lt;pages&gt;1634-46&lt;/pages&gt;&lt;volume&gt;89&lt;/volume&gt;&lt;number&gt;7&lt;/number&gt;&lt;keywords&gt;&lt;keyword&gt;Adult&lt;/keyword&gt;&lt;keyword&gt;Aged&lt;/keyword&gt;&lt;keyword&gt;Female&lt;/keyword&gt;&lt;keyword&gt;Humans&lt;/keyword&gt;&lt;keyword&gt;Male&lt;/keyword&gt;&lt;keyword&gt;Middle Aged&lt;/keyword&gt;&lt;keyword&gt;Neoplasms/*psychology/therapy&lt;/keyword&gt;&lt;keyword&gt;*Quality of Life&lt;/keyword&gt;&lt;keyword&gt;Sensitivity and Specificity&lt;/keyword&gt;&lt;keyword&gt;Severity of Illness Index&lt;/keyword&gt;&lt;keyword&gt;Surveys and Questionnaires/*standards&lt;/keyword&gt;&lt;/keywords&gt;&lt;dates&gt;&lt;year&gt;2000&lt;/year&gt;&lt;pub-dates&gt;&lt;date&gt;Oct 1&lt;/date&gt;&lt;/pub-dates&gt;&lt;/dates&gt;&lt;isbn&gt;0008-543X (Print)&amp;#xD;0008-543X (Linking)&lt;/isbn&gt;&lt;accession-num&gt;11013380&lt;/accession-num&gt;&lt;urls&gt;&lt;related-urls&gt;&lt;url&gt;https://www.ncbi.nlm.nih.gov/pubmed/11013380&lt;/url&gt;&lt;/related-urls&gt;&lt;/urls&gt;&lt;electronic-resource-num&gt;10.1002/1097-0142(20001001)89:7&amp;lt;1634::aid-cncr29&amp;gt;3.0.co;2-v&lt;/electronic-resource-num&gt;&lt;/record&gt;&lt;/Cite&gt;&lt;/EndNote&gt;</w:instrText>
            </w:r>
            <w:r w:rsidR="00B47379"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56</w:t>
            </w:r>
            <w:r w:rsidR="00B47379" w:rsidRPr="009F669C">
              <w:rPr>
                <w:rFonts w:ascii="Arial" w:hAnsi="Arial" w:cs="Arial"/>
                <w:sz w:val="18"/>
                <w:szCs w:val="18"/>
                <w:lang w:val="en-GB"/>
              </w:rPr>
              <w:fldChar w:fldCharType="end"/>
            </w:r>
          </w:p>
          <w:p w14:paraId="03E64574" w14:textId="5C7BE069" w:rsidR="00071666" w:rsidRPr="009F669C" w:rsidRDefault="00071666" w:rsidP="00583A06">
            <w:pPr>
              <w:pStyle w:val="Tabletext"/>
              <w:spacing w:before="0"/>
              <w:rPr>
                <w:rFonts w:ascii="Arial" w:hAnsi="Arial" w:cs="Arial"/>
                <w:sz w:val="18"/>
                <w:szCs w:val="18"/>
                <w:lang w:val="en-GB"/>
              </w:rPr>
            </w:pPr>
            <w:r w:rsidRPr="009F669C">
              <w:rPr>
                <w:rFonts w:ascii="Arial" w:hAnsi="Arial" w:cs="Arial"/>
                <w:sz w:val="18"/>
                <w:szCs w:val="18"/>
                <w:lang w:val="en-GB"/>
              </w:rPr>
              <w:t>HIV Symptom Index</w:t>
            </w:r>
            <w:r w:rsidRPr="009F669C">
              <w:rPr>
                <w:rFonts w:ascii="Arial" w:hAnsi="Arial" w:cs="Arial"/>
                <w:sz w:val="18"/>
                <w:szCs w:val="18"/>
                <w:lang w:val="en-GB"/>
              </w:rPr>
              <w:fldChar w:fldCharType="begin">
                <w:fldData xml:space="preserve">PEVuZE5vdGU+PENpdGU+PEF1dGhvcj5KdXN0aWNlPC9BdXRob3I+PFllYXI+MjAwMTwvWWVhcj48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</w:fldData>
              </w:fldChar>
            </w:r>
            <w:r w:rsidR="0015560C">
              <w:rPr>
                <w:rFonts w:ascii="Arial" w:hAnsi="Arial" w:cs="Arial"/>
                <w:sz w:val="18"/>
                <w:szCs w:val="18"/>
                <w:lang w:val="en-GB"/>
              </w:rPr>
              <w:instrText xml:space="preserve"> ADDIN EN.CITE </w:instrText>
            </w:r>
            <w:r w:rsidR="0015560C">
              <w:rPr>
                <w:rFonts w:ascii="Arial" w:hAnsi="Arial" w:cs="Arial"/>
                <w:sz w:val="18"/>
                <w:szCs w:val="18"/>
                <w:lang w:val="en-GB"/>
              </w:rPr>
              <w:fldChar w:fldCharType="begin">
                <w:fldData xml:space="preserve">PEVuZE5vdGU+PENpdGU+PEF1dGhvcj5KdXN0aWNlPC9BdXRob3I+PFllYXI+MjAwMTwvWWVhcj48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</w:fldData>
              </w:fldChar>
            </w:r>
            <w:r w:rsidR="0015560C">
              <w:rPr>
                <w:rFonts w:ascii="Arial" w:hAnsi="Arial" w:cs="Arial"/>
                <w:sz w:val="18"/>
                <w:szCs w:val="18"/>
                <w:lang w:val="en-GB"/>
              </w:rPr>
              <w:instrText xml:space="preserve"> ADDIN EN.CITE.DATA </w:instrText>
            </w:r>
            <w:r w:rsidR="0015560C">
              <w:rPr>
                <w:rFonts w:ascii="Arial" w:hAnsi="Arial" w:cs="Arial"/>
                <w:sz w:val="18"/>
                <w:szCs w:val="18"/>
                <w:lang w:val="en-GB"/>
              </w:rPr>
            </w:r>
            <w:r w:rsidR="0015560C">
              <w:rPr>
                <w:rFonts w:ascii="Arial" w:hAnsi="Arial" w:cs="Arial"/>
                <w:sz w:val="18"/>
                <w:szCs w:val="18"/>
                <w:lang w:val="en-GB"/>
              </w:rPr>
              <w:fldChar w:fldCharType="end"/>
            </w:r>
            <w:r w:rsidRPr="009F669C">
              <w:rPr>
                <w:rFonts w:ascii="Arial" w:hAnsi="Arial" w:cs="Arial"/>
                <w:sz w:val="18"/>
                <w:szCs w:val="18"/>
                <w:lang w:val="en-GB"/>
              </w:rPr>
            </w:r>
            <w:r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57</w:t>
            </w:r>
            <w:r w:rsidRPr="009F669C">
              <w:rPr>
                <w:rFonts w:ascii="Arial" w:hAnsi="Arial" w:cs="Arial"/>
                <w:sz w:val="18"/>
                <w:szCs w:val="18"/>
                <w:lang w:val="en-GB"/>
              </w:rPr>
              <w:fldChar w:fldCharType="end"/>
            </w:r>
          </w:p>
        </w:tc>
      </w:tr>
      <w:tr w:rsidR="00EE28AA" w:rsidRPr="009F669C" w14:paraId="68BA88FF" w14:textId="77777777" w:rsidTr="002F5DFB">
        <w:trPr>
          <w:trHeight w:val="432"/>
        </w:trPr>
        <w:tc>
          <w:tcPr>
            <w:tcW w:w="181" w:type="pct"/>
            <w:tcBorders>
              <w:left w:val="single" w:sz="18" w:space="0" w:color="2F5496" w:themeColor="accent1" w:themeShade="BF"/>
            </w:tcBorders>
            <w:shd w:val="clear" w:color="auto" w:fill="EEF4FF"/>
          </w:tcPr>
          <w:p w14:paraId="78BC43C1" w14:textId="77777777" w:rsidR="00EE28AA" w:rsidRPr="009F669C" w:rsidRDefault="00686568" w:rsidP="00583A06">
            <w:pPr>
              <w:pStyle w:val="Tabletext"/>
              <w:spacing w:before="0" w:after="0"/>
              <w:rPr>
                <w:rFonts w:ascii="Arial" w:hAnsi="Arial" w:cs="Arial"/>
                <w:b/>
                <w:bCs/>
                <w:sz w:val="18"/>
                <w:szCs w:val="18"/>
                <w:lang w:val="en-GB"/>
              </w:rPr>
            </w:pPr>
            <w:r w:rsidRPr="009F669C">
              <w:rPr>
                <w:rFonts w:ascii="Arial" w:hAnsi="Arial" w:cs="Arial"/>
                <w:b/>
                <w:bCs/>
                <w:sz w:val="18"/>
                <w:szCs w:val="18"/>
                <w:lang w:val="en-GB"/>
              </w:rPr>
              <w:t>3</w:t>
            </w:r>
          </w:p>
        </w:tc>
        <w:tc>
          <w:tcPr>
            <w:tcW w:w="682" w:type="pct"/>
            <w:shd w:val="clear" w:color="auto" w:fill="EEF4FF"/>
          </w:tcPr>
          <w:p w14:paraId="69804D0E" w14:textId="77777777" w:rsidR="00EE28AA" w:rsidRPr="009F669C" w:rsidRDefault="00EE28AA" w:rsidP="00583A06">
            <w:pPr>
              <w:pStyle w:val="Tabletext"/>
              <w:spacing w:before="0" w:after="0"/>
              <w:rPr>
                <w:rFonts w:ascii="Arial" w:hAnsi="Arial" w:cs="Arial"/>
                <w:b/>
                <w:sz w:val="18"/>
                <w:szCs w:val="18"/>
                <w:lang w:val="en-GB"/>
              </w:rPr>
            </w:pPr>
            <w:r w:rsidRPr="009F669C">
              <w:rPr>
                <w:rFonts w:ascii="Arial" w:hAnsi="Arial" w:cs="Arial"/>
                <w:b/>
                <w:sz w:val="18"/>
                <w:szCs w:val="18"/>
                <w:lang w:val="en-GB"/>
              </w:rPr>
              <w:t>Shared decision</w:t>
            </w:r>
            <w:r w:rsidR="004E5C0F" w:rsidRPr="009F669C">
              <w:rPr>
                <w:rFonts w:ascii="Arial" w:hAnsi="Arial" w:cs="Arial"/>
                <w:b/>
                <w:sz w:val="18"/>
                <w:szCs w:val="18"/>
                <w:lang w:val="en-GB"/>
              </w:rPr>
              <w:t>-</w:t>
            </w:r>
            <w:r w:rsidRPr="009F669C">
              <w:rPr>
                <w:rFonts w:ascii="Arial" w:hAnsi="Arial" w:cs="Arial"/>
                <w:b/>
                <w:sz w:val="18"/>
                <w:szCs w:val="18"/>
                <w:lang w:val="en-GB"/>
              </w:rPr>
              <w:t xml:space="preserve">making </w:t>
            </w:r>
          </w:p>
        </w:tc>
        <w:tc>
          <w:tcPr>
            <w:tcW w:w="2555" w:type="pct"/>
            <w:shd w:val="clear" w:color="auto" w:fill="EEF4FF"/>
          </w:tcPr>
          <w:p w14:paraId="7A18FB5B" w14:textId="77777777" w:rsidR="00EE28AA" w:rsidRPr="009F669C" w:rsidRDefault="00EE28AA" w:rsidP="00583A06">
            <w:pPr>
              <w:pStyle w:val="Tabletext"/>
              <w:spacing w:before="0" w:after="0"/>
              <w:rPr>
                <w:rFonts w:ascii="Arial" w:hAnsi="Arial" w:cs="Arial"/>
                <w:sz w:val="18"/>
                <w:szCs w:val="18"/>
                <w:lang w:val="en-GB"/>
              </w:rPr>
            </w:pPr>
            <w:r w:rsidRPr="009F669C">
              <w:rPr>
                <w:rFonts w:ascii="Arial" w:hAnsi="Arial" w:cs="Arial"/>
                <w:sz w:val="18"/>
                <w:szCs w:val="18"/>
                <w:lang w:val="en-GB"/>
              </w:rPr>
              <w:t>Acute care monitoring of current pain symptoms and physical function before scheduling knee replacement surgery to determine need or timing of surgery</w:t>
            </w:r>
          </w:p>
        </w:tc>
        <w:tc>
          <w:tcPr>
            <w:tcW w:w="1582" w:type="pct"/>
            <w:tcBorders>
              <w:right w:val="single" w:sz="18" w:space="0" w:color="2F5496" w:themeColor="accent1" w:themeShade="BF"/>
            </w:tcBorders>
            <w:shd w:val="clear" w:color="auto" w:fill="EEF4FF"/>
          </w:tcPr>
          <w:p w14:paraId="7D0FF86E" w14:textId="76DC5FE6" w:rsidR="00EE28AA" w:rsidRPr="009F669C" w:rsidRDefault="00EE28AA" w:rsidP="00583A06">
            <w:pPr>
              <w:pStyle w:val="Tabletext"/>
              <w:spacing w:before="0" w:after="0"/>
              <w:rPr>
                <w:rFonts w:ascii="Arial" w:hAnsi="Arial" w:cs="Arial"/>
                <w:sz w:val="18"/>
                <w:szCs w:val="18"/>
                <w:lang w:val="en-GB"/>
              </w:rPr>
            </w:pPr>
            <w:r w:rsidRPr="009F669C">
              <w:rPr>
                <w:rFonts w:ascii="Arial" w:hAnsi="Arial" w:cs="Arial"/>
                <w:sz w:val="18"/>
                <w:szCs w:val="18"/>
                <w:lang w:val="en-GB"/>
              </w:rPr>
              <w:t>Stage of Decision Making</w:t>
            </w:r>
            <w:r w:rsidR="00B47379" w:rsidRPr="009F669C">
              <w:rPr>
                <w:rFonts w:ascii="Arial" w:hAnsi="Arial" w:cs="Arial"/>
                <w:sz w:val="18"/>
                <w:szCs w:val="18"/>
                <w:lang w:val="en-GB"/>
              </w:rPr>
              <w:fldChar w:fldCharType="begin"/>
            </w:r>
            <w:r w:rsidR="0015560C">
              <w:rPr>
                <w:rFonts w:ascii="Arial" w:hAnsi="Arial" w:cs="Arial"/>
                <w:sz w:val="18"/>
                <w:szCs w:val="18"/>
                <w:lang w:val="en-GB"/>
              </w:rPr>
              <w:instrText xml:space="preserve"> ADDIN EN.CITE &lt;EndNote&gt;&lt;Cite&gt;&lt;Author&gt;O&amp;apos;Connor&lt;/Author&gt;&lt;Year&gt;2000&lt;/Year&gt;&lt;RecNum&gt;7009&lt;/RecNum&gt;&lt;DisplayText&gt;&lt;style face="superscript"&gt;58&lt;/style&gt;&lt;/DisplayText&gt;&lt;record&gt;&lt;rec-number&gt;7009&lt;/rec-number&gt;&lt;foreign-keys&gt;&lt;key app="EN" db-id="9dd90wvx2spdv9etaz6p5a9mtvetetvpev9r" timestamp="1599019495"&gt;7009&lt;/key&gt;&lt;/foreign-keys&gt;&lt;ref-type name="Book"&gt;6&lt;/ref-type&gt;&lt;contributors&gt;&lt;authors&gt;&lt;author&gt;O&amp;apos;Connor, A.M. &lt;/author&gt;&lt;/authors&gt;&lt;/contributors&gt;&lt;titles&gt;&lt;title&gt;User manual: stage of decision making.&lt;/title&gt;&lt;/titles&gt;&lt;dates&gt;&lt;year&gt;2000&lt;/year&gt;&lt;/dates&gt;&lt;pub-location&gt;Ottowa, Canada&lt;/pub-location&gt;&lt;publisher&gt;Ottowa Hospital Research Institute&lt;/publisher&gt;&lt;urls&gt;&lt;/urls&gt;&lt;/record&gt;&lt;/Cite&gt;&lt;/EndNote&gt;</w:instrText>
            </w:r>
            <w:r w:rsidR="00B47379"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58</w:t>
            </w:r>
            <w:r w:rsidR="00B47379" w:rsidRPr="009F669C">
              <w:rPr>
                <w:rFonts w:ascii="Arial" w:hAnsi="Arial" w:cs="Arial"/>
                <w:sz w:val="18"/>
                <w:szCs w:val="18"/>
                <w:lang w:val="en-GB"/>
              </w:rPr>
              <w:fldChar w:fldCharType="end"/>
            </w:r>
          </w:p>
        </w:tc>
      </w:tr>
      <w:tr w:rsidR="00EE28AA" w:rsidRPr="009F669C" w14:paraId="1D4D75D3" w14:textId="77777777" w:rsidTr="002F5DFB">
        <w:trPr>
          <w:trHeight w:val="432"/>
        </w:trPr>
        <w:tc>
          <w:tcPr>
            <w:tcW w:w="181" w:type="pct"/>
            <w:tcBorders>
              <w:left w:val="single" w:sz="18" w:space="0" w:color="2F5496" w:themeColor="accent1" w:themeShade="BF"/>
            </w:tcBorders>
            <w:shd w:val="clear" w:color="auto" w:fill="EEF4FF"/>
          </w:tcPr>
          <w:p w14:paraId="57269459" w14:textId="77777777" w:rsidR="00EE28AA" w:rsidRPr="009F669C" w:rsidRDefault="00686568" w:rsidP="00583A06">
            <w:pPr>
              <w:pStyle w:val="Tabletext"/>
              <w:spacing w:before="0" w:after="0"/>
              <w:rPr>
                <w:rFonts w:ascii="Arial" w:hAnsi="Arial" w:cs="Arial"/>
                <w:b/>
                <w:bCs/>
                <w:sz w:val="18"/>
                <w:szCs w:val="18"/>
                <w:lang w:val="en-GB"/>
              </w:rPr>
            </w:pPr>
            <w:r w:rsidRPr="009F669C">
              <w:rPr>
                <w:rFonts w:ascii="Arial" w:hAnsi="Arial" w:cs="Arial"/>
                <w:b/>
                <w:bCs/>
                <w:sz w:val="18"/>
                <w:szCs w:val="18"/>
                <w:lang w:val="en-GB"/>
              </w:rPr>
              <w:t>4</w:t>
            </w:r>
          </w:p>
        </w:tc>
        <w:tc>
          <w:tcPr>
            <w:tcW w:w="682" w:type="pct"/>
            <w:shd w:val="clear" w:color="auto" w:fill="EEF4FF"/>
          </w:tcPr>
          <w:p w14:paraId="7E1601E1" w14:textId="77777777" w:rsidR="00EE28AA" w:rsidRPr="009F669C" w:rsidRDefault="00EE28AA" w:rsidP="00583A06">
            <w:pPr>
              <w:pStyle w:val="Tabletext"/>
              <w:spacing w:before="0" w:after="0"/>
              <w:rPr>
                <w:rFonts w:ascii="Arial" w:hAnsi="Arial" w:cs="Arial"/>
                <w:b/>
                <w:sz w:val="18"/>
                <w:szCs w:val="18"/>
                <w:lang w:val="en-GB"/>
              </w:rPr>
            </w:pPr>
            <w:r w:rsidRPr="009F669C">
              <w:rPr>
                <w:rFonts w:ascii="Arial" w:hAnsi="Arial" w:cs="Arial"/>
                <w:b/>
                <w:sz w:val="18"/>
                <w:szCs w:val="18"/>
                <w:lang w:val="en-GB"/>
              </w:rPr>
              <w:t>Quality improvement</w:t>
            </w:r>
          </w:p>
        </w:tc>
        <w:tc>
          <w:tcPr>
            <w:tcW w:w="2555" w:type="pct"/>
            <w:shd w:val="clear" w:color="auto" w:fill="EEF4FF"/>
          </w:tcPr>
          <w:p w14:paraId="2D5315FE" w14:textId="77777777" w:rsidR="0065451F" w:rsidRPr="009F669C" w:rsidRDefault="00EE28AA" w:rsidP="00583A06">
            <w:pPr>
              <w:pStyle w:val="Tabletext"/>
              <w:spacing w:before="0"/>
              <w:rPr>
                <w:rFonts w:ascii="Arial" w:hAnsi="Arial" w:cs="Arial"/>
                <w:sz w:val="18"/>
                <w:szCs w:val="18"/>
                <w:lang w:val="en-GB"/>
              </w:rPr>
            </w:pPr>
            <w:r w:rsidRPr="009F669C">
              <w:rPr>
                <w:rFonts w:ascii="Arial" w:hAnsi="Arial" w:cs="Arial"/>
                <w:sz w:val="18"/>
                <w:szCs w:val="18"/>
                <w:lang w:val="en-GB"/>
              </w:rPr>
              <w:t>Assessment of symptom prevalence across all patients in clinic or hospital-setting</w:t>
            </w:r>
          </w:p>
          <w:p w14:paraId="677F717C" w14:textId="77777777" w:rsidR="00EE28AA" w:rsidRPr="009F669C" w:rsidRDefault="00EE28AA" w:rsidP="00583A06">
            <w:pPr>
              <w:pStyle w:val="Tabletext"/>
              <w:spacing w:before="0" w:after="0"/>
              <w:rPr>
                <w:rFonts w:ascii="Arial" w:hAnsi="Arial" w:cs="Arial"/>
                <w:sz w:val="18"/>
                <w:szCs w:val="18"/>
                <w:lang w:val="en-GB"/>
              </w:rPr>
            </w:pPr>
            <w:r w:rsidRPr="009F669C">
              <w:rPr>
                <w:rFonts w:ascii="Arial" w:hAnsi="Arial" w:cs="Arial"/>
                <w:sz w:val="18"/>
                <w:szCs w:val="18"/>
                <w:lang w:val="en-GB"/>
              </w:rPr>
              <w:t>Provides population</w:t>
            </w:r>
            <w:r w:rsidR="0065451F" w:rsidRPr="009F669C">
              <w:rPr>
                <w:rFonts w:ascii="Arial" w:hAnsi="Arial" w:cs="Arial"/>
                <w:sz w:val="18"/>
                <w:szCs w:val="18"/>
                <w:lang w:val="en-GB"/>
              </w:rPr>
              <w:t>-</w:t>
            </w:r>
            <w:r w:rsidRPr="009F669C">
              <w:rPr>
                <w:rFonts w:ascii="Arial" w:hAnsi="Arial" w:cs="Arial"/>
                <w:sz w:val="18"/>
                <w:szCs w:val="18"/>
                <w:lang w:val="en-GB"/>
              </w:rPr>
              <w:t>level scores to evaluate clinical practice</w:t>
            </w:r>
          </w:p>
        </w:tc>
        <w:tc>
          <w:tcPr>
            <w:tcW w:w="1582" w:type="pct"/>
            <w:tcBorders>
              <w:right w:val="single" w:sz="18" w:space="0" w:color="2F5496" w:themeColor="accent1" w:themeShade="BF"/>
            </w:tcBorders>
            <w:shd w:val="clear" w:color="auto" w:fill="EEF4FF"/>
          </w:tcPr>
          <w:p w14:paraId="7F6CCCC0" w14:textId="343328FE" w:rsidR="00EE28AA" w:rsidRPr="009F669C" w:rsidRDefault="00212A83" w:rsidP="00583A06">
            <w:pPr>
              <w:pStyle w:val="Tabletext"/>
              <w:spacing w:before="0"/>
              <w:rPr>
                <w:rFonts w:ascii="Arial" w:hAnsi="Arial" w:cs="Arial"/>
                <w:sz w:val="18"/>
                <w:szCs w:val="18"/>
                <w:lang w:val="en-GB"/>
              </w:rPr>
            </w:pPr>
            <w:r w:rsidRPr="009F669C">
              <w:rPr>
                <w:rFonts w:ascii="Arial" w:hAnsi="Arial" w:cs="Arial"/>
                <w:sz w:val="18"/>
                <w:szCs w:val="18"/>
                <w:lang w:val="en-GB"/>
              </w:rPr>
              <w:t>Symptom Distress Scale (SDS)</w:t>
            </w:r>
            <w:r w:rsidR="00B47379" w:rsidRPr="009F669C">
              <w:rPr>
                <w:rFonts w:ascii="Arial" w:hAnsi="Arial" w:cs="Arial"/>
                <w:sz w:val="18"/>
                <w:szCs w:val="18"/>
                <w:lang w:val="en-GB"/>
              </w:rPr>
              <w:fldChar w:fldCharType="begin"/>
            </w:r>
            <w:r w:rsidR="0015560C">
              <w:rPr>
                <w:rFonts w:ascii="Arial" w:hAnsi="Arial" w:cs="Arial"/>
                <w:sz w:val="18"/>
                <w:szCs w:val="18"/>
                <w:lang w:val="en-GB"/>
              </w:rPr>
              <w:instrText xml:space="preserve"> ADDIN EN.CITE &lt;EndNote&gt;&lt;Cite&gt;&lt;Author&gt;McCorkle&lt;/Author&gt;&lt;Year&gt;1978&lt;/Year&gt;&lt;RecNum&gt;7010&lt;/RecNum&gt;&lt;DisplayText&gt;&lt;style face="superscript"&gt;59&lt;/style&gt;&lt;/DisplayText&gt;&lt;record&gt;&lt;rec-number&gt;7010&lt;/rec-number&gt;&lt;foreign-keys&gt;&lt;key app="EN" db-id="9dd90wvx2spdv9etaz6p5a9mtvetetvpev9r" timestamp="1599019495"&gt;7010&lt;/key&gt;&lt;/foreign-keys&gt;&lt;ref-type name="Journal Article"&gt;17&lt;/ref-type&gt;&lt;contributors&gt;&lt;authors&gt;&lt;author&gt;McCorkle, R.&lt;/author&gt;&lt;author&gt;Young, K.&lt;/author&gt;&lt;/authors&gt;&lt;/contributors&gt;&lt;titles&gt;&lt;title&gt;Development of a symptom distress scale&lt;/title&gt;&lt;secondary-title&gt;Cancer Nurs&lt;/secondary-title&gt;&lt;/titles&gt;&lt;periodical&gt;&lt;full-title&gt;Cancer Nurs&lt;/full-title&gt;&lt;/periodical&gt;&lt;pages&gt;373-8&lt;/pages&gt;&lt;volume&gt;1&lt;/volume&gt;&lt;number&gt;5&lt;/number&gt;&lt;keywords&gt;&lt;keyword&gt;Activities of Daily Living&lt;/keyword&gt;&lt;keyword&gt;Humans&lt;/keyword&gt;&lt;keyword&gt;Neoplasms/*psychology&lt;/keyword&gt;&lt;keyword&gt;Pain&lt;/keyword&gt;&lt;keyword&gt;Perception&lt;/keyword&gt;&lt;keyword&gt;Surveys and Questionnaires&lt;/keyword&gt;&lt;/keywords&gt;&lt;dates&gt;&lt;year&gt;1978&lt;/year&gt;&lt;pub-dates&gt;&lt;date&gt;Oct&lt;/date&gt;&lt;/pub-dates&gt;&lt;/dates&gt;&lt;isbn&gt;0162-220X (Print)&amp;#xD;0162-220X (Linking)&lt;/isbn&gt;&lt;accession-num&gt;250445&lt;/accession-num&gt;&lt;urls&gt;&lt;related-urls&gt;&lt;url&gt;https://www.ncbi.nlm.nih.gov/pubmed/250445&lt;/url&gt;&lt;/related-urls&gt;&lt;/urls&gt;&lt;/record&gt;&lt;/Cite&gt;&lt;/EndNote&gt;</w:instrText>
            </w:r>
            <w:r w:rsidR="00B47379"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59</w:t>
            </w:r>
            <w:r w:rsidR="00B47379" w:rsidRPr="009F669C">
              <w:rPr>
                <w:rFonts w:ascii="Arial" w:hAnsi="Arial" w:cs="Arial"/>
                <w:sz w:val="18"/>
                <w:szCs w:val="18"/>
                <w:lang w:val="en-GB"/>
              </w:rPr>
              <w:fldChar w:fldCharType="end"/>
            </w:r>
          </w:p>
          <w:p w14:paraId="4C3EB909" w14:textId="67BF386B" w:rsidR="00071666" w:rsidRPr="009F669C" w:rsidRDefault="00071666" w:rsidP="00583A06">
            <w:pPr>
              <w:pStyle w:val="Tabletext"/>
              <w:spacing w:before="0" w:after="0"/>
              <w:rPr>
                <w:rFonts w:ascii="Arial" w:hAnsi="Arial" w:cs="Arial"/>
                <w:sz w:val="18"/>
                <w:szCs w:val="18"/>
                <w:lang w:val="en-GB"/>
              </w:rPr>
            </w:pPr>
            <w:r w:rsidRPr="009F669C">
              <w:rPr>
                <w:rFonts w:ascii="Arial" w:hAnsi="Arial" w:cs="Arial"/>
                <w:sz w:val="18"/>
                <w:szCs w:val="18"/>
                <w:lang w:val="en-GB"/>
              </w:rPr>
              <w:t>HIV/AIDS Targeted Quality of Life (HATQOL) measure</w:t>
            </w:r>
            <w:r w:rsidRPr="009F669C">
              <w:rPr>
                <w:rFonts w:ascii="Arial" w:hAnsi="Arial" w:cs="Arial"/>
                <w:sz w:val="18"/>
                <w:szCs w:val="18"/>
                <w:lang w:val="en-GB"/>
              </w:rPr>
              <w:fldChar w:fldCharType="begin"/>
            </w:r>
            <w:r w:rsidR="0015560C">
              <w:rPr>
                <w:rFonts w:ascii="Arial" w:hAnsi="Arial" w:cs="Arial"/>
                <w:sz w:val="18"/>
                <w:szCs w:val="18"/>
                <w:lang w:val="en-GB"/>
              </w:rPr>
              <w:instrText xml:space="preserve"> ADDIN EN.CITE &lt;EndNote&gt;&lt;Cite&gt;&lt;Author&gt;Holmes&lt;/Author&gt;&lt;Year&gt;1998&lt;/Year&gt;&lt;RecNum&gt;7011&lt;/RecNum&gt;&lt;DisplayText&gt;&lt;style face="superscript"&gt;60&lt;/style&gt;&lt;/DisplayText&gt;&lt;record&gt;&lt;rec-number&gt;7011&lt;/rec-number&gt;&lt;foreign-keys&gt;&lt;key app="EN" db-id="9dd90wvx2spdv9etaz6p5a9mtvetetvpev9r" timestamp="1599019495"&gt;7011&lt;/key&gt;&lt;/foreign-keys&gt;&lt;ref-type name="Journal Article"&gt;17&lt;/ref-type&gt;&lt;contributors&gt;&lt;authors&gt;&lt;author&gt;Holmes, W. C.&lt;/author&gt;&lt;author&gt;Shea, J. A.&lt;/author&gt;&lt;/authors&gt;&lt;/contributors&gt;&lt;auth-address&gt;Division of General Internal Medicine and the Center for Clinical Epidemiology and Biostatistics, University of Pennsylvania School of Medicine, Philadelphia 19104-6021, USA. holmeswc@mail.med.upenn.edu&lt;/auth-address&gt;&lt;titles&gt;&lt;title&gt;A new HIV/AIDS-targeted quality of life (HAT-QoL) instrument: development, reliability, and validity&lt;/title&gt;&lt;secondary-title&gt;Med Care&lt;/secondary-title&gt;&lt;/titles&gt;&lt;periodical&gt;&lt;full-title&gt;Med Care&lt;/full-title&gt;&lt;/periodical&gt;&lt;pages&gt;138-54&lt;/pages&gt;&lt;volume&gt;36&lt;/volume&gt;&lt;number&gt;2&lt;/number&gt;&lt;keywords&gt;&lt;keyword&gt;Acquired Immunodeficiency Syndrome/*psychology&lt;/keyword&gt;&lt;keyword&gt;Adult&lt;/keyword&gt;&lt;keyword&gt;Cross-Sectional Studies&lt;/keyword&gt;&lt;keyword&gt;Female&lt;/keyword&gt;&lt;keyword&gt;HIV Seropositivity/*psychology&lt;/keyword&gt;&lt;keyword&gt;*Health Status Indicators&lt;/keyword&gt;&lt;keyword&gt;Humans&lt;/keyword&gt;&lt;keyword&gt;Male&lt;/keyword&gt;&lt;keyword&gt;Middle Aged&lt;/keyword&gt;&lt;keyword&gt;Pilot Projects&lt;/keyword&gt;&lt;keyword&gt;Psychometrics&lt;/keyword&gt;&lt;keyword&gt;*Quality of Life&lt;/keyword&gt;&lt;keyword&gt;Reproducibility of Results&lt;/keyword&gt;&lt;keyword&gt;Surveys and Questionnaires&lt;/keyword&gt;&lt;keyword&gt;United States&lt;/keyword&gt;&lt;/keywords&gt;&lt;dates&gt;&lt;year&gt;1998&lt;/year&gt;&lt;pub-dates&gt;&lt;date&gt;Feb&lt;/date&gt;&lt;/pub-dates&gt;&lt;/dates&gt;&lt;isbn&gt;0025-7079 (Print)&amp;#xD;0025-7079 (Linking)&lt;/isbn&gt;&lt;accession-num&gt;9475469&lt;/accession-num&gt;&lt;urls&gt;&lt;related-urls&gt;&lt;url&gt;https://www.ncbi.nlm.nih.gov/pubmed/9475469&lt;/url&gt;&lt;/related-urls&gt;&lt;/urls&gt;&lt;electronic-resource-num&gt;10.1097/00005650-199802000-00004&lt;/electronic-resource-num&gt;&lt;/record&gt;&lt;/Cite&gt;&lt;/EndNote&gt;</w:instrText>
            </w:r>
            <w:r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60</w:t>
            </w:r>
            <w:r w:rsidRPr="009F669C">
              <w:rPr>
                <w:rFonts w:ascii="Arial" w:hAnsi="Arial" w:cs="Arial"/>
                <w:sz w:val="18"/>
                <w:szCs w:val="18"/>
                <w:lang w:val="en-GB"/>
              </w:rPr>
              <w:fldChar w:fldCharType="end"/>
            </w:r>
          </w:p>
        </w:tc>
      </w:tr>
      <w:tr w:rsidR="00EE28AA" w:rsidRPr="009F669C" w14:paraId="4F5A4F3F" w14:textId="77777777" w:rsidTr="002F5DFB">
        <w:trPr>
          <w:trHeight w:val="432"/>
        </w:trPr>
        <w:tc>
          <w:tcPr>
            <w:tcW w:w="181" w:type="pct"/>
            <w:tcBorders>
              <w:left w:val="single" w:sz="18" w:space="0" w:color="2F5496" w:themeColor="accent1" w:themeShade="BF"/>
              <w:bottom w:val="single" w:sz="18" w:space="0" w:color="2F5496" w:themeColor="accent1" w:themeShade="BF"/>
            </w:tcBorders>
            <w:shd w:val="clear" w:color="auto" w:fill="EEF4FF"/>
          </w:tcPr>
          <w:p w14:paraId="3FADD42D" w14:textId="77777777" w:rsidR="00EE28AA" w:rsidRPr="009F669C" w:rsidRDefault="00686568" w:rsidP="00583A06">
            <w:pPr>
              <w:pStyle w:val="Tabletext"/>
              <w:spacing w:before="0" w:after="0"/>
              <w:rPr>
                <w:rFonts w:ascii="Arial" w:hAnsi="Arial" w:cs="Arial"/>
                <w:b/>
                <w:bCs/>
                <w:sz w:val="18"/>
                <w:szCs w:val="18"/>
                <w:lang w:val="en-GB"/>
              </w:rPr>
            </w:pPr>
            <w:r w:rsidRPr="009F669C">
              <w:rPr>
                <w:rFonts w:ascii="Arial" w:hAnsi="Arial" w:cs="Arial"/>
                <w:b/>
                <w:bCs/>
                <w:sz w:val="18"/>
                <w:szCs w:val="18"/>
                <w:lang w:val="en-GB"/>
              </w:rPr>
              <w:t>5</w:t>
            </w:r>
          </w:p>
        </w:tc>
        <w:tc>
          <w:tcPr>
            <w:tcW w:w="682" w:type="pct"/>
            <w:tcBorders>
              <w:bottom w:val="single" w:sz="18" w:space="0" w:color="2F5496" w:themeColor="accent1" w:themeShade="BF"/>
            </w:tcBorders>
            <w:shd w:val="clear" w:color="auto" w:fill="EEF4FF"/>
          </w:tcPr>
          <w:p w14:paraId="0AB1A8DA" w14:textId="77777777" w:rsidR="00EE28AA" w:rsidRPr="009F669C" w:rsidRDefault="00EE28AA" w:rsidP="00583A06">
            <w:pPr>
              <w:pStyle w:val="Tabletext"/>
              <w:spacing w:before="0" w:after="0"/>
              <w:rPr>
                <w:rFonts w:ascii="Arial" w:hAnsi="Arial" w:cs="Arial"/>
                <w:b/>
                <w:sz w:val="18"/>
                <w:szCs w:val="18"/>
                <w:lang w:val="en-GB"/>
              </w:rPr>
            </w:pPr>
            <w:r w:rsidRPr="009F669C">
              <w:rPr>
                <w:rFonts w:ascii="Arial" w:hAnsi="Arial" w:cs="Arial"/>
                <w:b/>
                <w:sz w:val="18"/>
                <w:szCs w:val="18"/>
                <w:lang w:val="en-GB"/>
              </w:rPr>
              <w:t>Adherence</w:t>
            </w:r>
          </w:p>
        </w:tc>
        <w:tc>
          <w:tcPr>
            <w:tcW w:w="2555" w:type="pct"/>
            <w:tcBorders>
              <w:bottom w:val="single" w:sz="18" w:space="0" w:color="2F5496" w:themeColor="accent1" w:themeShade="BF"/>
            </w:tcBorders>
            <w:shd w:val="clear" w:color="auto" w:fill="EEF4FF"/>
          </w:tcPr>
          <w:p w14:paraId="5CA77940" w14:textId="77777777" w:rsidR="00EE28AA" w:rsidRPr="009F669C" w:rsidRDefault="00EE28AA" w:rsidP="00583A06">
            <w:pPr>
              <w:pStyle w:val="Tabletext"/>
              <w:spacing w:before="0" w:after="0"/>
              <w:rPr>
                <w:rFonts w:ascii="Arial" w:hAnsi="Arial" w:cs="Arial"/>
                <w:sz w:val="18"/>
                <w:szCs w:val="18"/>
                <w:lang w:val="en-GB"/>
              </w:rPr>
            </w:pPr>
            <w:r w:rsidRPr="009F669C">
              <w:rPr>
                <w:rFonts w:ascii="Arial" w:hAnsi="Arial" w:cs="Arial"/>
                <w:sz w:val="18"/>
                <w:szCs w:val="18"/>
                <w:lang w:val="en-GB"/>
              </w:rPr>
              <w:t>Assessment of adherence to HIV medications on individual basis</w:t>
            </w:r>
          </w:p>
        </w:tc>
        <w:tc>
          <w:tcPr>
            <w:tcW w:w="1582" w:type="pct"/>
            <w:tcBorders>
              <w:bottom w:val="single" w:sz="18" w:space="0" w:color="2F5496" w:themeColor="accent1" w:themeShade="BF"/>
              <w:right w:val="single" w:sz="18" w:space="0" w:color="2F5496" w:themeColor="accent1" w:themeShade="BF"/>
            </w:tcBorders>
            <w:shd w:val="clear" w:color="auto" w:fill="EEF4FF"/>
          </w:tcPr>
          <w:p w14:paraId="769BBACD" w14:textId="1A213045" w:rsidR="006E588C" w:rsidRPr="009F669C" w:rsidRDefault="00710ADC" w:rsidP="00583A06">
            <w:pPr>
              <w:pStyle w:val="Tabletext"/>
              <w:spacing w:before="0" w:after="0"/>
              <w:rPr>
                <w:rFonts w:ascii="Arial" w:hAnsi="Arial" w:cs="Arial"/>
                <w:sz w:val="18"/>
                <w:szCs w:val="18"/>
                <w:lang w:val="en-GB"/>
              </w:rPr>
            </w:pPr>
            <w:r w:rsidRPr="009F669C">
              <w:rPr>
                <w:rFonts w:ascii="Arial" w:hAnsi="Arial" w:cs="Arial"/>
                <w:sz w:val="18"/>
                <w:szCs w:val="18"/>
                <w:lang w:val="en-GB"/>
              </w:rPr>
              <w:t>V</w:t>
            </w:r>
            <w:r w:rsidR="00EE28AA" w:rsidRPr="009F669C">
              <w:rPr>
                <w:rFonts w:ascii="Arial" w:hAnsi="Arial" w:cs="Arial"/>
                <w:sz w:val="18"/>
                <w:szCs w:val="18"/>
                <w:lang w:val="en-GB"/>
              </w:rPr>
              <w:t>isual analogue scale</w:t>
            </w:r>
            <w:r w:rsidRPr="009F669C">
              <w:rPr>
                <w:rFonts w:ascii="Arial" w:hAnsi="Arial" w:cs="Arial"/>
                <w:sz w:val="18"/>
                <w:szCs w:val="18"/>
                <w:lang w:val="en-GB"/>
              </w:rPr>
              <w:t xml:space="preserve">, </w:t>
            </w:r>
            <w:r w:rsidR="00EE28AA" w:rsidRPr="009F669C">
              <w:rPr>
                <w:rFonts w:ascii="Arial" w:hAnsi="Arial" w:cs="Arial"/>
                <w:sz w:val="18"/>
                <w:szCs w:val="18"/>
                <w:lang w:val="en-GB"/>
              </w:rPr>
              <w:t>self-rating scale</w:t>
            </w:r>
            <w:r w:rsidR="00384647" w:rsidRPr="009F669C">
              <w:rPr>
                <w:rFonts w:ascii="Arial" w:hAnsi="Arial" w:cs="Arial"/>
                <w:sz w:val="18"/>
                <w:szCs w:val="18"/>
                <w:lang w:val="en-GB"/>
              </w:rPr>
              <w:t xml:space="preserve"> </w:t>
            </w:r>
            <w:r w:rsidR="00384647" w:rsidRPr="009F669C">
              <w:rPr>
                <w:rFonts w:ascii="Arial" w:hAnsi="Arial" w:cs="Arial"/>
                <w:sz w:val="18"/>
                <w:szCs w:val="18"/>
                <w:lang w:val="en-GB"/>
              </w:rPr>
              <w:fldChar w:fldCharType="begin">
                <w:fldData xml:space="preserve">PEVuZE5vdGU+PENpdGU+PEF1dGhvcj5MdTwvQXV0aG9yPjxZZWFyPjIwMDg8L1llYXI+PFJlY051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</w:fldData>
              </w:fldChar>
            </w:r>
            <w:r w:rsidR="00ED3C74">
              <w:rPr>
                <w:rFonts w:ascii="Arial" w:hAnsi="Arial" w:cs="Arial"/>
                <w:sz w:val="18"/>
                <w:szCs w:val="18"/>
                <w:lang w:val="en-GB"/>
              </w:rPr>
              <w:instrText xml:space="preserve"> ADDIN EN.CITE </w:instrText>
            </w:r>
            <w:r w:rsidR="00ED3C74">
              <w:rPr>
                <w:rFonts w:ascii="Arial" w:hAnsi="Arial" w:cs="Arial"/>
                <w:sz w:val="18"/>
                <w:szCs w:val="18"/>
                <w:lang w:val="en-GB"/>
              </w:rPr>
              <w:fldChar w:fldCharType="begin">
                <w:fldData xml:space="preserve">PEVuZE5vdGU+PENpdGU+PEF1dGhvcj5MdTwvQXV0aG9yPjxZZWFyPjIwMDg8L1llYXI+PFJlY051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</w:fldData>
              </w:fldChar>
            </w:r>
            <w:r w:rsidR="00ED3C74">
              <w:rPr>
                <w:rFonts w:ascii="Arial" w:hAnsi="Arial" w:cs="Arial"/>
                <w:sz w:val="18"/>
                <w:szCs w:val="18"/>
                <w:lang w:val="en-GB"/>
              </w:rPr>
              <w:instrText xml:space="preserve"> ADDIN EN.CITE.DATA </w:instrText>
            </w:r>
            <w:r w:rsidR="00ED3C74">
              <w:rPr>
                <w:rFonts w:ascii="Arial" w:hAnsi="Arial" w:cs="Arial"/>
                <w:sz w:val="18"/>
                <w:szCs w:val="18"/>
                <w:lang w:val="en-GB"/>
              </w:rPr>
            </w:r>
            <w:r w:rsidR="00ED3C74">
              <w:rPr>
                <w:rFonts w:ascii="Arial" w:hAnsi="Arial" w:cs="Arial"/>
                <w:sz w:val="18"/>
                <w:szCs w:val="18"/>
                <w:lang w:val="en-GB"/>
              </w:rPr>
              <w:fldChar w:fldCharType="end"/>
            </w:r>
            <w:r w:rsidR="00384647" w:rsidRPr="009F669C">
              <w:rPr>
                <w:rFonts w:ascii="Arial" w:hAnsi="Arial" w:cs="Arial"/>
                <w:sz w:val="18"/>
                <w:szCs w:val="18"/>
                <w:lang w:val="en-GB"/>
              </w:rPr>
            </w:r>
            <w:r w:rsidR="00384647" w:rsidRPr="009F669C">
              <w:rPr>
                <w:rFonts w:ascii="Arial" w:hAnsi="Arial" w:cs="Arial"/>
                <w:sz w:val="18"/>
                <w:szCs w:val="18"/>
                <w:lang w:val="en-GB"/>
              </w:rPr>
              <w:fldChar w:fldCharType="separate"/>
            </w:r>
            <w:r w:rsidR="00F11141" w:rsidRPr="009F669C">
              <w:rPr>
                <w:rFonts w:ascii="Arial" w:hAnsi="Arial" w:cs="Arial"/>
                <w:noProof/>
                <w:sz w:val="18"/>
                <w:szCs w:val="18"/>
                <w:vertAlign w:val="superscript"/>
                <w:lang w:val="en-GB"/>
              </w:rPr>
              <w:t>61,62</w:t>
            </w:r>
            <w:r w:rsidR="00384647" w:rsidRPr="009F669C">
              <w:rPr>
                <w:rFonts w:ascii="Arial" w:hAnsi="Arial" w:cs="Arial"/>
                <w:sz w:val="18"/>
                <w:szCs w:val="18"/>
                <w:lang w:val="en-GB"/>
              </w:rPr>
              <w:fldChar w:fldCharType="end"/>
            </w:r>
          </w:p>
        </w:tc>
      </w:tr>
      <w:tr w:rsidR="002F5DFB" w:rsidRPr="009F669C" w14:paraId="75FD7C80" w14:textId="77777777" w:rsidTr="002F5DFB">
        <w:trPr>
          <w:trHeight w:val="41"/>
        </w:trPr>
        <w:tc>
          <w:tcPr>
            <w:tcW w:w="5000" w:type="pct"/>
            <w:gridSpan w:val="4"/>
            <w:tcBorders>
              <w:top w:val="single" w:sz="18" w:space="0" w:color="2F5496" w:themeColor="accent1" w:themeShade="BF"/>
              <w:left w:val="single" w:sz="18" w:space="0" w:color="2F5496" w:themeColor="accent1" w:themeShade="BF"/>
              <w:bottom w:val="single" w:sz="18" w:space="0" w:color="2F5496" w:themeColor="accent1" w:themeShade="BF"/>
              <w:right w:val="single" w:sz="18" w:space="0" w:color="2F5496" w:themeColor="accent1" w:themeShade="BF"/>
            </w:tcBorders>
            <w:shd w:val="clear" w:color="auto" w:fill="E7E6E6" w:themeFill="background2"/>
          </w:tcPr>
          <w:p w14:paraId="493AF608" w14:textId="12C9177D" w:rsidR="002F5DFB" w:rsidRPr="002F5DFB" w:rsidRDefault="002F5DFB" w:rsidP="00583A06">
            <w:pPr>
              <w:pStyle w:val="Footer"/>
              <w:spacing w:after="0"/>
              <w:rPr>
                <w:rFonts w:ascii="Arial" w:hAnsi="Arial" w:cs="Arial"/>
                <w:lang w:val="en-GB"/>
              </w:rPr>
            </w:pPr>
            <w:r w:rsidRPr="00634A57">
              <w:rPr>
                <w:rFonts w:ascii="Arial" w:hAnsi="Arial" w:cs="Arial"/>
                <w:lang w:val="en-GB"/>
              </w:rPr>
              <w:t>Adapted and expanded from</w:t>
            </w:r>
            <w:r w:rsidRPr="00634A57">
              <w:rPr>
                <w:rFonts w:ascii="Arial" w:hAnsi="Arial" w:cs="Arial"/>
                <w:lang w:val="en-GB"/>
              </w:rPr>
              <w:fldChar w:fldCharType="begin">
                <w:fldData xml:space="preserve">PEVuZE5vdGU+PENpdGU+PEF1dGhvcj5KZW5zZW48L0F1dGhvcj48WWVhcj4yMDE1PC9ZZWFyPjxS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</w:fldData>
              </w:fldChar>
            </w:r>
            <w:r w:rsidR="00ED3C74">
              <w:rPr>
                <w:rFonts w:ascii="Arial" w:hAnsi="Arial" w:cs="Arial"/>
                <w:lang w:val="en-GB"/>
              </w:rPr>
              <w:instrText xml:space="preserve"> ADDIN EN.CITE </w:instrText>
            </w:r>
            <w:r w:rsidR="00ED3C74">
              <w:rPr>
                <w:rFonts w:ascii="Arial" w:hAnsi="Arial" w:cs="Arial"/>
                <w:lang w:val="en-GB"/>
              </w:rPr>
              <w:fldChar w:fldCharType="begin">
                <w:fldData xml:space="preserve">PEVuZE5vdGU+PENpdGU+PEF1dGhvcj5KZW5zZW48L0F1dGhvcj48WWVhcj4yMDE1PC9ZZWFyPjxS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</w:fldData>
              </w:fldChar>
            </w:r>
            <w:r w:rsidR="00ED3C74">
              <w:rPr>
                <w:rFonts w:ascii="Arial" w:hAnsi="Arial" w:cs="Arial"/>
                <w:lang w:val="en-GB"/>
              </w:rPr>
              <w:instrText xml:space="preserve"> ADDIN EN.CITE.DATA </w:instrText>
            </w:r>
            <w:r w:rsidR="00ED3C74">
              <w:rPr>
                <w:rFonts w:ascii="Arial" w:hAnsi="Arial" w:cs="Arial"/>
                <w:lang w:val="en-GB"/>
              </w:rPr>
            </w:r>
            <w:r w:rsidR="00ED3C74">
              <w:rPr>
                <w:rFonts w:ascii="Arial" w:hAnsi="Arial" w:cs="Arial"/>
                <w:lang w:val="en-GB"/>
              </w:rPr>
              <w:fldChar w:fldCharType="end"/>
            </w:r>
            <w:r w:rsidRPr="00634A57">
              <w:rPr>
                <w:rFonts w:ascii="Arial" w:hAnsi="Arial" w:cs="Arial"/>
                <w:lang w:val="en-GB"/>
              </w:rPr>
            </w:r>
            <w:r w:rsidRPr="00634A57">
              <w:rPr>
                <w:rFonts w:ascii="Arial" w:hAnsi="Arial" w:cs="Arial"/>
                <w:lang w:val="en-GB"/>
              </w:rPr>
              <w:fldChar w:fldCharType="separate"/>
            </w:r>
            <w:r w:rsidRPr="00634A57">
              <w:rPr>
                <w:rFonts w:ascii="Arial" w:hAnsi="Arial" w:cs="Arial"/>
                <w:noProof/>
                <w:vertAlign w:val="superscript"/>
                <w:lang w:val="en-GB"/>
              </w:rPr>
              <w:t>52</w:t>
            </w:r>
            <w:r w:rsidRPr="00634A57">
              <w:rPr>
                <w:rFonts w:ascii="Arial" w:hAnsi="Arial" w:cs="Arial"/>
                <w:lang w:val="en-GB"/>
              </w:rPr>
              <w:fldChar w:fldCharType="end"/>
            </w:r>
          </w:p>
        </w:tc>
      </w:tr>
    </w:tbl>
    <w:p w14:paraId="017D45B6" w14:textId="06FA3BDB" w:rsidR="00FF7303" w:rsidRPr="009F669C" w:rsidRDefault="00671A55"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23" w:name="_Toc49863466"/>
      <w:r w:rsidRPr="009F669C">
        <w:rPr>
          <w:rFonts w:ascii="Arial" w:eastAsiaTheme="majorEastAsia" w:hAnsi="Arial" w:cs="Times New Roman (Headings CS)"/>
          <w:b/>
          <w:bCs/>
          <w:color w:val="4472C4" w:themeColor="accent1"/>
          <w:sz w:val="28"/>
          <w:szCs w:val="26"/>
        </w:rPr>
        <w:t>D.</w:t>
      </w:r>
      <w:r w:rsidR="009F669C">
        <w:rPr>
          <w:rFonts w:ascii="Arial" w:eastAsiaTheme="majorEastAsia" w:hAnsi="Arial" w:cs="Times New Roman (Headings CS)"/>
          <w:b/>
          <w:bCs/>
          <w:color w:val="4472C4" w:themeColor="accent1"/>
          <w:sz w:val="28"/>
          <w:szCs w:val="26"/>
        </w:rPr>
        <w:t xml:space="preserve"> </w:t>
      </w:r>
      <w:r w:rsidR="00FA7B18" w:rsidRPr="009F669C">
        <w:rPr>
          <w:rFonts w:ascii="Arial" w:eastAsiaTheme="majorEastAsia" w:hAnsi="Arial" w:cs="Times New Roman (Headings CS)"/>
          <w:b/>
          <w:bCs/>
          <w:color w:val="4472C4" w:themeColor="accent1"/>
          <w:sz w:val="28"/>
          <w:szCs w:val="26"/>
        </w:rPr>
        <w:t>Potential Impact of PROs</w:t>
      </w:r>
      <w:bookmarkEnd w:id="23"/>
    </w:p>
    <w:p w14:paraId="4A8E5D86" w14:textId="339B598C" w:rsidR="002F5DFB" w:rsidRDefault="008272FB" w:rsidP="002F5DFB">
      <w:pPr>
        <w:pStyle w:val="BodyText"/>
        <w:spacing w:line="240" w:lineRule="auto"/>
        <w:rPr>
          <w:rFonts w:ascii="Arial" w:hAnsi="Arial" w:cs="Arial"/>
          <w:lang w:val="en-GB"/>
        </w:rPr>
      </w:pPr>
      <w:r w:rsidRPr="00634A57">
        <w:rPr>
          <w:rFonts w:ascii="Arial" w:hAnsi="Arial" w:cs="Arial"/>
          <w:lang w:val="en-GB"/>
        </w:rPr>
        <w:t xml:space="preserve">Figure 1 describes </w:t>
      </w:r>
      <w:r w:rsidR="00AA1E88" w:rsidRPr="00634A57">
        <w:rPr>
          <w:rFonts w:ascii="Arial" w:hAnsi="Arial" w:cs="Arial"/>
          <w:lang w:val="en-GB"/>
        </w:rPr>
        <w:t>the potential impact of</w:t>
      </w:r>
      <w:r w:rsidRPr="00634A57">
        <w:rPr>
          <w:rFonts w:ascii="Arial" w:hAnsi="Arial" w:cs="Arial"/>
          <w:lang w:val="en-GB"/>
        </w:rPr>
        <w:t xml:space="preserve"> PROs in clinical care</w:t>
      </w:r>
      <w:r w:rsidR="00061CA3" w:rsidRPr="00634A57">
        <w:rPr>
          <w:rFonts w:ascii="Arial" w:hAnsi="Arial" w:cs="Arial"/>
          <w:lang w:val="en-GB"/>
        </w:rPr>
        <w:fldChar w:fldCharType="begin"/>
      </w:r>
      <w:r w:rsidR="00F11141" w:rsidRPr="00634A57">
        <w:rPr>
          <w:rFonts w:ascii="Arial" w:hAnsi="Arial" w:cs="Arial"/>
          <w:lang w:val="en-GB"/>
        </w:rPr>
        <w:instrText xml:space="preserve"> ADDIN EN.CITE &lt;EndNote&gt;&lt;Cite&gt;&lt;Author&gt;Greenhalgh&lt;/Author&gt;&lt;Year&gt;2005&lt;/Year&gt;&lt;RecNum&gt;83&lt;/RecNum&gt;&lt;DisplayText&gt;&lt;style face="superscript"&gt;63&lt;/style&gt;&lt;/DisplayText&gt;&lt;record&gt;&lt;rec-number&gt;83&lt;/rec-number&gt;&lt;foreign-keys&gt;&lt;key app="EN" db-id="92rrzf922vddp7e2dw9p9vv422e0tp5s50ws" timestamp="1579730016"&gt;83&lt;/key&gt;&lt;/foreign-keys&gt;&lt;ref-type name="Journal Article"&gt;17&lt;/ref-type&gt;&lt;contributors&gt;&lt;authors&gt;&lt;author&gt;Greenhalgh, J.&lt;/author&gt;&lt;author&gt;Long, A. F.&lt;/author&gt;&lt;author&gt;Flynn, R.&lt;/author&gt;&lt;/authors&gt;&lt;/contributors&gt;&lt;auth-address&gt;Health Care Practice R&amp;amp;D Unit, Allerton Building, University of Salford, Salford M6 6PU, UK. j.greenhalgh@salford.ac.uk&lt;/auth-address&gt;&lt;titles&gt;&lt;title&gt;The use of patient reported outcome measures in routine clinical practice: lack of impact or lack of theory?&lt;/title&gt;&lt;secondary-title&gt;Soc Sci Med&lt;/secondary-title&gt;&lt;/titles&gt;&lt;periodical&gt;&lt;full-title&gt;Soc Sci Med&lt;/full-title&gt;&lt;/periodical&gt;&lt;pages&gt;833-43&lt;/pages&gt;&lt;volume&gt;60&lt;/volume&gt;&lt;number&gt;4&lt;/number&gt;&lt;edition&gt;2004/12/02&lt;/edition&gt;&lt;keywords&gt;&lt;keyword&gt;*Decision Making&lt;/keyword&gt;&lt;keyword&gt;Health Status&lt;/keyword&gt;&lt;keyword&gt;*Health Status Indicators&lt;/keyword&gt;&lt;keyword&gt;Humans&lt;/keyword&gt;&lt;keyword&gt;*Outcome Assessment (Health Care)&lt;/keyword&gt;&lt;keyword&gt;Quality of Health Care&lt;/keyword&gt;&lt;keyword&gt;*Quality of Life&lt;/keyword&gt;&lt;/keywords&gt;&lt;dates&gt;&lt;year&gt;2005&lt;/year&gt;&lt;pub-dates&gt;&lt;date&gt;Feb&lt;/date&gt;&lt;/pub-dates&gt;&lt;/dates&gt;&lt;isbn&gt;0277-9536 (Print)&amp;#xD;0277-9536 (Linking)&lt;/isbn&gt;&lt;accession-num&gt;15571900&lt;/accession-num&gt;&lt;urls&gt;&lt;related-urls&gt;&lt;url&gt;http://www.ncbi.nlm.nih.gov/entrez/query.fcgi?cmd=Retrieve&amp;amp;db=PubMed&amp;amp;dopt=Citation&amp;amp;list_uids=15571900&lt;/url&gt;&lt;/related-urls&gt;&lt;/urls&gt;&lt;electronic-resource-num&gt;S0277953604002898 [pii]&amp;#xD;10.1016/j.socscimed.2004.06.022&lt;/electronic-resource-num&gt;&lt;language&gt;eng&lt;/language&gt;&lt;/record&gt;&lt;/Cite&gt;&lt;/EndNote&gt;</w:instrText>
      </w:r>
      <w:r w:rsidR="00061CA3" w:rsidRPr="00634A57">
        <w:rPr>
          <w:rFonts w:ascii="Arial" w:hAnsi="Arial" w:cs="Arial"/>
          <w:lang w:val="en-GB"/>
        </w:rPr>
        <w:fldChar w:fldCharType="separate"/>
      </w:r>
      <w:r w:rsidR="00F11141" w:rsidRPr="00634A57">
        <w:rPr>
          <w:rFonts w:ascii="Arial" w:hAnsi="Arial" w:cs="Arial"/>
          <w:noProof/>
          <w:vertAlign w:val="superscript"/>
          <w:lang w:val="en-GB"/>
        </w:rPr>
        <w:t>63</w:t>
      </w:r>
      <w:r w:rsidR="00061CA3" w:rsidRPr="00634A57">
        <w:rPr>
          <w:rFonts w:ascii="Arial" w:hAnsi="Arial" w:cs="Arial"/>
          <w:lang w:val="en-GB"/>
        </w:rPr>
        <w:fldChar w:fldCharType="end"/>
      </w:r>
      <w:r w:rsidRPr="00634A57">
        <w:rPr>
          <w:rFonts w:ascii="Arial" w:hAnsi="Arial" w:cs="Arial"/>
          <w:lang w:val="en-GB"/>
        </w:rPr>
        <w:t>.</w:t>
      </w:r>
      <w:r w:rsidR="00A51FB9" w:rsidRPr="00634A57">
        <w:rPr>
          <w:rFonts w:ascii="Arial" w:hAnsi="Arial" w:cs="Arial"/>
          <w:lang w:val="en-GB"/>
        </w:rPr>
        <w:t xml:space="preserve"> </w:t>
      </w:r>
      <w:r w:rsidRPr="00634A57">
        <w:rPr>
          <w:rFonts w:ascii="Arial" w:hAnsi="Arial" w:cs="Arial"/>
          <w:lang w:val="en-GB"/>
        </w:rPr>
        <w:t>Results from PROs are reviewed by clinicians</w:t>
      </w:r>
      <w:r w:rsidR="003D050D" w:rsidRPr="00634A57">
        <w:rPr>
          <w:rFonts w:ascii="Arial" w:hAnsi="Arial" w:cs="Arial"/>
          <w:lang w:val="en-GB"/>
        </w:rPr>
        <w:t>,</w:t>
      </w:r>
      <w:r w:rsidRPr="00634A57">
        <w:rPr>
          <w:rFonts w:ascii="Arial" w:hAnsi="Arial" w:cs="Arial"/>
          <w:lang w:val="en-GB"/>
        </w:rPr>
        <w:t xml:space="preserve"> which prompts discussion of health issues with patients. This information enables clinicians to identify </w:t>
      </w:r>
      <w:r w:rsidR="0073748F" w:rsidRPr="00634A57">
        <w:rPr>
          <w:rFonts w:ascii="Arial" w:hAnsi="Arial" w:cs="Arial"/>
          <w:lang w:val="en-GB"/>
        </w:rPr>
        <w:t xml:space="preserve">previously </w:t>
      </w:r>
      <w:r w:rsidRPr="00634A57">
        <w:rPr>
          <w:rFonts w:ascii="Arial" w:hAnsi="Arial" w:cs="Arial"/>
          <w:lang w:val="en-GB"/>
        </w:rPr>
        <w:t xml:space="preserve">unrecognized problems or monitor the impact of treatment </w:t>
      </w:r>
      <w:r w:rsidR="0073748F" w:rsidRPr="00634A57">
        <w:rPr>
          <w:rFonts w:ascii="Arial" w:hAnsi="Arial" w:cs="Arial"/>
          <w:lang w:val="en-GB"/>
        </w:rPr>
        <w:t>and</w:t>
      </w:r>
      <w:r w:rsidRPr="00634A57">
        <w:rPr>
          <w:rFonts w:ascii="Arial" w:hAnsi="Arial" w:cs="Arial"/>
          <w:lang w:val="en-GB"/>
        </w:rPr>
        <w:t xml:space="preserve"> the patients’ health status</w:t>
      </w:r>
      <w:r w:rsidR="009C152C" w:rsidRPr="00634A57">
        <w:rPr>
          <w:rFonts w:ascii="Arial" w:hAnsi="Arial" w:cs="Arial"/>
          <w:lang w:val="en-GB"/>
        </w:rPr>
        <w:t>, allowing for more tailored, individualized care</w:t>
      </w:r>
      <w:r w:rsidRPr="00634A57">
        <w:rPr>
          <w:rFonts w:ascii="Arial" w:hAnsi="Arial" w:cs="Arial"/>
          <w:lang w:val="en-GB"/>
        </w:rPr>
        <w:t xml:space="preserve">. The resulting information and </w:t>
      </w:r>
      <w:r w:rsidR="009C152C" w:rsidRPr="00634A57">
        <w:rPr>
          <w:rFonts w:ascii="Arial" w:hAnsi="Arial" w:cs="Arial"/>
          <w:lang w:val="en-GB"/>
        </w:rPr>
        <w:t xml:space="preserve">response </w:t>
      </w:r>
      <w:r w:rsidRPr="00634A57">
        <w:rPr>
          <w:rFonts w:ascii="Arial" w:hAnsi="Arial" w:cs="Arial"/>
          <w:lang w:val="en-GB"/>
        </w:rPr>
        <w:t>may lead to improvement in the patients’ health status or satisfaction with care</w:t>
      </w:r>
      <w:r w:rsidR="00061CA3" w:rsidRPr="00634A57">
        <w:rPr>
          <w:rFonts w:ascii="Arial" w:hAnsi="Arial" w:cs="Arial"/>
          <w:lang w:val="en-GB"/>
        </w:rPr>
        <w:fldChar w:fldCharType="begin"/>
      </w:r>
      <w:r w:rsidR="00F11141" w:rsidRPr="00634A57">
        <w:rPr>
          <w:rFonts w:ascii="Arial" w:hAnsi="Arial" w:cs="Arial"/>
          <w:lang w:val="en-GB"/>
        </w:rPr>
        <w:instrText xml:space="preserve"> ADDIN EN.CITE &lt;EndNote&gt;&lt;Cite&gt;&lt;Author&gt;Greenhalgh&lt;/Author&gt;&lt;Year&gt;2005&lt;/Year&gt;&lt;RecNum&gt;83&lt;/RecNum&gt;&lt;DisplayText&gt;&lt;style face="superscript"&gt;63&lt;/style&gt;&lt;/DisplayText&gt;&lt;record&gt;&lt;rec-number&gt;83&lt;/rec-number&gt;&lt;foreign-keys&gt;&lt;key app="EN" db-id="92rrzf922vddp7e2dw9p9vv422e0tp5s50ws" timestamp="1579730016"&gt;83&lt;/key&gt;&lt;/foreign-keys&gt;&lt;ref-type name="Journal Article"&gt;17&lt;/ref-type&gt;&lt;contributors&gt;&lt;authors&gt;&lt;author&gt;Greenhalgh, J.&lt;/author&gt;&lt;author&gt;Long, A. F.&lt;/author&gt;&lt;author&gt;Flynn, R.&lt;/author&gt;&lt;/authors&gt;&lt;/contributors&gt;&lt;auth-address&gt;Health Care Practice R&amp;amp;D Unit, Allerton Building, University of Salford, Salford M6 6PU, UK. j.greenhalgh@salford.ac.uk&lt;/auth-address&gt;&lt;titles&gt;&lt;title&gt;The use of patient reported outcome measures in routine clinical practice: lack of impact or lack of theory?&lt;/title&gt;&lt;secondary-title&gt;Soc Sci Med&lt;/secondary-title&gt;&lt;/titles&gt;&lt;periodical&gt;&lt;full-title&gt;Soc Sci Med&lt;/full-title&gt;&lt;/periodical&gt;&lt;pages&gt;833-43&lt;/pages&gt;&lt;volume&gt;60&lt;/volume&gt;&lt;number&gt;4&lt;/number&gt;&lt;edition&gt;2004/12/02&lt;/edition&gt;&lt;keywords&gt;&lt;keyword&gt;*Decision Making&lt;/keyword&gt;&lt;keyword&gt;Health Status&lt;/keyword&gt;&lt;keyword&gt;*Health Status Indicators&lt;/keyword&gt;&lt;keyword&gt;Humans&lt;/keyword&gt;&lt;keyword&gt;*Outcome Assessment (Health Care)&lt;/keyword&gt;&lt;keyword&gt;Quality of Health Care&lt;/keyword&gt;&lt;keyword&gt;*Quality of Life&lt;/keyword&gt;&lt;/keywords&gt;&lt;dates&gt;&lt;year&gt;2005&lt;/year&gt;&lt;pub-dates&gt;&lt;date&gt;Feb&lt;/date&gt;&lt;/pub-dates&gt;&lt;/dates&gt;&lt;isbn&gt;0277-9536 (Print)&amp;#xD;0277-9536 (Linking)&lt;/isbn&gt;&lt;accession-num&gt;15571900&lt;/accession-num&gt;&lt;urls&gt;&lt;related-urls&gt;&lt;url&gt;http://www.ncbi.nlm.nih.gov/entrez/query.fcgi?cmd=Retrieve&amp;amp;db=PubMed&amp;amp;dopt=Citation&amp;amp;list_uids=15571900&lt;/url&gt;&lt;/related-urls&gt;&lt;/urls&gt;&lt;electronic-resource-num&gt;S0277953604002898 [pii]&amp;#xD;10.1016/j.socscimed.2004.06.022&lt;/electronic-resource-num&gt;&lt;language&gt;eng&lt;/language&gt;&lt;/record&gt;&lt;/Cite&gt;&lt;/EndNote&gt;</w:instrText>
      </w:r>
      <w:r w:rsidR="00061CA3" w:rsidRPr="00634A57">
        <w:rPr>
          <w:rFonts w:ascii="Arial" w:hAnsi="Arial" w:cs="Arial"/>
          <w:lang w:val="en-GB"/>
        </w:rPr>
        <w:fldChar w:fldCharType="separate"/>
      </w:r>
      <w:r w:rsidR="00F11141" w:rsidRPr="00634A57">
        <w:rPr>
          <w:rFonts w:ascii="Arial" w:hAnsi="Arial" w:cs="Arial"/>
          <w:noProof/>
          <w:vertAlign w:val="superscript"/>
          <w:lang w:val="en-GB"/>
        </w:rPr>
        <w:t>63</w:t>
      </w:r>
      <w:r w:rsidR="00061CA3" w:rsidRPr="00634A57">
        <w:rPr>
          <w:rFonts w:ascii="Arial" w:hAnsi="Arial" w:cs="Arial"/>
          <w:lang w:val="en-GB"/>
        </w:rPr>
        <w:fldChar w:fldCharType="end"/>
      </w:r>
      <w:r w:rsidRPr="00634A57">
        <w:rPr>
          <w:rFonts w:ascii="Arial" w:hAnsi="Arial" w:cs="Arial"/>
          <w:lang w:val="en-GB"/>
        </w:rPr>
        <w:t>.</w:t>
      </w:r>
    </w:p>
    <w:p w14:paraId="76C40914" w14:textId="75405CFB" w:rsidR="008272FB" w:rsidRPr="002F5DFB" w:rsidRDefault="002F5DFB" w:rsidP="002F5DFB">
      <w:pPr>
        <w:pBdr>
          <w:top w:val="nil"/>
          <w:left w:val="nil"/>
          <w:bottom w:val="nil"/>
          <w:right w:val="nil"/>
          <w:between w:val="nil"/>
        </w:pBdr>
        <w:spacing w:before="180" w:after="0"/>
        <w:jc w:val="center"/>
        <w:rPr>
          <w:rFonts w:ascii="Arial" w:eastAsia="Calibri" w:hAnsi="Arial" w:cs="Arial"/>
          <w:b/>
          <w:bCs/>
          <w:i/>
          <w:iCs/>
          <w:color w:val="2F5496" w:themeColor="accent1" w:themeShade="BF"/>
          <w:sz w:val="18"/>
          <w:szCs w:val="18"/>
        </w:rPr>
      </w:pPr>
      <w:r w:rsidRPr="00634A57">
        <w:rPr>
          <w:rFonts w:ascii="Arial" w:hAnsi="Arial" w:cs="Arial"/>
          <w:noProof/>
        </w:rPr>
        <w:drawing>
          <wp:anchor distT="0" distB="0" distL="114300" distR="114300" simplePos="0" relativeHeight="251658240" behindDoc="1" locked="0" layoutInCell="1" allowOverlap="1" wp14:anchorId="69EAC3D9" wp14:editId="11960194">
            <wp:simplePos x="0" y="0"/>
            <wp:positionH relativeFrom="column">
              <wp:posOffset>825500</wp:posOffset>
            </wp:positionH>
            <wp:positionV relativeFrom="paragraph">
              <wp:posOffset>172085</wp:posOffset>
            </wp:positionV>
            <wp:extent cx="4316730" cy="304800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png"/>
                    <pic:cNvPicPr/>
                  </pic:nvPicPr>
                  <pic:blipFill>
                    <a:blip r:embed="rId9"/>
                    <a:stretch>
                      <a:fillRect/>
                    </a:stretch>
                  </pic:blipFill>
                  <pic:spPr>
                    <a:xfrm>
                      <a:off x="0" y="0"/>
                      <a:ext cx="4316730" cy="3048000"/>
                    </a:xfrm>
                    <a:prstGeom prst="rect">
                      <a:avLst/>
                    </a:prstGeom>
                  </pic:spPr>
                </pic:pic>
              </a:graphicData>
            </a:graphic>
            <wp14:sizeRelH relativeFrom="page">
              <wp14:pctWidth>0</wp14:pctWidth>
            </wp14:sizeRelH>
            <wp14:sizeRelV relativeFrom="page">
              <wp14:pctHeight>0</wp14:pctHeight>
            </wp14:sizeRelV>
          </wp:anchor>
        </w:drawing>
      </w:r>
      <w:r w:rsidR="008272FB" w:rsidRPr="002F5DFB">
        <w:rPr>
          <w:rFonts w:ascii="Arial" w:eastAsia="Calibri" w:hAnsi="Arial" w:cs="Arial"/>
          <w:b/>
          <w:bCs/>
          <w:i/>
          <w:iCs/>
          <w:color w:val="2F5496" w:themeColor="accent1" w:themeShade="BF"/>
          <w:sz w:val="18"/>
          <w:szCs w:val="18"/>
        </w:rPr>
        <w:t xml:space="preserve">Figure 1. </w:t>
      </w:r>
      <w:r w:rsidR="008272FB" w:rsidRPr="002F5DFB">
        <w:rPr>
          <w:rFonts w:ascii="Arial" w:eastAsia="Calibri" w:hAnsi="Arial" w:cs="Arial"/>
          <w:b/>
          <w:bCs/>
          <w:color w:val="2F5496" w:themeColor="accent1" w:themeShade="BF"/>
          <w:sz w:val="18"/>
          <w:szCs w:val="18"/>
        </w:rPr>
        <w:t>Theory of PROs Impact on Patient Health Outcomes</w:t>
      </w:r>
    </w:p>
    <w:p w14:paraId="63A7DC55" w14:textId="1136C0DC" w:rsidR="00BF049D" w:rsidRPr="002F5DFB" w:rsidRDefault="008272FB" w:rsidP="002F5DFB">
      <w:pPr>
        <w:pBdr>
          <w:top w:val="nil"/>
          <w:left w:val="nil"/>
          <w:bottom w:val="nil"/>
          <w:right w:val="nil"/>
          <w:between w:val="nil"/>
        </w:pBdr>
        <w:spacing w:before="0" w:after="360"/>
        <w:jc w:val="center"/>
        <w:rPr>
          <w:rFonts w:ascii="Arial" w:eastAsia="Calibri" w:hAnsi="Arial" w:cs="Arial"/>
          <w:color w:val="767171" w:themeColor="background2" w:themeShade="80"/>
          <w:sz w:val="18"/>
          <w:szCs w:val="18"/>
        </w:rPr>
      </w:pPr>
      <w:r w:rsidRPr="002F5DFB">
        <w:rPr>
          <w:rFonts w:ascii="Arial" w:eastAsia="Calibri" w:hAnsi="Arial" w:cs="Arial"/>
          <w:color w:val="767171" w:themeColor="background2" w:themeShade="80"/>
          <w:sz w:val="18"/>
          <w:szCs w:val="18"/>
        </w:rPr>
        <w:lastRenderedPageBreak/>
        <w:t>Adapted from Greenhalgh et al. 2005</w:t>
      </w:r>
      <w:r w:rsidR="00061CA3" w:rsidRPr="002F5DFB">
        <w:rPr>
          <w:rFonts w:ascii="Arial" w:eastAsia="Calibri" w:hAnsi="Arial" w:cs="Arial"/>
          <w:color w:val="767171" w:themeColor="background2" w:themeShade="80"/>
          <w:sz w:val="18"/>
          <w:szCs w:val="18"/>
          <w:vertAlign w:val="superscript"/>
        </w:rPr>
        <w:fldChar w:fldCharType="begin"/>
      </w:r>
      <w:r w:rsidR="00F11141" w:rsidRPr="002F5DFB">
        <w:rPr>
          <w:rFonts w:ascii="Arial" w:eastAsia="Calibri" w:hAnsi="Arial" w:cs="Arial"/>
          <w:color w:val="767171" w:themeColor="background2" w:themeShade="80"/>
          <w:sz w:val="18"/>
          <w:szCs w:val="18"/>
          <w:vertAlign w:val="superscript"/>
        </w:rPr>
        <w:instrText xml:space="preserve"> ADDIN EN.CITE &lt;EndNote&gt;&lt;Cite&gt;&lt;Author&gt;Greenhalgh&lt;/Author&gt;&lt;Year&gt;2005&lt;/Year&gt;&lt;RecNum&gt;83&lt;/RecNum&gt;&lt;DisplayText&gt;&lt;style face="superscript"&gt;63&lt;/style&gt;&lt;/DisplayText&gt;&lt;record&gt;&lt;rec-number&gt;83&lt;/rec-number&gt;&lt;foreign-keys&gt;&lt;key app="EN" db-id="92rrzf922vddp7e2dw9p9vv422e0tp5s50ws" timestamp="1579730016"&gt;83&lt;/key&gt;&lt;/foreign-keys&gt;&lt;ref-type name="Journal Article"&gt;17&lt;/ref-type&gt;&lt;contributors&gt;&lt;authors&gt;&lt;author&gt;Greenhalgh, J.&lt;/author&gt;&lt;author&gt;Long, A. F.&lt;/author&gt;&lt;author&gt;Flynn, R.&lt;/author&gt;&lt;/authors&gt;&lt;/contributors&gt;&lt;auth-address&gt;Health Care Practice R&amp;amp;D Unit, Allerton Building, University of Salford, Salford M6 6PU, UK. j.greenhalgh@salford.ac.uk&lt;/auth-address&gt;&lt;titles&gt;&lt;title&gt;The use of patient reported outcome measures in routine clinical practice: lack of impact or lack of theory?&lt;/title&gt;&lt;secondary-title&gt;Soc Sci Med&lt;/secondary-title&gt;&lt;/titles&gt;&lt;periodical&gt;&lt;full-title&gt;Soc Sci Med&lt;/full-title&gt;&lt;/periodical&gt;&lt;pages&gt;833-43&lt;/pages&gt;&lt;volume&gt;60&lt;/volume&gt;&lt;number&gt;4&lt;/number&gt;&lt;edition&gt;2004/12/02&lt;/edition&gt;&lt;keywords&gt;&lt;keyword&gt;*Decision Making&lt;/keyword&gt;&lt;keyword&gt;Health Status&lt;/keyword&gt;&lt;keyword&gt;*Health Status Indicators&lt;/keyword&gt;&lt;keyword&gt;Humans&lt;/keyword&gt;&lt;keyword&gt;*Outcome Assessment (Health Care)&lt;/keyword&gt;&lt;keyword&gt;Quality of Health Care&lt;/keyword&gt;&lt;keyword&gt;*Quality of Life&lt;/keyword&gt;&lt;/keywords&gt;&lt;dates&gt;&lt;year&gt;2005&lt;/year&gt;&lt;pub-dates&gt;&lt;date&gt;Feb&lt;/date&gt;&lt;/pub-dates&gt;&lt;/dates&gt;&lt;isbn&gt;0277-9536 (Print)&amp;#xD;0277-9536 (Linking)&lt;/isbn&gt;&lt;accession-num&gt;15571900&lt;/accession-num&gt;&lt;urls&gt;&lt;related-urls&gt;&lt;url&gt;http://www.ncbi.nlm.nih.gov/entrez/query.fcgi?cmd=Retrieve&amp;amp;db=PubMed&amp;amp;dopt=Citation&amp;amp;list_uids=15571900&lt;/url&gt;&lt;/related-urls&gt;&lt;/urls&gt;&lt;electronic-resource-num&gt;S0277953604002898 [pii]&amp;#xD;10.1016/j.socscimed.2004.06.022&lt;/electronic-resource-num&gt;&lt;language&gt;eng&lt;/language&gt;&lt;/record&gt;&lt;/Cite&gt;&lt;/EndNote&gt;</w:instrText>
      </w:r>
      <w:r w:rsidR="00061CA3" w:rsidRPr="002F5DFB">
        <w:rPr>
          <w:rFonts w:ascii="Arial" w:eastAsia="Calibri" w:hAnsi="Arial" w:cs="Arial"/>
          <w:color w:val="767171" w:themeColor="background2" w:themeShade="80"/>
          <w:sz w:val="18"/>
          <w:szCs w:val="18"/>
          <w:vertAlign w:val="superscript"/>
        </w:rPr>
        <w:fldChar w:fldCharType="separate"/>
      </w:r>
      <w:r w:rsidR="00F11141" w:rsidRPr="002F5DFB">
        <w:rPr>
          <w:rFonts w:ascii="Arial" w:eastAsia="Calibri" w:hAnsi="Arial" w:cs="Arial"/>
          <w:color w:val="767171" w:themeColor="background2" w:themeShade="80"/>
          <w:sz w:val="18"/>
          <w:szCs w:val="18"/>
          <w:vertAlign w:val="superscript"/>
        </w:rPr>
        <w:t>63</w:t>
      </w:r>
      <w:r w:rsidR="00061CA3" w:rsidRPr="002F5DFB">
        <w:rPr>
          <w:rFonts w:ascii="Arial" w:eastAsia="Calibri" w:hAnsi="Arial" w:cs="Arial"/>
          <w:color w:val="767171" w:themeColor="background2" w:themeShade="80"/>
          <w:sz w:val="18"/>
          <w:szCs w:val="18"/>
          <w:vertAlign w:val="superscript"/>
        </w:rPr>
        <w:fldChar w:fldCharType="end"/>
      </w:r>
    </w:p>
    <w:p w14:paraId="39BC845E" w14:textId="05EF9728" w:rsidR="008272FB" w:rsidRPr="009F669C" w:rsidRDefault="00671A55"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24" w:name="_Toc49863467"/>
      <w:r w:rsidRPr="009F669C">
        <w:rPr>
          <w:rFonts w:ascii="Arial" w:eastAsiaTheme="majorEastAsia" w:hAnsi="Arial" w:cs="Times New Roman (Headings CS)"/>
          <w:b/>
          <w:bCs/>
          <w:color w:val="4472C4" w:themeColor="accent1"/>
          <w:sz w:val="28"/>
          <w:szCs w:val="26"/>
        </w:rPr>
        <w:t>E.</w:t>
      </w:r>
      <w:r w:rsidR="009F669C">
        <w:rPr>
          <w:rFonts w:ascii="Arial" w:eastAsiaTheme="majorEastAsia" w:hAnsi="Arial" w:cs="Times New Roman (Headings CS)"/>
          <w:b/>
          <w:bCs/>
          <w:color w:val="4472C4" w:themeColor="accent1"/>
          <w:sz w:val="28"/>
          <w:szCs w:val="26"/>
        </w:rPr>
        <w:t xml:space="preserve"> </w:t>
      </w:r>
      <w:r w:rsidR="00FA7B18" w:rsidRPr="009F669C">
        <w:rPr>
          <w:rFonts w:ascii="Arial" w:eastAsiaTheme="majorEastAsia" w:hAnsi="Arial" w:cs="Times New Roman (Headings CS)"/>
          <w:b/>
          <w:bCs/>
          <w:color w:val="4472C4" w:themeColor="accent1"/>
          <w:sz w:val="28"/>
          <w:szCs w:val="26"/>
        </w:rPr>
        <w:t>Opportunities for Use of PROs in Routine Care</w:t>
      </w:r>
      <w:bookmarkEnd w:id="24"/>
    </w:p>
    <w:p w14:paraId="102EDBAC" w14:textId="1648C098" w:rsidR="008272FB" w:rsidRPr="00634A57" w:rsidRDefault="008272FB" w:rsidP="002F5DFB">
      <w:pPr>
        <w:pStyle w:val="BodyText"/>
        <w:spacing w:line="240" w:lineRule="auto"/>
        <w:rPr>
          <w:rFonts w:ascii="Arial" w:hAnsi="Arial" w:cs="Arial"/>
          <w:lang w:val="en-GB"/>
        </w:rPr>
      </w:pPr>
      <w:r w:rsidRPr="00634A57">
        <w:rPr>
          <w:rFonts w:ascii="Arial" w:hAnsi="Arial" w:cs="Arial"/>
          <w:lang w:val="en-GB"/>
        </w:rPr>
        <w:t xml:space="preserve">Figure 2 outlines </w:t>
      </w:r>
      <w:r w:rsidR="0073748F" w:rsidRPr="00634A57">
        <w:rPr>
          <w:rFonts w:ascii="Arial" w:hAnsi="Arial" w:cs="Arial"/>
          <w:lang w:val="en-GB"/>
        </w:rPr>
        <w:t>points at which PRO data might be used in care settings, f</w:t>
      </w:r>
      <w:r w:rsidRPr="00634A57">
        <w:rPr>
          <w:rFonts w:ascii="Arial" w:hAnsi="Arial" w:cs="Arial"/>
          <w:lang w:val="en-GB"/>
        </w:rPr>
        <w:t>rom initial history and physical examination, to laboratory and imaging, during treatment, and during follow-up</w:t>
      </w:r>
      <w:r w:rsidR="00061CA3" w:rsidRPr="00634A57">
        <w:rPr>
          <w:rFonts w:ascii="Arial" w:hAnsi="Arial" w:cs="Arial"/>
          <w:lang w:val="en-GB"/>
        </w:rPr>
        <w:fldChar w:fldCharType="begin"/>
      </w:r>
      <w:r w:rsidR="0015560C">
        <w:rPr>
          <w:rFonts w:ascii="Arial" w:hAnsi="Arial" w:cs="Arial"/>
          <w:lang w:val="en-GB"/>
        </w:rPr>
        <w:instrText xml:space="preserve"> ADDIN EN.CITE &lt;EndNote&gt;&lt;Cite&gt;&lt;Author&gt;Osoba&lt;/Author&gt;&lt;Year&gt;2007&lt;/Year&gt;&lt;RecNum&gt;7012&lt;/RecNum&gt;&lt;DisplayText&gt;&lt;style face="superscript"&gt;64&lt;/style&gt;&lt;/DisplayText&gt;&lt;record&gt;&lt;rec-number&gt;7012&lt;/rec-number&gt;&lt;foreign-keys&gt;&lt;key app="EN" db-id="9dd90wvx2spdv9etaz6p5a9mtvetetvpev9r" timestamp="1599019495"&gt;7012&lt;/key&gt;&lt;/foreign-keys&gt;&lt;ref-type name="Journal Article"&gt;17&lt;/ref-type&gt;&lt;contributors&gt;&lt;authors&gt;&lt;author&gt;Osoba, D.&lt;/author&gt;&lt;/authors&gt;&lt;/contributors&gt;&lt;auth-address&gt;QOL Consulting, Vancouver, BC, Canada. david_osoba@telus.net&lt;/auth-address&gt;&lt;titles&gt;&lt;title&gt;Translating the science of patient-reported outcomes assessment into clinical practice&lt;/title&gt;&lt;secondary-title&gt;J Natl Cancer Inst Monogr&lt;/secondary-title&gt;&lt;/titles&gt;&lt;periodical&gt;&lt;full-title&gt;J Natl Cancer Inst Monogr&lt;/full-title&gt;&lt;/periodical&gt;&lt;pages&gt;5-11&lt;/pages&gt;&lt;number&gt;37&lt;/number&gt;&lt;keywords&gt;&lt;keyword&gt;Clinical Trials as Topic/*methods&lt;/keyword&gt;&lt;keyword&gt;Health Status&lt;/keyword&gt;&lt;keyword&gt;Humans&lt;/keyword&gt;&lt;keyword&gt;Neoplasms/complications/*psychology/*therapy&lt;/keyword&gt;&lt;keyword&gt;Outcome Assessment, Health Care/*methods&lt;/keyword&gt;&lt;keyword&gt;*Quality of Life&lt;/keyword&gt;&lt;/keywords&gt;&lt;dates&gt;&lt;year&gt;2007&lt;/year&gt;&lt;/dates&gt;&lt;isbn&gt;1052-6773 (Print)&amp;#xD;1052-6773 (Linking)&lt;/isbn&gt;&lt;accession-num&gt;17951224&lt;/accession-num&gt;&lt;urls&gt;&lt;related-urls&gt;&lt;url&gt;https://www.ncbi.nlm.nih.gov/pubmed/17951224&lt;/url&gt;&lt;/related-urls&gt;&lt;/urls&gt;&lt;electronic-resource-num&gt;10.1093/jncimonographs/lgm002&lt;/electronic-resource-num&gt;&lt;/record&gt;&lt;/Cite&gt;&lt;/EndNote&gt;</w:instrText>
      </w:r>
      <w:r w:rsidR="00061CA3" w:rsidRPr="00634A57">
        <w:rPr>
          <w:rFonts w:ascii="Arial" w:hAnsi="Arial" w:cs="Arial"/>
          <w:lang w:val="en-GB"/>
        </w:rPr>
        <w:fldChar w:fldCharType="separate"/>
      </w:r>
      <w:r w:rsidR="00F11141" w:rsidRPr="00634A57">
        <w:rPr>
          <w:rFonts w:ascii="Arial" w:hAnsi="Arial" w:cs="Arial"/>
          <w:noProof/>
          <w:vertAlign w:val="superscript"/>
          <w:lang w:val="en-GB"/>
        </w:rPr>
        <w:t>64</w:t>
      </w:r>
      <w:r w:rsidR="00061CA3" w:rsidRPr="00634A57">
        <w:rPr>
          <w:rFonts w:ascii="Arial" w:hAnsi="Arial" w:cs="Arial"/>
          <w:lang w:val="en-GB"/>
        </w:rPr>
        <w:fldChar w:fldCharType="end"/>
      </w:r>
      <w:r w:rsidRPr="00634A57">
        <w:rPr>
          <w:rFonts w:ascii="Arial" w:hAnsi="Arial" w:cs="Arial"/>
          <w:lang w:val="en-GB"/>
        </w:rPr>
        <w:t>.</w:t>
      </w:r>
      <w:r w:rsidR="009F669C">
        <w:rPr>
          <w:rFonts w:ascii="Arial" w:hAnsi="Arial" w:cs="Arial"/>
          <w:lang w:val="en-GB"/>
        </w:rPr>
        <w:t xml:space="preserve"> </w:t>
      </w:r>
      <w:r w:rsidRPr="00634A57">
        <w:rPr>
          <w:rFonts w:ascii="Arial" w:hAnsi="Arial" w:cs="Arial"/>
          <w:lang w:val="en-GB"/>
        </w:rPr>
        <w:t xml:space="preserve">PROs </w:t>
      </w:r>
      <w:r w:rsidR="009C152C" w:rsidRPr="00634A57">
        <w:rPr>
          <w:rFonts w:ascii="Arial" w:hAnsi="Arial" w:cs="Arial"/>
          <w:lang w:val="en-GB"/>
        </w:rPr>
        <w:t xml:space="preserve">may </w:t>
      </w:r>
      <w:r w:rsidRPr="00634A57">
        <w:rPr>
          <w:rFonts w:ascii="Arial" w:hAnsi="Arial" w:cs="Arial"/>
          <w:lang w:val="en-GB"/>
        </w:rPr>
        <w:t>be administered pre-consultation using electronic data capture</w:t>
      </w:r>
      <w:r w:rsidR="00EA410B" w:rsidRPr="00634A57">
        <w:rPr>
          <w:rFonts w:ascii="Arial" w:hAnsi="Arial" w:cs="Arial"/>
          <w:lang w:val="en-GB"/>
        </w:rPr>
        <w:t>d</w:t>
      </w:r>
      <w:r w:rsidRPr="00634A57">
        <w:rPr>
          <w:rFonts w:ascii="Arial" w:hAnsi="Arial" w:cs="Arial"/>
          <w:lang w:val="en-GB"/>
        </w:rPr>
        <w:t xml:space="preserve"> via tablet, for example, to enhance the identification of health issues before a provider sees the patient. PROs </w:t>
      </w:r>
      <w:r w:rsidR="009C152C" w:rsidRPr="00634A57">
        <w:rPr>
          <w:rFonts w:ascii="Arial" w:hAnsi="Arial" w:cs="Arial"/>
          <w:lang w:val="en-GB"/>
        </w:rPr>
        <w:t xml:space="preserve">may </w:t>
      </w:r>
      <w:r w:rsidRPr="00634A57">
        <w:rPr>
          <w:rFonts w:ascii="Arial" w:hAnsi="Arial" w:cs="Arial"/>
          <w:lang w:val="en-GB"/>
        </w:rPr>
        <w:t>be administered at the time of laboratory testing or imaging to obtain more insights into patient symptoms (i.e.</w:t>
      </w:r>
      <w:r w:rsidR="00034AD7" w:rsidRPr="00634A57">
        <w:rPr>
          <w:rFonts w:ascii="Arial" w:hAnsi="Arial" w:cs="Arial"/>
          <w:lang w:val="en-GB"/>
        </w:rPr>
        <w:t>,</w:t>
      </w:r>
      <w:r w:rsidRPr="00634A57">
        <w:rPr>
          <w:rFonts w:ascii="Arial" w:hAnsi="Arial" w:cs="Arial"/>
          <w:lang w:val="en-GB"/>
        </w:rPr>
        <w:t xml:space="preserve"> pain).</w:t>
      </w:r>
    </w:p>
    <w:p w14:paraId="70AE20EF" w14:textId="13DC14FD" w:rsidR="008272FB" w:rsidRPr="00ED3C74" w:rsidRDefault="008272FB" w:rsidP="00ED3C74">
      <w:pPr>
        <w:pBdr>
          <w:top w:val="nil"/>
          <w:left w:val="nil"/>
          <w:bottom w:val="nil"/>
          <w:right w:val="nil"/>
          <w:between w:val="nil"/>
        </w:pBdr>
        <w:spacing w:before="180" w:after="0"/>
        <w:jc w:val="center"/>
        <w:rPr>
          <w:rFonts w:ascii="Arial" w:eastAsia="Calibri" w:hAnsi="Arial" w:cs="Arial"/>
          <w:b/>
          <w:bCs/>
          <w:i/>
          <w:iCs/>
          <w:color w:val="2F5496" w:themeColor="accent1" w:themeShade="BF"/>
          <w:sz w:val="18"/>
          <w:szCs w:val="18"/>
        </w:rPr>
      </w:pPr>
      <w:r w:rsidRPr="00ED3C74">
        <w:rPr>
          <w:rFonts w:ascii="Arial" w:eastAsia="Calibri" w:hAnsi="Arial" w:cs="Arial"/>
          <w:b/>
          <w:bCs/>
          <w:i/>
          <w:iCs/>
          <w:color w:val="2F5496" w:themeColor="accent1" w:themeShade="BF"/>
          <w:sz w:val="18"/>
          <w:szCs w:val="18"/>
        </w:rPr>
        <w:t xml:space="preserve">Figure 2. </w:t>
      </w:r>
      <w:r w:rsidRPr="00ED3C74">
        <w:rPr>
          <w:rFonts w:ascii="Arial" w:eastAsia="Calibri" w:hAnsi="Arial" w:cs="Arial"/>
          <w:b/>
          <w:bCs/>
          <w:color w:val="2F5496" w:themeColor="accent1" w:themeShade="BF"/>
          <w:sz w:val="18"/>
          <w:szCs w:val="18"/>
        </w:rPr>
        <w:t xml:space="preserve">PRO </w:t>
      </w:r>
      <w:r w:rsidR="000A67D2" w:rsidRPr="00ED3C74">
        <w:rPr>
          <w:rFonts w:ascii="Arial" w:eastAsia="Calibri" w:hAnsi="Arial" w:cs="Arial"/>
          <w:b/>
          <w:bCs/>
          <w:color w:val="2F5496" w:themeColor="accent1" w:themeShade="BF"/>
          <w:sz w:val="18"/>
          <w:szCs w:val="18"/>
        </w:rPr>
        <w:t xml:space="preserve">Use </w:t>
      </w:r>
      <w:r w:rsidRPr="00ED3C74">
        <w:rPr>
          <w:rFonts w:ascii="Arial" w:eastAsia="Calibri" w:hAnsi="Arial" w:cs="Arial"/>
          <w:b/>
          <w:bCs/>
          <w:color w:val="2F5496" w:themeColor="accent1" w:themeShade="BF"/>
          <w:sz w:val="18"/>
          <w:szCs w:val="18"/>
        </w:rPr>
        <w:t xml:space="preserve">in </w:t>
      </w:r>
      <w:r w:rsidR="000A67D2" w:rsidRPr="00ED3C74">
        <w:rPr>
          <w:rFonts w:ascii="Arial" w:eastAsia="Calibri" w:hAnsi="Arial" w:cs="Arial"/>
          <w:b/>
          <w:bCs/>
          <w:color w:val="2F5496" w:themeColor="accent1" w:themeShade="BF"/>
          <w:sz w:val="18"/>
          <w:szCs w:val="18"/>
        </w:rPr>
        <w:t>Routine Clinical Care</w:t>
      </w:r>
    </w:p>
    <w:p w14:paraId="63326DA7" w14:textId="52C76BF0" w:rsidR="008272FB" w:rsidRPr="00634A57" w:rsidRDefault="007C7AEF" w:rsidP="000A67D2">
      <w:pPr>
        <w:rPr>
          <w:rFonts w:ascii="Arial" w:hAnsi="Arial" w:cs="Arial"/>
          <w:lang w:val="en-GB"/>
        </w:rPr>
      </w:pPr>
      <w:r w:rsidRPr="00634A57">
        <w:rPr>
          <w:rFonts w:ascii="Arial" w:hAnsi="Arial" w:cs="Arial"/>
          <w:noProof/>
        </w:rPr>
        <w:drawing>
          <wp:inline distT="0" distB="0" distL="0" distR="0" wp14:anchorId="32526875" wp14:editId="1E7E21A7">
            <wp:extent cx="5943600" cy="1305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5560"/>
                    </a:xfrm>
                    <a:prstGeom prst="rect">
                      <a:avLst/>
                    </a:prstGeom>
                  </pic:spPr>
                </pic:pic>
              </a:graphicData>
            </a:graphic>
          </wp:inline>
        </w:drawing>
      </w:r>
    </w:p>
    <w:p w14:paraId="10AF2B37" w14:textId="4B22C3BC" w:rsidR="00557C49" w:rsidRPr="002F5DFB" w:rsidRDefault="008272FB" w:rsidP="002F5DFB">
      <w:pPr>
        <w:pStyle w:val="Footer"/>
        <w:jc w:val="center"/>
        <w:rPr>
          <w:rFonts w:ascii="Arial" w:eastAsia="Calibri" w:hAnsi="Arial" w:cs="Arial"/>
          <w:color w:val="767171" w:themeColor="background2" w:themeShade="80"/>
          <w:szCs w:val="18"/>
        </w:rPr>
      </w:pPr>
      <w:r w:rsidRPr="002F5DFB">
        <w:rPr>
          <w:rFonts w:ascii="Arial" w:eastAsia="Calibri" w:hAnsi="Arial" w:cs="Arial"/>
          <w:color w:val="767171" w:themeColor="background2" w:themeShade="80"/>
          <w:szCs w:val="18"/>
        </w:rPr>
        <w:t xml:space="preserve">Adapted from </w:t>
      </w:r>
      <w:proofErr w:type="spellStart"/>
      <w:r w:rsidRPr="002F5DFB">
        <w:rPr>
          <w:rFonts w:ascii="Arial" w:eastAsia="Calibri" w:hAnsi="Arial" w:cs="Arial"/>
          <w:color w:val="767171" w:themeColor="background2" w:themeShade="80"/>
          <w:szCs w:val="18"/>
        </w:rPr>
        <w:t>Osoba</w:t>
      </w:r>
      <w:proofErr w:type="spellEnd"/>
      <w:r w:rsidRPr="002F5DFB">
        <w:rPr>
          <w:rFonts w:ascii="Arial" w:eastAsia="Calibri" w:hAnsi="Arial" w:cs="Arial"/>
          <w:color w:val="767171" w:themeColor="background2" w:themeShade="80"/>
          <w:szCs w:val="18"/>
        </w:rPr>
        <w:t xml:space="preserve"> 2007</w:t>
      </w:r>
      <w:r w:rsidR="005164B5" w:rsidRPr="002F5DFB">
        <w:rPr>
          <w:rFonts w:ascii="Arial" w:eastAsia="Calibri" w:hAnsi="Arial" w:cs="Arial"/>
          <w:color w:val="767171" w:themeColor="background2" w:themeShade="80"/>
          <w:szCs w:val="18"/>
          <w:vertAlign w:val="superscript"/>
        </w:rPr>
        <w:fldChar w:fldCharType="begin"/>
      </w:r>
      <w:r w:rsidR="00F11141" w:rsidRPr="002F5DFB">
        <w:rPr>
          <w:rFonts w:ascii="Arial" w:eastAsia="Calibri" w:hAnsi="Arial" w:cs="Arial"/>
          <w:color w:val="767171" w:themeColor="background2" w:themeShade="80"/>
          <w:szCs w:val="18"/>
          <w:vertAlign w:val="superscript"/>
        </w:rPr>
        <w:instrText xml:space="preserve"> ADDIN EN.CITE &lt;EndNote&gt;&lt;Cite&gt;&lt;Author&gt;Osoba&lt;/Author&gt;&lt;Year&gt;2007&lt;/Year&gt;&lt;RecNum&gt;1694&lt;/RecNum&gt;&lt;DisplayText&gt;&lt;style face="superscript"&gt;64&lt;/style&gt;&lt;/DisplayText&gt;&lt;record&gt;&lt;rec-number&gt;1694&lt;/rec-number&gt;&lt;foreign-keys&gt;&lt;key app="EN" db-id="92rrzf922vddp7e2dw9p9vv422e0tp5s50ws" timestamp="1596483686"&gt;1694&lt;/key&gt;&lt;/foreign-keys&gt;&lt;ref-type name="Journal Article"&gt;17&lt;/ref-type&gt;&lt;contributors&gt;&lt;authors&gt;&lt;author&gt;Osoba, D.&lt;/author&gt;&lt;/authors&gt;&lt;/contributors&gt;&lt;auth-address&gt;QOL Consulting, Vancouver, BC, Canada. david_osoba@telus.net&lt;/auth-address&gt;&lt;titles&gt;&lt;title&gt;Translating the science of patient-reported outcomes assessment into clinical practice&lt;/title&gt;&lt;secondary-title&gt;J Natl Cancer Inst Monogr&lt;/secondary-title&gt;&lt;/titles&gt;&lt;periodical&gt;&lt;full-title&gt;J Natl Cancer Inst Monogr&lt;/full-title&gt;&lt;/periodical&gt;&lt;pages&gt;5-11&lt;/pages&gt;&lt;number&gt;37&lt;/number&gt;&lt;keywords&gt;&lt;keyword&gt;Clinical Trials as Topic/*methods&lt;/keyword&gt;&lt;keyword&gt;Health Status&lt;/keyword&gt;&lt;keyword&gt;Humans&lt;/keyword&gt;&lt;keyword&gt;Neoplasms/complications/*psychology/*therapy&lt;/keyword&gt;&lt;keyword&gt;Outcome Assessment, Health Care/*methods&lt;/keyword&gt;&lt;keyword&gt;*Quality of Life&lt;/keyword&gt;&lt;/keywords&gt;&lt;dates&gt;&lt;year&gt;2007&lt;/year&gt;&lt;/dates&gt;&lt;isbn&gt;1052-6773 (Print)&amp;#xD;1052-6773 (Linking)&lt;/isbn&gt;&lt;accession-num&gt;17951224&lt;/accession-num&gt;&lt;urls&gt;&lt;related-urls&gt;&lt;url&gt;https://www.ncbi.nlm.nih.gov/pubmed/17951224&lt;/url&gt;&lt;/related-urls&gt;&lt;/urls&gt;&lt;electronic-resource-num&gt;10.1093/jncimonographs/lgm002&lt;/electronic-resource-num&gt;&lt;/record&gt;&lt;/Cite&gt;&lt;/EndNote&gt;</w:instrText>
      </w:r>
      <w:r w:rsidR="005164B5" w:rsidRPr="002F5DFB">
        <w:rPr>
          <w:rFonts w:ascii="Arial" w:eastAsia="Calibri" w:hAnsi="Arial" w:cs="Arial"/>
          <w:color w:val="767171" w:themeColor="background2" w:themeShade="80"/>
          <w:szCs w:val="18"/>
          <w:vertAlign w:val="superscript"/>
        </w:rPr>
        <w:fldChar w:fldCharType="separate"/>
      </w:r>
      <w:r w:rsidR="00F11141" w:rsidRPr="002F5DFB">
        <w:rPr>
          <w:rFonts w:ascii="Arial" w:eastAsia="Calibri" w:hAnsi="Arial" w:cs="Arial"/>
          <w:color w:val="767171" w:themeColor="background2" w:themeShade="80"/>
          <w:szCs w:val="18"/>
          <w:vertAlign w:val="superscript"/>
        </w:rPr>
        <w:t>64</w:t>
      </w:r>
      <w:r w:rsidR="005164B5" w:rsidRPr="002F5DFB">
        <w:rPr>
          <w:rFonts w:ascii="Arial" w:eastAsia="Calibri" w:hAnsi="Arial" w:cs="Arial"/>
          <w:color w:val="767171" w:themeColor="background2" w:themeShade="80"/>
          <w:szCs w:val="18"/>
          <w:vertAlign w:val="superscript"/>
        </w:rPr>
        <w:fldChar w:fldCharType="end"/>
      </w:r>
    </w:p>
    <w:p w14:paraId="2B19A86F" w14:textId="13653393" w:rsidR="00D501B9" w:rsidRPr="009F669C" w:rsidRDefault="00671A55"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25" w:name="_Toc49863468"/>
      <w:r w:rsidRPr="009F669C">
        <w:rPr>
          <w:rFonts w:ascii="Arial" w:eastAsiaTheme="majorEastAsia" w:hAnsi="Arial" w:cs="Times New Roman (Headings CS)"/>
          <w:b/>
          <w:bCs/>
          <w:color w:val="4472C4" w:themeColor="accent1"/>
          <w:sz w:val="28"/>
          <w:szCs w:val="26"/>
        </w:rPr>
        <w:t>F.</w:t>
      </w:r>
      <w:r w:rsidR="009F669C">
        <w:rPr>
          <w:rFonts w:ascii="Arial" w:eastAsiaTheme="majorEastAsia" w:hAnsi="Arial" w:cs="Times New Roman (Headings CS)"/>
          <w:b/>
          <w:bCs/>
          <w:color w:val="4472C4" w:themeColor="accent1"/>
          <w:sz w:val="28"/>
          <w:szCs w:val="26"/>
        </w:rPr>
        <w:t xml:space="preserve"> </w:t>
      </w:r>
      <w:r w:rsidR="009C152C" w:rsidRPr="009F669C">
        <w:rPr>
          <w:rFonts w:ascii="Arial" w:eastAsiaTheme="majorEastAsia" w:hAnsi="Arial" w:cs="Times New Roman (Headings CS)"/>
          <w:b/>
          <w:bCs/>
          <w:color w:val="4472C4" w:themeColor="accent1"/>
          <w:sz w:val="28"/>
          <w:szCs w:val="26"/>
        </w:rPr>
        <w:t>About the Evidence</w:t>
      </w:r>
      <w:r w:rsidR="00147814" w:rsidRPr="009F669C">
        <w:rPr>
          <w:rFonts w:ascii="Arial" w:eastAsiaTheme="majorEastAsia" w:hAnsi="Arial" w:cs="Times New Roman (Headings CS)"/>
          <w:b/>
          <w:bCs/>
          <w:color w:val="4472C4" w:themeColor="accent1"/>
          <w:sz w:val="28"/>
          <w:szCs w:val="26"/>
        </w:rPr>
        <w:t xml:space="preserve"> Dossier</w:t>
      </w:r>
      <w:bookmarkEnd w:id="25"/>
    </w:p>
    <w:p w14:paraId="525BB6C5" w14:textId="3EE54264" w:rsidR="008272FB" w:rsidRPr="00634A57" w:rsidRDefault="008272FB" w:rsidP="002F5DFB">
      <w:pPr>
        <w:pStyle w:val="BodyText"/>
        <w:spacing w:line="240" w:lineRule="auto"/>
        <w:rPr>
          <w:rFonts w:ascii="Arial" w:hAnsi="Arial" w:cs="Arial"/>
          <w:lang w:val="en-GB"/>
        </w:rPr>
      </w:pPr>
      <w:r w:rsidRPr="00634A57">
        <w:rPr>
          <w:rFonts w:ascii="Arial" w:hAnsi="Arial" w:cs="Arial"/>
          <w:lang w:val="en-GB"/>
        </w:rPr>
        <w:t>This document summarizes available real-world evidence supporting the integration of PROs within the routine HIV clinical care setting.</w:t>
      </w:r>
      <w:r w:rsidR="00A51FB9" w:rsidRPr="00634A57">
        <w:rPr>
          <w:rFonts w:ascii="Arial" w:hAnsi="Arial" w:cs="Arial"/>
          <w:lang w:val="en-GB"/>
        </w:rPr>
        <w:t xml:space="preserve"> </w:t>
      </w:r>
      <w:r w:rsidRPr="00634A57">
        <w:rPr>
          <w:rFonts w:ascii="Arial" w:hAnsi="Arial" w:cs="Arial"/>
          <w:lang w:val="en-GB"/>
        </w:rPr>
        <w:t xml:space="preserve">A targeted literature review identified primary data sources in the published, peer-reviewed literature </w:t>
      </w:r>
      <w:r w:rsidR="006B0C75" w:rsidRPr="00634A57">
        <w:rPr>
          <w:rFonts w:ascii="Arial" w:hAnsi="Arial" w:cs="Arial"/>
          <w:lang w:val="en-GB"/>
        </w:rPr>
        <w:t xml:space="preserve">that </w:t>
      </w:r>
      <w:r w:rsidRPr="00634A57">
        <w:rPr>
          <w:rFonts w:ascii="Arial" w:hAnsi="Arial" w:cs="Arial"/>
          <w:lang w:val="en-GB"/>
        </w:rPr>
        <w:t xml:space="preserve">reporting findings </w:t>
      </w:r>
      <w:r w:rsidR="004F5202" w:rsidRPr="00634A57">
        <w:rPr>
          <w:rFonts w:ascii="Arial" w:hAnsi="Arial" w:cs="Arial"/>
          <w:lang w:val="en-GB"/>
        </w:rPr>
        <w:t xml:space="preserve">of the usability and utility </w:t>
      </w:r>
      <w:r w:rsidRPr="00634A57">
        <w:rPr>
          <w:rFonts w:ascii="Arial" w:hAnsi="Arial" w:cs="Arial"/>
          <w:lang w:val="en-GB"/>
        </w:rPr>
        <w:t xml:space="preserve">of PROs in </w:t>
      </w:r>
      <w:r w:rsidR="003A5CCD" w:rsidRPr="00634A57">
        <w:rPr>
          <w:rFonts w:ascii="Arial" w:hAnsi="Arial" w:cs="Arial"/>
          <w:lang w:val="en-GB"/>
        </w:rPr>
        <w:t xml:space="preserve">routine </w:t>
      </w:r>
      <w:r w:rsidRPr="00634A57">
        <w:rPr>
          <w:rFonts w:ascii="Arial" w:hAnsi="Arial" w:cs="Arial"/>
          <w:lang w:val="en-GB"/>
        </w:rPr>
        <w:t>clinical care</w:t>
      </w:r>
      <w:r w:rsidR="009C152C" w:rsidRPr="00634A57">
        <w:rPr>
          <w:rFonts w:ascii="Arial" w:hAnsi="Arial" w:cs="Arial"/>
          <w:lang w:val="en-GB"/>
        </w:rPr>
        <w:t xml:space="preserve"> (see Appendix </w:t>
      </w:r>
      <w:r w:rsidR="00674D47" w:rsidRPr="00634A57">
        <w:rPr>
          <w:rFonts w:ascii="Arial" w:hAnsi="Arial" w:cs="Arial"/>
          <w:lang w:val="en-GB"/>
        </w:rPr>
        <w:t>IX</w:t>
      </w:r>
      <w:r w:rsidR="009C152C" w:rsidRPr="00634A57">
        <w:rPr>
          <w:rFonts w:ascii="Arial" w:hAnsi="Arial" w:cs="Arial"/>
          <w:lang w:val="en-GB"/>
        </w:rPr>
        <w:t>)</w:t>
      </w:r>
      <w:r w:rsidRPr="00634A57">
        <w:rPr>
          <w:rFonts w:ascii="Arial" w:hAnsi="Arial" w:cs="Arial"/>
          <w:lang w:val="en-GB"/>
        </w:rPr>
        <w:t>.</w:t>
      </w:r>
      <w:r w:rsidR="009F669C">
        <w:rPr>
          <w:rFonts w:ascii="Arial" w:hAnsi="Arial" w:cs="Arial"/>
          <w:lang w:val="en-GB"/>
        </w:rPr>
        <w:t xml:space="preserve"> </w:t>
      </w:r>
    </w:p>
    <w:p w14:paraId="237F874C" w14:textId="598451BA" w:rsidR="00110531" w:rsidRPr="00634A57" w:rsidRDefault="00110531" w:rsidP="002F5DFB">
      <w:pPr>
        <w:pStyle w:val="BodyText"/>
        <w:spacing w:line="240" w:lineRule="auto"/>
        <w:rPr>
          <w:rFonts w:ascii="Arial" w:hAnsi="Arial" w:cs="Arial"/>
          <w:lang w:val="en-GB"/>
        </w:rPr>
      </w:pPr>
      <w:r w:rsidRPr="00634A57">
        <w:rPr>
          <w:rFonts w:ascii="Arial" w:hAnsi="Arial" w:cs="Arial"/>
          <w:lang w:val="en-GB"/>
        </w:rPr>
        <w:t xml:space="preserve">The studies discussed in </w:t>
      </w:r>
      <w:r w:rsidR="006F36CF" w:rsidRPr="00634A57">
        <w:rPr>
          <w:rFonts w:ascii="Arial" w:hAnsi="Arial" w:cs="Arial"/>
          <w:lang w:val="en-GB"/>
        </w:rPr>
        <w:t>this evidence</w:t>
      </w:r>
      <w:r w:rsidR="0025498A" w:rsidRPr="00634A57">
        <w:rPr>
          <w:rFonts w:ascii="Arial" w:hAnsi="Arial" w:cs="Arial"/>
          <w:lang w:val="en-GB"/>
        </w:rPr>
        <w:t xml:space="preserve"> review </w:t>
      </w:r>
      <w:r w:rsidR="00AB080C" w:rsidRPr="00634A57">
        <w:rPr>
          <w:rFonts w:ascii="Arial" w:hAnsi="Arial" w:cs="Arial"/>
          <w:lang w:val="en-GB"/>
        </w:rPr>
        <w:t xml:space="preserve">and </w:t>
      </w:r>
      <w:r w:rsidR="0025498A" w:rsidRPr="00634A57">
        <w:rPr>
          <w:rFonts w:ascii="Arial" w:hAnsi="Arial" w:cs="Arial"/>
          <w:lang w:val="en-GB"/>
        </w:rPr>
        <w:t xml:space="preserve">summary </w:t>
      </w:r>
      <w:r w:rsidRPr="00634A57">
        <w:rPr>
          <w:rFonts w:ascii="Arial" w:hAnsi="Arial" w:cs="Arial"/>
          <w:lang w:val="en-GB"/>
        </w:rPr>
        <w:t>put forth a variety of approaches</w:t>
      </w:r>
      <w:r w:rsidR="003A5CCD" w:rsidRPr="00634A57">
        <w:rPr>
          <w:rFonts w:ascii="Arial" w:hAnsi="Arial" w:cs="Arial"/>
          <w:lang w:val="en-GB"/>
        </w:rPr>
        <w:t xml:space="preserve"> and contexts </w:t>
      </w:r>
      <w:r w:rsidRPr="00634A57">
        <w:rPr>
          <w:rFonts w:ascii="Arial" w:hAnsi="Arial" w:cs="Arial"/>
          <w:lang w:val="en-GB"/>
        </w:rPr>
        <w:t xml:space="preserve">to PRO </w:t>
      </w:r>
      <w:r w:rsidR="004F7938" w:rsidRPr="00634A57">
        <w:rPr>
          <w:rFonts w:ascii="Arial" w:hAnsi="Arial" w:cs="Arial"/>
          <w:lang w:val="en-GB"/>
        </w:rPr>
        <w:t>implementation</w:t>
      </w:r>
      <w:r w:rsidR="003A5CCD" w:rsidRPr="00634A57">
        <w:rPr>
          <w:rFonts w:ascii="Arial" w:hAnsi="Arial" w:cs="Arial"/>
          <w:lang w:val="en-GB"/>
        </w:rPr>
        <w:t xml:space="preserve"> that </w:t>
      </w:r>
      <w:r w:rsidR="009C152C" w:rsidRPr="00634A57">
        <w:rPr>
          <w:rFonts w:ascii="Arial" w:hAnsi="Arial" w:cs="Arial"/>
          <w:lang w:val="en-GB"/>
        </w:rPr>
        <w:t xml:space="preserve">render </w:t>
      </w:r>
      <w:r w:rsidR="003A5CCD" w:rsidRPr="00634A57">
        <w:rPr>
          <w:rFonts w:ascii="Arial" w:hAnsi="Arial" w:cs="Arial"/>
          <w:lang w:val="en-GB"/>
        </w:rPr>
        <w:t xml:space="preserve">comparisons difficult; </w:t>
      </w:r>
      <w:r w:rsidRPr="00634A57">
        <w:rPr>
          <w:rFonts w:ascii="Arial" w:hAnsi="Arial" w:cs="Arial"/>
          <w:lang w:val="en-GB"/>
        </w:rPr>
        <w:t xml:space="preserve">in </w:t>
      </w:r>
      <w:r w:rsidR="00A04C1B" w:rsidRPr="00634A57">
        <w:rPr>
          <w:rFonts w:ascii="Arial" w:hAnsi="Arial" w:cs="Arial"/>
          <w:lang w:val="en-GB"/>
        </w:rPr>
        <w:t>general,</w:t>
      </w:r>
      <w:r w:rsidR="003A5CCD" w:rsidRPr="00634A57">
        <w:rPr>
          <w:rFonts w:ascii="Arial" w:hAnsi="Arial" w:cs="Arial"/>
          <w:lang w:val="en-GB"/>
        </w:rPr>
        <w:t xml:space="preserve"> however</w:t>
      </w:r>
      <w:r w:rsidR="00E369A2" w:rsidRPr="00634A57">
        <w:rPr>
          <w:rFonts w:ascii="Arial" w:hAnsi="Arial" w:cs="Arial"/>
          <w:lang w:val="en-GB"/>
        </w:rPr>
        <w:t>,</w:t>
      </w:r>
      <w:r w:rsidRPr="00634A57">
        <w:rPr>
          <w:rFonts w:ascii="Arial" w:hAnsi="Arial" w:cs="Arial"/>
          <w:lang w:val="en-GB"/>
        </w:rPr>
        <w:t xml:space="preserve"> they all provide PRO data to the p</w:t>
      </w:r>
      <w:r w:rsidR="00CE518E" w:rsidRPr="00634A57">
        <w:rPr>
          <w:rFonts w:ascii="Arial" w:hAnsi="Arial" w:cs="Arial"/>
          <w:lang w:val="en-GB"/>
        </w:rPr>
        <w:t>rovider</w:t>
      </w:r>
      <w:r w:rsidR="00526392" w:rsidRPr="00634A57">
        <w:rPr>
          <w:rFonts w:ascii="Arial" w:hAnsi="Arial" w:cs="Arial"/>
          <w:lang w:val="en-GB"/>
        </w:rPr>
        <w:t xml:space="preserve"> prior to an appointment.</w:t>
      </w:r>
      <w:r w:rsidR="009F669C">
        <w:rPr>
          <w:rFonts w:ascii="Arial" w:hAnsi="Arial" w:cs="Arial"/>
          <w:lang w:val="en-GB"/>
        </w:rPr>
        <w:t xml:space="preserve"> </w:t>
      </w:r>
      <w:r w:rsidRPr="00634A57">
        <w:rPr>
          <w:rFonts w:ascii="Arial" w:hAnsi="Arial" w:cs="Arial"/>
          <w:lang w:val="en-GB"/>
        </w:rPr>
        <w:t>Several methodological approaches are used</w:t>
      </w:r>
      <w:r w:rsidR="00E369A2" w:rsidRPr="00634A57">
        <w:rPr>
          <w:rFonts w:ascii="Arial" w:hAnsi="Arial" w:cs="Arial"/>
          <w:lang w:val="en-GB"/>
        </w:rPr>
        <w:t>,</w:t>
      </w:r>
      <w:r w:rsidRPr="00634A57">
        <w:rPr>
          <w:rFonts w:ascii="Arial" w:hAnsi="Arial" w:cs="Arial"/>
          <w:lang w:val="en-GB"/>
        </w:rPr>
        <w:t xml:space="preserve"> including randomized</w:t>
      </w:r>
      <w:r w:rsidR="00092329" w:rsidRPr="00634A57">
        <w:rPr>
          <w:rFonts w:ascii="Arial" w:hAnsi="Arial" w:cs="Arial"/>
          <w:lang w:val="en-GB"/>
        </w:rPr>
        <w:t xml:space="preserve"> controlled </w:t>
      </w:r>
      <w:r w:rsidRPr="00634A57">
        <w:rPr>
          <w:rFonts w:ascii="Arial" w:hAnsi="Arial" w:cs="Arial"/>
          <w:lang w:val="en-GB"/>
        </w:rPr>
        <w:t xml:space="preserve">trials, as well as observational or pre-test </w:t>
      </w:r>
      <w:r w:rsidR="00A618EB" w:rsidRPr="00634A57">
        <w:rPr>
          <w:rFonts w:ascii="Arial" w:hAnsi="Arial" w:cs="Arial"/>
          <w:lang w:val="en-GB"/>
        </w:rPr>
        <w:t>post-test</w:t>
      </w:r>
      <w:r w:rsidR="00652504" w:rsidRPr="00634A57">
        <w:rPr>
          <w:rFonts w:ascii="Arial" w:hAnsi="Arial" w:cs="Arial"/>
          <w:lang w:val="en-GB"/>
        </w:rPr>
        <w:t xml:space="preserve"> comparisons</w:t>
      </w:r>
      <w:r w:rsidRPr="00634A57">
        <w:rPr>
          <w:rFonts w:ascii="Arial" w:hAnsi="Arial" w:cs="Arial"/>
          <w:lang w:val="en-GB"/>
        </w:rPr>
        <w:t>.</w:t>
      </w:r>
      <w:r w:rsidR="009F669C">
        <w:rPr>
          <w:rFonts w:ascii="Arial" w:hAnsi="Arial" w:cs="Arial"/>
          <w:lang w:val="en-GB"/>
        </w:rPr>
        <w:t xml:space="preserve"> </w:t>
      </w:r>
      <w:r w:rsidRPr="00634A57">
        <w:rPr>
          <w:rFonts w:ascii="Arial" w:hAnsi="Arial" w:cs="Arial"/>
          <w:lang w:val="en-GB"/>
        </w:rPr>
        <w:t xml:space="preserve">Numerous PROs and outcome measurements are </w:t>
      </w:r>
      <w:r w:rsidR="003A5CCD" w:rsidRPr="00634A57">
        <w:rPr>
          <w:rFonts w:ascii="Arial" w:hAnsi="Arial" w:cs="Arial"/>
          <w:lang w:val="en-GB"/>
        </w:rPr>
        <w:t>also us</w:t>
      </w:r>
      <w:r w:rsidRPr="00634A57">
        <w:rPr>
          <w:rFonts w:ascii="Arial" w:hAnsi="Arial" w:cs="Arial"/>
          <w:lang w:val="en-GB"/>
        </w:rPr>
        <w:t>ed</w:t>
      </w:r>
      <w:r w:rsidR="00E369A2" w:rsidRPr="00634A57">
        <w:rPr>
          <w:rFonts w:ascii="Arial" w:hAnsi="Arial" w:cs="Arial"/>
          <w:lang w:val="en-GB"/>
        </w:rPr>
        <w:t>, thereby</w:t>
      </w:r>
      <w:r w:rsidRPr="00634A57">
        <w:rPr>
          <w:rFonts w:ascii="Arial" w:hAnsi="Arial" w:cs="Arial"/>
          <w:lang w:val="en-GB"/>
        </w:rPr>
        <w:t xml:space="preserve"> </w:t>
      </w:r>
      <w:r w:rsidR="009C152C" w:rsidRPr="00634A57">
        <w:rPr>
          <w:rFonts w:ascii="Arial" w:hAnsi="Arial" w:cs="Arial"/>
          <w:lang w:val="en-GB"/>
        </w:rPr>
        <w:t xml:space="preserve">rendering </w:t>
      </w:r>
      <w:r w:rsidRPr="00634A57">
        <w:rPr>
          <w:rFonts w:ascii="Arial" w:hAnsi="Arial" w:cs="Arial"/>
          <w:lang w:val="en-GB"/>
        </w:rPr>
        <w:t>it difficult to compare</w:t>
      </w:r>
      <w:r w:rsidR="00092329" w:rsidRPr="00634A57">
        <w:rPr>
          <w:rFonts w:ascii="Arial" w:hAnsi="Arial" w:cs="Arial"/>
          <w:lang w:val="en-GB"/>
        </w:rPr>
        <w:t xml:space="preserve"> results</w:t>
      </w:r>
      <w:r w:rsidR="000A67D2" w:rsidRPr="00634A57">
        <w:rPr>
          <w:rFonts w:ascii="Arial" w:hAnsi="Arial" w:cs="Arial"/>
          <w:lang w:val="en-GB"/>
        </w:rPr>
        <w:t xml:space="preserve"> across the different studies.</w:t>
      </w:r>
    </w:p>
    <w:p w14:paraId="3D3E282C" w14:textId="0B0D1796" w:rsidR="00E10604" w:rsidRPr="00634A57" w:rsidRDefault="00E10604" w:rsidP="002F5DFB">
      <w:pPr>
        <w:pStyle w:val="BodyText"/>
        <w:spacing w:line="240" w:lineRule="auto"/>
        <w:rPr>
          <w:rFonts w:ascii="Arial" w:hAnsi="Arial" w:cs="Arial"/>
          <w:lang w:val="en-GB"/>
        </w:rPr>
      </w:pPr>
      <w:r w:rsidRPr="00634A57">
        <w:rPr>
          <w:rFonts w:ascii="Arial" w:hAnsi="Arial" w:cs="Arial"/>
          <w:lang w:val="en-GB"/>
        </w:rPr>
        <w:t>Evidence is organized within each chapter</w:t>
      </w:r>
      <w:r w:rsidR="009C152C" w:rsidRPr="00634A57">
        <w:rPr>
          <w:rFonts w:ascii="Arial" w:hAnsi="Arial" w:cs="Arial"/>
          <w:lang w:val="en-GB"/>
        </w:rPr>
        <w:t>,</w:t>
      </w:r>
      <w:r w:rsidRPr="00634A57">
        <w:rPr>
          <w:rFonts w:ascii="Arial" w:hAnsi="Arial" w:cs="Arial"/>
          <w:lang w:val="en-GB"/>
        </w:rPr>
        <w:t xml:space="preserve"> separating HIV care studies from </w:t>
      </w:r>
      <w:r w:rsidR="009C152C" w:rsidRPr="00634A57">
        <w:rPr>
          <w:rFonts w:ascii="Arial" w:hAnsi="Arial" w:cs="Arial"/>
          <w:lang w:val="en-GB"/>
        </w:rPr>
        <w:t xml:space="preserve">studies of </w:t>
      </w:r>
      <w:r w:rsidRPr="00634A57">
        <w:rPr>
          <w:rFonts w:ascii="Arial" w:hAnsi="Arial" w:cs="Arial"/>
          <w:lang w:val="en-GB"/>
        </w:rPr>
        <w:t xml:space="preserve">other </w:t>
      </w:r>
      <w:r w:rsidR="009C152C" w:rsidRPr="00634A57">
        <w:rPr>
          <w:rFonts w:ascii="Arial" w:hAnsi="Arial" w:cs="Arial"/>
          <w:lang w:val="en-GB"/>
        </w:rPr>
        <w:t>types of care</w:t>
      </w:r>
      <w:r w:rsidRPr="00634A57">
        <w:rPr>
          <w:rFonts w:ascii="Arial" w:hAnsi="Arial" w:cs="Arial"/>
          <w:lang w:val="en-GB"/>
        </w:rPr>
        <w:t xml:space="preserve">. Within </w:t>
      </w:r>
      <w:r w:rsidR="009C152C" w:rsidRPr="00634A57">
        <w:rPr>
          <w:rFonts w:ascii="Arial" w:hAnsi="Arial" w:cs="Arial"/>
          <w:lang w:val="en-GB"/>
        </w:rPr>
        <w:t>HIV and non-HIV care sections</w:t>
      </w:r>
      <w:r w:rsidRPr="00634A57">
        <w:rPr>
          <w:rFonts w:ascii="Arial" w:hAnsi="Arial" w:cs="Arial"/>
          <w:lang w:val="en-GB"/>
        </w:rPr>
        <w:t>, systemic reviews and meta-analyses are presented first, followed by intervention trials, mixed method qualitative/quantitative studies, quantitative surveys, and qualitative interviews</w:t>
      </w:r>
      <w:r w:rsidR="00033CDF" w:rsidRPr="00634A57">
        <w:rPr>
          <w:rFonts w:ascii="Arial" w:hAnsi="Arial" w:cs="Arial"/>
          <w:lang w:val="en-GB"/>
        </w:rPr>
        <w:t>, in that order</w:t>
      </w:r>
      <w:r w:rsidRPr="00634A57">
        <w:rPr>
          <w:rFonts w:ascii="Arial" w:hAnsi="Arial" w:cs="Arial"/>
          <w:lang w:val="en-GB"/>
        </w:rPr>
        <w:t xml:space="preserve">. Within each of these groupings, evidence is presented in reverse chronological order. </w:t>
      </w:r>
    </w:p>
    <w:p w14:paraId="45E1DB98" w14:textId="4E203C34" w:rsidR="006F36CF" w:rsidRPr="00634A57" w:rsidRDefault="008272FB" w:rsidP="002F5DFB">
      <w:pPr>
        <w:pStyle w:val="BodyText"/>
        <w:spacing w:line="240" w:lineRule="auto"/>
        <w:rPr>
          <w:rFonts w:ascii="Arial" w:hAnsi="Arial" w:cs="Arial"/>
          <w:lang w:val="en-GB"/>
        </w:rPr>
      </w:pPr>
      <w:r w:rsidRPr="00634A57">
        <w:rPr>
          <w:rFonts w:ascii="Arial" w:hAnsi="Arial" w:cs="Arial"/>
          <w:lang w:val="en-GB"/>
        </w:rPr>
        <w:t>A companion document</w:t>
      </w:r>
      <w:r w:rsidR="00262D55" w:rsidRPr="00634A57">
        <w:rPr>
          <w:rFonts w:ascii="Arial" w:hAnsi="Arial" w:cs="Arial"/>
          <w:lang w:val="en-GB"/>
        </w:rPr>
        <w:t>,</w:t>
      </w:r>
      <w:r w:rsidRPr="00634A57">
        <w:rPr>
          <w:rFonts w:ascii="Arial" w:hAnsi="Arial" w:cs="Arial"/>
          <w:lang w:val="en-GB"/>
        </w:rPr>
        <w:t xml:space="preserve"> </w:t>
      </w:r>
      <w:r w:rsidR="00262D55" w:rsidRPr="00634A57">
        <w:rPr>
          <w:rFonts w:ascii="Arial" w:hAnsi="Arial" w:cs="Arial"/>
          <w:lang w:val="en-GB"/>
        </w:rPr>
        <w:t>the PRO Implementation Toolkit, is a resource for</w:t>
      </w:r>
      <w:r w:rsidRPr="00634A57">
        <w:rPr>
          <w:rFonts w:ascii="Arial" w:hAnsi="Arial" w:cs="Arial"/>
          <w:lang w:val="en-GB"/>
        </w:rPr>
        <w:t xml:space="preserve"> health care practitioners considering implementing PROs in clinical care</w:t>
      </w:r>
      <w:r w:rsidR="00262D55" w:rsidRPr="00634A57">
        <w:rPr>
          <w:rFonts w:ascii="Arial" w:hAnsi="Arial" w:cs="Arial"/>
          <w:lang w:val="en-GB"/>
        </w:rPr>
        <w:t xml:space="preserve"> and</w:t>
      </w:r>
      <w:r w:rsidR="000A67D2" w:rsidRPr="00634A57">
        <w:rPr>
          <w:rFonts w:ascii="Arial" w:hAnsi="Arial" w:cs="Arial"/>
          <w:lang w:val="en-GB"/>
        </w:rPr>
        <w:t xml:space="preserve"> </w:t>
      </w:r>
      <w:r w:rsidR="0073748F" w:rsidRPr="00634A57">
        <w:rPr>
          <w:rFonts w:ascii="Arial" w:hAnsi="Arial" w:cs="Arial"/>
          <w:lang w:val="en-GB"/>
        </w:rPr>
        <w:t xml:space="preserve">can be found here. </w:t>
      </w:r>
      <w:bookmarkStart w:id="26" w:name="_Toc498883255"/>
      <w:bookmarkStart w:id="27" w:name="_Toc498883357"/>
      <w:bookmarkStart w:id="28" w:name="_Toc498883519"/>
      <w:bookmarkStart w:id="29" w:name="_Toc498940086"/>
      <w:bookmarkStart w:id="30" w:name="_Toc498972478"/>
      <w:bookmarkStart w:id="31" w:name="_Toc498973690"/>
      <w:bookmarkStart w:id="32" w:name="_Toc499284567"/>
      <w:bookmarkStart w:id="33" w:name="_Toc499311216"/>
      <w:bookmarkStart w:id="34" w:name="_Toc499312778"/>
      <w:bookmarkStart w:id="35" w:name="_Toc498940088"/>
      <w:bookmarkStart w:id="36" w:name="_Toc498972480"/>
      <w:bookmarkStart w:id="37" w:name="_Toc498973692"/>
      <w:bookmarkStart w:id="38" w:name="_Toc498940090"/>
      <w:bookmarkStart w:id="39" w:name="_Toc498972482"/>
      <w:bookmarkStart w:id="40" w:name="_Toc498973694"/>
      <w:bookmarkStart w:id="41" w:name="_Toc498940094"/>
      <w:bookmarkStart w:id="42" w:name="_Toc498972486"/>
      <w:bookmarkStart w:id="43" w:name="_Toc498973698"/>
      <w:bookmarkStart w:id="44" w:name="_Toc498940095"/>
      <w:bookmarkStart w:id="45" w:name="_Toc498972487"/>
      <w:bookmarkStart w:id="46" w:name="_Toc498973699"/>
      <w:bookmarkStart w:id="47" w:name="_Toc498940096"/>
      <w:bookmarkStart w:id="48" w:name="_Toc498972488"/>
      <w:bookmarkStart w:id="49" w:name="_Toc498973700"/>
      <w:bookmarkStart w:id="50" w:name="_Toc498940097"/>
      <w:bookmarkStart w:id="51" w:name="_Toc498972489"/>
      <w:bookmarkStart w:id="52" w:name="_Toc498973701"/>
      <w:bookmarkStart w:id="53" w:name="_Toc498940098"/>
      <w:bookmarkStart w:id="54" w:name="_Toc498972490"/>
      <w:bookmarkStart w:id="55" w:name="_Toc498973702"/>
      <w:bookmarkStart w:id="56" w:name="_Toc498940100"/>
      <w:bookmarkStart w:id="57" w:name="_Toc498972492"/>
      <w:bookmarkStart w:id="58" w:name="_Toc498973704"/>
      <w:bookmarkStart w:id="59" w:name="_Toc498940101"/>
      <w:bookmarkStart w:id="60" w:name="_Toc498972493"/>
      <w:bookmarkStart w:id="61" w:name="_Toc498973705"/>
      <w:bookmarkStart w:id="62" w:name="_Toc498940103"/>
      <w:bookmarkStart w:id="63" w:name="_Toc498972495"/>
      <w:bookmarkStart w:id="64" w:name="_Toc498973707"/>
      <w:bookmarkStart w:id="65" w:name="_Toc498940104"/>
      <w:bookmarkStart w:id="66" w:name="_Toc498972496"/>
      <w:bookmarkStart w:id="67" w:name="_Toc498973708"/>
      <w:bookmarkEnd w:id="17"/>
      <w:bookmarkEnd w:id="1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009C4ECB" w:rsidRPr="009C4ECB">
        <w:rPr>
          <w:rFonts w:ascii="Arial" w:hAnsi="Arial" w:cs="Arial"/>
          <w:color w:val="7F7F7F" w:themeColor="text1" w:themeTint="80"/>
          <w:lang w:val="en-GB"/>
        </w:rPr>
        <w:t>[Add Link]</w:t>
      </w:r>
    </w:p>
    <w:p w14:paraId="2D253785" w14:textId="77777777" w:rsidR="00110531" w:rsidRPr="00634A57" w:rsidRDefault="00110531" w:rsidP="00426E63">
      <w:pPr>
        <w:rPr>
          <w:rFonts w:ascii="Arial" w:hAnsi="Arial" w:cs="Arial"/>
          <w:lang w:val="en-GB"/>
        </w:rPr>
      </w:pPr>
      <w:bookmarkStart w:id="68" w:name="_Toc498781078"/>
      <w:bookmarkStart w:id="69" w:name="_Toc498781179"/>
      <w:bookmarkStart w:id="70" w:name="_Toc498883257"/>
      <w:bookmarkStart w:id="71" w:name="_Toc498883359"/>
      <w:bookmarkStart w:id="72" w:name="_Toc498883521"/>
      <w:bookmarkStart w:id="73" w:name="_Toc498940141"/>
      <w:bookmarkStart w:id="74" w:name="_Toc498972533"/>
      <w:bookmarkStart w:id="75" w:name="_Toc498973745"/>
      <w:bookmarkStart w:id="76" w:name="_Toc499284569"/>
      <w:bookmarkStart w:id="77" w:name="_Toc499311218"/>
      <w:bookmarkStart w:id="78" w:name="_Toc499312780"/>
      <w:bookmarkStart w:id="79" w:name="_Toc498781080"/>
      <w:bookmarkStart w:id="80" w:name="_Toc498781181"/>
      <w:bookmarkStart w:id="81" w:name="_Toc498883259"/>
      <w:bookmarkStart w:id="82" w:name="_Toc498883361"/>
      <w:bookmarkStart w:id="83" w:name="_Toc498883523"/>
      <w:bookmarkStart w:id="84" w:name="_Toc498940143"/>
      <w:bookmarkStart w:id="85" w:name="_Toc498972535"/>
      <w:bookmarkStart w:id="86" w:name="_Toc498973747"/>
      <w:bookmarkStart w:id="87" w:name="_Toc499284571"/>
      <w:bookmarkStart w:id="88" w:name="_Toc499311220"/>
      <w:bookmarkStart w:id="89" w:name="_Toc499312782"/>
      <w:bookmarkStart w:id="90" w:name="_Toc498781081"/>
      <w:bookmarkStart w:id="91" w:name="_Toc498781182"/>
      <w:bookmarkStart w:id="92" w:name="_Toc498883260"/>
      <w:bookmarkStart w:id="93" w:name="_Toc498883362"/>
      <w:bookmarkStart w:id="94" w:name="_Toc498883524"/>
      <w:bookmarkStart w:id="95" w:name="_Toc498940144"/>
      <w:bookmarkStart w:id="96" w:name="_Toc498972536"/>
      <w:bookmarkStart w:id="97" w:name="_Toc498973748"/>
      <w:bookmarkStart w:id="98" w:name="_Toc499284572"/>
      <w:bookmarkStart w:id="99" w:name="_Toc499311221"/>
      <w:bookmarkStart w:id="100" w:name="_Toc499312783"/>
      <w:bookmarkStart w:id="101" w:name="_Toc498781082"/>
      <w:bookmarkStart w:id="102" w:name="_Toc498781183"/>
      <w:bookmarkStart w:id="103" w:name="_Toc498883261"/>
      <w:bookmarkStart w:id="104" w:name="_Toc498883363"/>
      <w:bookmarkStart w:id="105" w:name="_Toc498883525"/>
      <w:bookmarkStart w:id="106" w:name="_Toc498940145"/>
      <w:bookmarkStart w:id="107" w:name="_Toc498972537"/>
      <w:bookmarkStart w:id="108" w:name="_Toc498973749"/>
      <w:bookmarkStart w:id="109" w:name="_Toc499284573"/>
      <w:bookmarkStart w:id="110" w:name="_Toc499311222"/>
      <w:bookmarkStart w:id="111" w:name="_Toc499312784"/>
      <w:bookmarkStart w:id="112" w:name="_Toc495438642"/>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634A57">
        <w:rPr>
          <w:rFonts w:ascii="Arial" w:hAnsi="Arial" w:cs="Arial"/>
          <w:lang w:val="en-GB"/>
        </w:rPr>
        <w:br w:type="page"/>
      </w:r>
    </w:p>
    <w:p w14:paraId="07CFC45C" w14:textId="7FF84675" w:rsidR="002D2BF6" w:rsidRPr="009F669C" w:rsidRDefault="009F669C" w:rsidP="00ED3C74">
      <w:pPr>
        <w:pStyle w:val="Heading1"/>
        <w:spacing w:before="480" w:after="360"/>
        <w:rPr>
          <w:rFonts w:ascii="Arial" w:hAnsi="Arial"/>
          <w:bCs/>
          <w:color w:val="2D4F8E" w:themeColor="accent1" w:themeShade="B5"/>
        </w:rPr>
      </w:pPr>
      <w:bookmarkStart w:id="113" w:name="_Toc49863469"/>
      <w:r w:rsidRPr="009F669C">
        <w:rPr>
          <w:rFonts w:ascii="Arial" w:hAnsi="Arial"/>
          <w:bCs/>
          <w:color w:val="2D4F8E" w:themeColor="accent1" w:themeShade="B5"/>
        </w:rPr>
        <w:lastRenderedPageBreak/>
        <w:t>II.</w:t>
      </w:r>
      <w:r>
        <w:rPr>
          <w:rFonts w:ascii="Arial" w:hAnsi="Arial"/>
          <w:bCs/>
          <w:color w:val="2D4F8E" w:themeColor="accent1" w:themeShade="B5"/>
        </w:rPr>
        <w:t xml:space="preserve"> </w:t>
      </w:r>
      <w:bookmarkStart w:id="114" w:name="_Hlk504388885"/>
      <w:r w:rsidRPr="009F669C">
        <w:rPr>
          <w:rFonts w:ascii="Arial" w:hAnsi="Arial"/>
          <w:bCs/>
          <w:color w:val="2D4F8E" w:themeColor="accent1" w:themeShade="B5"/>
        </w:rPr>
        <w:t>IMPACT ON PROVIDER AWARENESS AND MONITORING</w:t>
      </w:r>
      <w:bookmarkEnd w:id="113"/>
    </w:p>
    <w:bookmarkEnd w:id="112"/>
    <w:p w14:paraId="2247ED88" w14:textId="77777777" w:rsidR="00EA0CA2" w:rsidRPr="00634A57" w:rsidRDefault="0083520B" w:rsidP="00FB721A">
      <w:pPr>
        <w:pStyle w:val="BodyText"/>
        <w:rPr>
          <w:rFonts w:ascii="Arial" w:hAnsi="Arial" w:cs="Arial"/>
          <w:lang w:val="en-GB"/>
        </w:rPr>
      </w:pPr>
      <w:r w:rsidRPr="00634A57">
        <w:rPr>
          <w:rFonts w:ascii="Arial" w:hAnsi="Arial" w:cs="Arial"/>
          <w:noProof/>
        </w:rPr>
        <mc:AlternateContent>
          <mc:Choice Requires="wps">
            <w:drawing>
              <wp:inline distT="0" distB="0" distL="0" distR="0" wp14:anchorId="67DDD2A4" wp14:editId="5C57A7D7">
                <wp:extent cx="6007100" cy="1752600"/>
                <wp:effectExtent l="12700" t="12700" r="1270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1752600"/>
                        </a:xfrm>
                        <a:prstGeom prst="roundRect">
                          <a:avLst>
                            <a:gd name="adj" fmla="val 8902"/>
                          </a:avLst>
                        </a:prstGeom>
                        <a:solidFill>
                          <a:schemeClr val="accent1">
                            <a:lumMod val="20000"/>
                            <a:lumOff val="80000"/>
                          </a:schemeClr>
                        </a:solidFill>
                        <a:ln>
                          <a:solidFill>
                            <a:schemeClr val="accent1">
                              <a:lumMod val="75000"/>
                            </a:schemeClr>
                          </a:solidFill>
                          <a:miter lim="800000"/>
                          <a:headEnd/>
                          <a:tailEnd/>
                        </a:ln>
                      </wps:spPr>
                      <wps:style>
                        <a:lnRef idx="2">
                          <a:schemeClr val="accent1"/>
                        </a:lnRef>
                        <a:fillRef idx="1">
                          <a:schemeClr val="lt1"/>
                        </a:fillRef>
                        <a:effectRef idx="0">
                          <a:schemeClr val="accent1"/>
                        </a:effectRef>
                        <a:fontRef idx="minor">
                          <a:schemeClr val="dk1"/>
                        </a:fontRef>
                      </wps:style>
                      <wps:txbx>
                        <w:txbxContent>
                          <w:p w14:paraId="5F5A52A3" w14:textId="77777777" w:rsidR="00241AC4" w:rsidRPr="002F5DFB" w:rsidRDefault="00241AC4" w:rsidP="002F5DFB">
                            <w:pPr>
                              <w:pBdr>
                                <w:top w:val="nil"/>
                                <w:left w:val="nil"/>
                                <w:bottom w:val="nil"/>
                                <w:right w:val="nil"/>
                                <w:between w:val="nil"/>
                              </w:pBdr>
                              <w:spacing w:before="20" w:after="20"/>
                              <w:rPr>
                                <w:rFonts w:ascii="Arial" w:hAnsi="Arial" w:cs="Arial"/>
                                <w:b/>
                                <w:sz w:val="18"/>
                                <w:szCs w:val="18"/>
                              </w:rPr>
                            </w:pPr>
                            <w:r w:rsidRPr="002F5DFB">
                              <w:rPr>
                                <w:rFonts w:ascii="Arial" w:eastAsia="Calibri" w:hAnsi="Arial" w:cs="Arial"/>
                                <w:b/>
                                <w:bCs/>
                                <w:i/>
                                <w:iCs/>
                                <w:sz w:val="18"/>
                                <w:szCs w:val="18"/>
                              </w:rPr>
                              <w:t>Summary</w:t>
                            </w:r>
                            <w:r w:rsidRPr="002F5DFB">
                              <w:rPr>
                                <w:rFonts w:ascii="Arial" w:hAnsi="Arial" w:cs="Arial"/>
                                <w:b/>
                                <w:sz w:val="18"/>
                                <w:szCs w:val="18"/>
                              </w:rPr>
                              <w:t>:</w:t>
                            </w:r>
                          </w:p>
                          <w:p w14:paraId="3B476FDF" w14:textId="1CE9A3F3" w:rsidR="00241AC4" w:rsidRPr="002F5DFB" w:rsidRDefault="00241AC4" w:rsidP="002F5DFB">
                            <w:pPr>
                              <w:spacing w:before="40" w:after="20"/>
                              <w:rPr>
                                <w:rFonts w:ascii="Arial" w:hAnsi="Arial" w:cs="Arial"/>
                                <w:sz w:val="18"/>
                                <w:szCs w:val="18"/>
                                <w:u w:val="single"/>
                              </w:rPr>
                            </w:pPr>
                            <w:r w:rsidRPr="002F5DFB">
                              <w:rPr>
                                <w:rFonts w:ascii="Arial" w:hAnsi="Arial" w:cs="Arial"/>
                                <w:sz w:val="18"/>
                                <w:szCs w:val="18"/>
                                <w:u w:val="single"/>
                              </w:rPr>
                              <w:t xml:space="preserve">The use of PROs: </w:t>
                            </w:r>
                          </w:p>
                          <w:p w14:paraId="6EDE9D3D" w14:textId="6D214B3C"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provider ability to identify highly personal or stigmatizing symptoms or behaviors, including suicidal ideation, depression</w: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11,15</w:t>
                            </w:r>
                            <w:r w:rsidRPr="00ED3C74">
                              <w:rPr>
                                <w:rFonts w:cs="Arial"/>
                                <w:sz w:val="18"/>
                                <w:szCs w:val="18"/>
                                <w:vertAlign w:val="superscript"/>
                              </w:rPr>
                              <w:fldChar w:fldCharType="end"/>
                            </w:r>
                            <w:r w:rsidRPr="002F5DFB">
                              <w:rPr>
                                <w:rFonts w:cs="Arial"/>
                                <w:sz w:val="18"/>
                                <w:szCs w:val="18"/>
                              </w:rPr>
                              <w:t>, substance use</w: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11</w:t>
                            </w:r>
                            <w:r w:rsidRPr="00ED3C74">
                              <w:rPr>
                                <w:rFonts w:cs="Arial"/>
                                <w:sz w:val="18"/>
                                <w:szCs w:val="18"/>
                                <w:vertAlign w:val="superscript"/>
                              </w:rPr>
                              <w:fldChar w:fldCharType="end"/>
                            </w:r>
                            <w:r w:rsidRPr="002F5DFB">
                              <w:rPr>
                                <w:rFonts w:cs="Arial"/>
                                <w:sz w:val="18"/>
                                <w:szCs w:val="18"/>
                              </w:rPr>
                              <w:t>, inadequate ART adherence</w: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11</w:t>
                            </w:r>
                            <w:r w:rsidRPr="00ED3C74">
                              <w:rPr>
                                <w:rFonts w:cs="Arial"/>
                                <w:sz w:val="18"/>
                                <w:szCs w:val="18"/>
                                <w:vertAlign w:val="superscript"/>
                              </w:rPr>
                              <w:fldChar w:fldCharType="end"/>
                            </w:r>
                            <w:r w:rsidRPr="002F5DFB">
                              <w:rPr>
                                <w:rFonts w:cs="Arial"/>
                                <w:sz w:val="18"/>
                                <w:szCs w:val="18"/>
                              </w:rPr>
                              <w:t>, and sexual risk behavior</w:t>
                            </w:r>
                            <w:r w:rsidRPr="00ED3C74">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8</w:t>
                            </w:r>
                            <w:r w:rsidRPr="00ED3C74">
                              <w:rPr>
                                <w:rFonts w:cs="Arial"/>
                                <w:sz w:val="18"/>
                                <w:szCs w:val="18"/>
                                <w:vertAlign w:val="superscript"/>
                              </w:rPr>
                              <w:fldChar w:fldCharType="end"/>
                            </w:r>
                            <w:r w:rsidRPr="002F5DFB">
                              <w:rPr>
                                <w:rFonts w:cs="Arial"/>
                                <w:sz w:val="18"/>
                                <w:szCs w:val="18"/>
                              </w:rPr>
                              <w:t xml:space="preserve"> </w:t>
                            </w:r>
                          </w:p>
                          <w:p w14:paraId="0A800A9D" w14:textId="4B35B3F1"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Results in information that providers did not know about their patients such as suicidal ideation, depression, and substance use, and furthermore occurred for patients with established relationship and therefore was unexpected by providers</w:t>
                            </w:r>
                            <w:r w:rsidRPr="00ED3C74">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12</w:t>
                            </w:r>
                            <w:r w:rsidRPr="00ED3C74">
                              <w:rPr>
                                <w:rFonts w:cs="Arial"/>
                                <w:sz w:val="18"/>
                                <w:szCs w:val="18"/>
                                <w:vertAlign w:val="superscript"/>
                              </w:rPr>
                              <w:fldChar w:fldCharType="end"/>
                            </w:r>
                          </w:p>
                          <w:p w14:paraId="7DD5AD5B" w14:textId="66450283"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detection of a broad range of symptoms in several clinical populations and populations</w:t>
                            </w:r>
                            <w:r w:rsidRPr="00ED3C74">
                              <w:rPr>
                                <w:rFonts w:cs="Arial"/>
                                <w:sz w:val="18"/>
                                <w:szCs w:val="18"/>
                                <w:vertAlign w:val="superscript"/>
                              </w:rPr>
                              <w:fldChar w:fldCharType="begin">
                                <w:fldData xml:space="preserve">PEVuZE5vdGU+PENpdGU+PEF1dGhvcj5LamFlcjwvQXV0aG9yPjxZZWFyPjIwMTg8L1llYXI+PFJl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PEVuZE5vdGU+PENpdGU+PEF1dGhvcj5LamFlcjwvQXV0aG9yPjxZZWFyPjIwMTg8L1llYXI+PFJl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4,13,25-29</w:t>
                            </w:r>
                            <w:r w:rsidRPr="00ED3C74">
                              <w:rPr>
                                <w:rFonts w:cs="Arial"/>
                                <w:sz w:val="18"/>
                                <w:szCs w:val="18"/>
                                <w:vertAlign w:val="superscript"/>
                              </w:rPr>
                              <w:fldChar w:fldCharType="end"/>
                            </w:r>
                          </w:p>
                          <w:p w14:paraId="73079E61" w14:textId="09D19A94"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symptom management</w:t>
                            </w:r>
                            <w:r w:rsidRPr="00ED3C74">
                              <w:rPr>
                                <w:rFonts w:cs="Arial"/>
                                <w:sz w:val="18"/>
                                <w:szCs w:val="18"/>
                                <w:vertAlign w:val="superscript"/>
                              </w:rPr>
                              <w:fldChar w:fldCharType="begin">
                                <w:fldData xml:space="preserve">PEVuZE5vdGU+PENpdGU+PEF1dGhvcj5DbGVlbGFuZDwvQXV0aG9yPjxZZWFyPjIwMTE8L1llYXI+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L3VybHM+PC9yZWNvcmQ+PC9DaXRlPjxDaXRlPjxBdXRob3I+S2phZXI8L0F1dGhvcj48WWVhcj4y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ZW50ZXIsIEJvc3RvbiwgTUEuIGViYXNjaEBtZWQudW5jLmVkdS4mI3hEO0V0aGFuIEJhc2NoLCBN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PEVuZE5vdGU+PENpdGU+PEF1dGhvcj5DbGVlbGFuZDwvQXV0aG9yPjxZZWFyPjIwMTE8L1llYXI+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L3VybHM+PC9yZWNvcmQ+PC9DaXRlPjxDaXRlPjxBdXRob3I+S2phZXI8L0F1dGhvcj48WWVhcj4y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ZW50ZXIsIEJvc3RvbiwgTUEuIGViYXNjaEBtZWQudW5jLmVkdS4mI3hEO0V0aGFuIEJhc2NoLCBN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4,11,13,20,25-27,29</w:t>
                            </w:r>
                            <w:r w:rsidRPr="00ED3C74">
                              <w:rPr>
                                <w:rFonts w:cs="Arial"/>
                                <w:sz w:val="18"/>
                                <w:szCs w:val="18"/>
                                <w:vertAlign w:val="superscript"/>
                              </w:rPr>
                              <w:fldChar w:fldCharType="end"/>
                            </w:r>
                          </w:p>
                          <w:p w14:paraId="3420DC1C" w14:textId="64370905"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detection of quality-of-life issues including social functioning</w:t>
                            </w:r>
                            <w:r w:rsidRPr="00ED3C74">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OCwxNCwyMiwzMDwvc3R5bGU+PC9EaXNwbGF5VGV4dD48cmVjb3JkPjxyZWMtbnVtYmVyPjE3Mzc8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=
</w:fldData>
                              </w:fldChar>
                            </w:r>
                            <w:r w:rsidR="0015560C">
                              <w:rPr>
                                <w:rFonts w:cs="Arial"/>
                                <w:sz w:val="18"/>
                                <w:szCs w:val="18"/>
                                <w:vertAlign w:val="superscript"/>
                              </w:rPr>
                              <w:instrText xml:space="preserve"> ADDIN EN.CITE </w:instrText>
                            </w:r>
                            <w:r w:rsidR="0015560C">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OCwxNCwyMiwzMDwvc3R5bGU+PC9EaXNwbGF5VGV4dD48cmVjb3JkPjxyZWMtbnVtYmVyPjE3Mzc8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=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noProof/>
                                <w:sz w:val="18"/>
                                <w:szCs w:val="18"/>
                                <w:vertAlign w:val="superscript"/>
                              </w:rPr>
                              <w:t>8,14,22,30</w:t>
                            </w:r>
                            <w:r w:rsidRPr="00ED3C74">
                              <w:rPr>
                                <w:rFonts w:cs="Arial"/>
                                <w:sz w:val="18"/>
                                <w:szCs w:val="18"/>
                                <w:vertAlign w:val="superscript"/>
                              </w:rPr>
                              <w:fldChar w:fldCharType="end"/>
                            </w:r>
                            <w:r w:rsidRPr="00ED3C74">
                              <w:rPr>
                                <w:rFonts w:cs="Arial"/>
                                <w:sz w:val="18"/>
                                <w:szCs w:val="18"/>
                                <w:vertAlign w:val="superscript"/>
                              </w:rPr>
                              <w:t xml:space="preserve"> </w:t>
                            </w:r>
                          </w:p>
                        </w:txbxContent>
                      </wps:txbx>
                      <wps:bodyPr rot="0" vert="horz" wrap="square" lIns="91440" tIns="45720" rIns="91440" bIns="45720" anchor="t"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7DDD2A4" id="Text Box 2" o:spid="_x0000_s1026" style="width:473pt;height:138pt;visibility:visible;mso-wrap-style:square;mso-left-percent:-10001;mso-top-percent:-10001;mso-position-horizontal:absolute;mso-position-horizontal-relative:char;mso-position-vertical:absolute;mso-position-vertical-relative:line;mso-left-percent:-10001;mso-top-percent:-10001;v-text-anchor:top" arcsize="58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" fillcolor="#d9e2f3 [660]" strokecolor="#2f5496 [2404]" strokeweight="2pt">
                <v:stroke joinstyle="miter"/>
                <v:textbox>
                  <w:txbxContent>
                    <w:p w14:paraId="5F5A52A3" w14:textId="77777777" w:rsidR="00241AC4" w:rsidRPr="002F5DFB" w:rsidRDefault="00241AC4" w:rsidP="002F5DFB">
                      <w:pPr>
                        <w:pBdr>
                          <w:top w:val="nil"/>
                          <w:left w:val="nil"/>
                          <w:bottom w:val="nil"/>
                          <w:right w:val="nil"/>
                          <w:between w:val="nil"/>
                        </w:pBdr>
                        <w:spacing w:before="20" w:after="20"/>
                        <w:rPr>
                          <w:rFonts w:ascii="Arial" w:hAnsi="Arial" w:cs="Arial"/>
                          <w:b/>
                          <w:sz w:val="18"/>
                          <w:szCs w:val="18"/>
                        </w:rPr>
                      </w:pPr>
                      <w:r w:rsidRPr="002F5DFB">
                        <w:rPr>
                          <w:rFonts w:ascii="Arial" w:eastAsia="Calibri" w:hAnsi="Arial" w:cs="Arial"/>
                          <w:b/>
                          <w:bCs/>
                          <w:i/>
                          <w:iCs/>
                          <w:sz w:val="18"/>
                          <w:szCs w:val="18"/>
                        </w:rPr>
                        <w:t>Summary</w:t>
                      </w:r>
                      <w:r w:rsidRPr="002F5DFB">
                        <w:rPr>
                          <w:rFonts w:ascii="Arial" w:hAnsi="Arial" w:cs="Arial"/>
                          <w:b/>
                          <w:sz w:val="18"/>
                          <w:szCs w:val="18"/>
                        </w:rPr>
                        <w:t>:</w:t>
                      </w:r>
                    </w:p>
                    <w:p w14:paraId="3B476FDF" w14:textId="1CE9A3F3" w:rsidR="00241AC4" w:rsidRPr="002F5DFB" w:rsidRDefault="00241AC4" w:rsidP="002F5DFB">
                      <w:pPr>
                        <w:spacing w:before="40" w:after="20"/>
                        <w:rPr>
                          <w:rFonts w:ascii="Arial" w:hAnsi="Arial" w:cs="Arial"/>
                          <w:sz w:val="18"/>
                          <w:szCs w:val="18"/>
                          <w:u w:val="single"/>
                        </w:rPr>
                      </w:pPr>
                      <w:r w:rsidRPr="002F5DFB">
                        <w:rPr>
                          <w:rFonts w:ascii="Arial" w:hAnsi="Arial" w:cs="Arial"/>
                          <w:sz w:val="18"/>
                          <w:szCs w:val="18"/>
                          <w:u w:val="single"/>
                        </w:rPr>
                        <w:t xml:space="preserve">The use of PROs: </w:t>
                      </w:r>
                    </w:p>
                    <w:p w14:paraId="6EDE9D3D" w14:textId="6D214B3C"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provider ability to identify highly personal or stigmatizing symptoms or behaviors, including suicidal ideation, depression</w: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11,15</w:t>
                      </w:r>
                      <w:r w:rsidRPr="00ED3C74">
                        <w:rPr>
                          <w:rFonts w:cs="Arial"/>
                          <w:sz w:val="18"/>
                          <w:szCs w:val="18"/>
                          <w:vertAlign w:val="superscript"/>
                        </w:rPr>
                        <w:fldChar w:fldCharType="end"/>
                      </w:r>
                      <w:r w:rsidRPr="002F5DFB">
                        <w:rPr>
                          <w:rFonts w:cs="Arial"/>
                          <w:sz w:val="18"/>
                          <w:szCs w:val="18"/>
                        </w:rPr>
                        <w:t>, substance use</w: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11</w:t>
                      </w:r>
                      <w:r w:rsidRPr="00ED3C74">
                        <w:rPr>
                          <w:rFonts w:cs="Arial"/>
                          <w:sz w:val="18"/>
                          <w:szCs w:val="18"/>
                          <w:vertAlign w:val="superscript"/>
                        </w:rPr>
                        <w:fldChar w:fldCharType="end"/>
                      </w:r>
                      <w:r w:rsidRPr="002F5DFB">
                        <w:rPr>
                          <w:rFonts w:cs="Arial"/>
                          <w:sz w:val="18"/>
                          <w:szCs w:val="18"/>
                        </w:rPr>
                        <w:t>, inadequate ART adherence</w: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11</w:t>
                      </w:r>
                      <w:r w:rsidRPr="00ED3C74">
                        <w:rPr>
                          <w:rFonts w:cs="Arial"/>
                          <w:sz w:val="18"/>
                          <w:szCs w:val="18"/>
                          <w:vertAlign w:val="superscript"/>
                        </w:rPr>
                        <w:fldChar w:fldCharType="end"/>
                      </w:r>
                      <w:r w:rsidRPr="002F5DFB">
                        <w:rPr>
                          <w:rFonts w:cs="Arial"/>
                          <w:sz w:val="18"/>
                          <w:szCs w:val="18"/>
                        </w:rPr>
                        <w:t>, and sexual risk behavior</w:t>
                      </w:r>
                      <w:r w:rsidRPr="00ED3C74">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8</w:t>
                      </w:r>
                      <w:r w:rsidRPr="00ED3C74">
                        <w:rPr>
                          <w:rFonts w:cs="Arial"/>
                          <w:sz w:val="18"/>
                          <w:szCs w:val="18"/>
                          <w:vertAlign w:val="superscript"/>
                        </w:rPr>
                        <w:fldChar w:fldCharType="end"/>
                      </w:r>
                      <w:r w:rsidRPr="002F5DFB">
                        <w:rPr>
                          <w:rFonts w:cs="Arial"/>
                          <w:sz w:val="18"/>
                          <w:szCs w:val="18"/>
                        </w:rPr>
                        <w:t xml:space="preserve"> </w:t>
                      </w:r>
                    </w:p>
                    <w:p w14:paraId="0A800A9D" w14:textId="4B35B3F1"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Results in information that providers did not know about their patients such as suicidal ideation, depression, and substance use, and furthermore occurred for patients with established relationship and therefore was unexpected by providers</w:t>
                      </w:r>
                      <w:r w:rsidRPr="00ED3C74">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12</w:t>
                      </w:r>
                      <w:r w:rsidRPr="00ED3C74">
                        <w:rPr>
                          <w:rFonts w:cs="Arial"/>
                          <w:sz w:val="18"/>
                          <w:szCs w:val="18"/>
                          <w:vertAlign w:val="superscript"/>
                        </w:rPr>
                        <w:fldChar w:fldCharType="end"/>
                      </w:r>
                    </w:p>
                    <w:p w14:paraId="7DD5AD5B" w14:textId="66450283"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detection of a broad range of symptoms in several clinical populations and populations</w:t>
                      </w:r>
                      <w:r w:rsidRPr="00ED3C74">
                        <w:rPr>
                          <w:rFonts w:cs="Arial"/>
                          <w:sz w:val="18"/>
                          <w:szCs w:val="18"/>
                          <w:vertAlign w:val="superscript"/>
                        </w:rPr>
                        <w:fldChar w:fldCharType="begin">
                          <w:fldData xml:space="preserve">PEVuZE5vdGU+PENpdGU+PEF1dGhvcj5LamFlcjwvQXV0aG9yPjxZZWFyPjIwMTg8L1llYXI+PFJl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PEVuZE5vdGU+PENpdGU+PEF1dGhvcj5LamFlcjwvQXV0aG9yPjxZZWFyPjIwMTg8L1llYXI+PFJl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4,13,25-29</w:t>
                      </w:r>
                      <w:r w:rsidRPr="00ED3C74">
                        <w:rPr>
                          <w:rFonts w:cs="Arial"/>
                          <w:sz w:val="18"/>
                          <w:szCs w:val="18"/>
                          <w:vertAlign w:val="superscript"/>
                        </w:rPr>
                        <w:fldChar w:fldCharType="end"/>
                      </w:r>
                    </w:p>
                    <w:p w14:paraId="73079E61" w14:textId="09D19A94"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symptom management</w:t>
                      </w:r>
                      <w:r w:rsidRPr="00ED3C74">
                        <w:rPr>
                          <w:rFonts w:cs="Arial"/>
                          <w:sz w:val="18"/>
                          <w:szCs w:val="18"/>
                          <w:vertAlign w:val="superscript"/>
                        </w:rPr>
                        <w:fldChar w:fldCharType="begin">
                          <w:fldData xml:space="preserve">PEVuZE5vdGU+PENpdGU+PEF1dGhvcj5DbGVlbGFuZDwvQXV0aG9yPjxZZWFyPjIwMTE8L1llYXI+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L3VybHM+PC9yZWNvcmQ+PC9DaXRlPjxDaXRlPjxBdXRob3I+S2phZXI8L0F1dGhvcj48WWVhcj4y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ZW50ZXIsIEJvc3RvbiwgTUEuIGViYXNjaEBtZWQudW5jLmVkdS4mI3hEO0V0aGFuIEJhc2NoLCBN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</w:fldData>
                        </w:fldChar>
                      </w:r>
                      <w:r w:rsidRPr="00ED3C74">
                        <w:rPr>
                          <w:rFonts w:cs="Arial"/>
                          <w:sz w:val="18"/>
                          <w:szCs w:val="18"/>
                          <w:vertAlign w:val="superscript"/>
                        </w:rPr>
                        <w:instrText xml:space="preserve"> ADDIN EN.CITE </w:instrText>
                      </w:r>
                      <w:r w:rsidRPr="00ED3C74">
                        <w:rPr>
                          <w:rFonts w:cs="Arial"/>
                          <w:sz w:val="18"/>
                          <w:szCs w:val="18"/>
                          <w:vertAlign w:val="superscript"/>
                        </w:rPr>
                        <w:fldChar w:fldCharType="begin">
                          <w:fldData xml:space="preserve">PEVuZE5vdGU+PENpdGU+PEF1dGhvcj5DbGVlbGFuZDwvQXV0aG9yPjxZZWFyPjIwMTE8L1llYXI+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L3VybHM+PC9yZWNvcmQ+PC9DaXRlPjxDaXRlPjxBdXRob3I+S2phZXI8L0F1dGhvcj48WWVhcj4y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ZW50ZXIsIEJvc3RvbiwgTUEuIGViYXNjaEBtZWQudW5jLmVkdS4mI3hEO0V0aGFuIEJhc2NoLCBN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</w:fldData>
                        </w:fldChar>
                      </w:r>
                      <w:r w:rsidRPr="00ED3C74">
                        <w:rPr>
                          <w:rFonts w:cs="Arial"/>
                          <w:sz w:val="18"/>
                          <w:szCs w:val="18"/>
                          <w:vertAlign w:val="superscript"/>
                        </w:rPr>
                        <w:instrText xml:space="preserve"> ADDIN EN.CITE.DATA </w:instrText>
                      </w:r>
                      <w:r w:rsidRPr="00ED3C74">
                        <w:rPr>
                          <w:rFonts w:cs="Arial"/>
                          <w:sz w:val="18"/>
                          <w:szCs w:val="18"/>
                          <w:vertAlign w:val="superscript"/>
                        </w:rPr>
                      </w:r>
                      <w:r w:rsidRPr="00ED3C74">
                        <w:rPr>
                          <w:rFonts w:cs="Arial"/>
                          <w:sz w:val="18"/>
                          <w:szCs w:val="18"/>
                          <w:vertAlign w:val="superscript"/>
                        </w:rPr>
                        <w:fldChar w:fldCharType="end"/>
                      </w:r>
                      <w:r w:rsidRPr="00ED3C74">
                        <w:rPr>
                          <w:rFonts w:cs="Arial"/>
                          <w:sz w:val="18"/>
                          <w:szCs w:val="18"/>
                          <w:vertAlign w:val="superscript"/>
                        </w:rPr>
                      </w:r>
                      <w:r w:rsidRPr="00ED3C74">
                        <w:rPr>
                          <w:rFonts w:cs="Arial"/>
                          <w:sz w:val="18"/>
                          <w:szCs w:val="18"/>
                          <w:vertAlign w:val="superscript"/>
                        </w:rPr>
                        <w:fldChar w:fldCharType="separate"/>
                      </w:r>
                      <w:r w:rsidRPr="00ED3C74">
                        <w:rPr>
                          <w:rFonts w:cs="Arial"/>
                          <w:sz w:val="18"/>
                          <w:szCs w:val="18"/>
                          <w:vertAlign w:val="superscript"/>
                        </w:rPr>
                        <w:t>4,11,13,20,25-27,29</w:t>
                      </w:r>
                      <w:r w:rsidRPr="00ED3C74">
                        <w:rPr>
                          <w:rFonts w:cs="Arial"/>
                          <w:sz w:val="18"/>
                          <w:szCs w:val="18"/>
                          <w:vertAlign w:val="superscript"/>
                        </w:rPr>
                        <w:fldChar w:fldCharType="end"/>
                      </w:r>
                    </w:p>
                    <w:p w14:paraId="3420DC1C" w14:textId="64370905" w:rsidR="00241AC4" w:rsidRPr="002F5DFB" w:rsidRDefault="00241AC4" w:rsidP="002F5DFB">
                      <w:pPr>
                        <w:pStyle w:val="ListParagraph"/>
                        <w:numPr>
                          <w:ilvl w:val="0"/>
                          <w:numId w:val="3"/>
                        </w:numPr>
                        <w:spacing w:before="0" w:after="0"/>
                        <w:ind w:left="634"/>
                        <w:contextualSpacing w:val="0"/>
                        <w:rPr>
                          <w:rFonts w:cs="Arial"/>
                          <w:sz w:val="18"/>
                          <w:szCs w:val="18"/>
                        </w:rPr>
                      </w:pPr>
                      <w:r w:rsidRPr="002F5DFB">
                        <w:rPr>
                          <w:rFonts w:cs="Arial"/>
                          <w:sz w:val="18"/>
                          <w:szCs w:val="18"/>
                        </w:rPr>
                        <w:t>Improves detection of quality-of-life issues including social functioning</w:t>
                      </w:r>
                      <w:r w:rsidRPr="00ED3C74">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OCwxNCwyMiwzMDwvc3R5bGU+PC9EaXNwbGF5VGV4dD48cmVjb3JkPjxyZWMtbnVtYmVyPjE3Mzc8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=
</w:fldData>
                        </w:fldChar>
                      </w:r>
                      <w:r w:rsidR="0015560C">
                        <w:rPr>
                          <w:rFonts w:cs="Arial"/>
                          <w:sz w:val="18"/>
                          <w:szCs w:val="18"/>
                          <w:vertAlign w:val="superscript"/>
                        </w:rPr>
                        <w:instrText xml:space="preserve"> ADDIN EN.CITE </w:instrText>
                      </w:r>
                      <w:r w:rsidR="0015560C">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OCwxNCwyMiwzMDwvc3R5bGU+PC9EaXNwbGF5VGV4dD48cmVjb3JkPjxyZWMtbnVtYmVyPjE3Mzc8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=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Pr="00ED3C74">
                        <w:rPr>
                          <w:rFonts w:cs="Arial"/>
                          <w:sz w:val="18"/>
                          <w:szCs w:val="18"/>
                          <w:vertAlign w:val="superscript"/>
                        </w:rPr>
                        <w:fldChar w:fldCharType="separate"/>
                      </w:r>
                      <w:r w:rsidRPr="00ED3C74">
                        <w:rPr>
                          <w:rFonts w:cs="Arial"/>
                          <w:noProof/>
                          <w:sz w:val="18"/>
                          <w:szCs w:val="18"/>
                          <w:vertAlign w:val="superscript"/>
                        </w:rPr>
                        <w:t>8,14,22,30</w:t>
                      </w:r>
                      <w:r w:rsidRPr="00ED3C74">
                        <w:rPr>
                          <w:rFonts w:cs="Arial"/>
                          <w:sz w:val="18"/>
                          <w:szCs w:val="18"/>
                          <w:vertAlign w:val="superscript"/>
                        </w:rPr>
                        <w:fldChar w:fldCharType="end"/>
                      </w:r>
                      <w:r w:rsidRPr="00ED3C74">
                        <w:rPr>
                          <w:rFonts w:cs="Arial"/>
                          <w:sz w:val="18"/>
                          <w:szCs w:val="18"/>
                          <w:vertAlign w:val="superscript"/>
                        </w:rPr>
                        <w:t xml:space="preserve"> </w:t>
                      </w:r>
                    </w:p>
                  </w:txbxContent>
                </v:textbox>
                <w10:anchorlock/>
              </v:roundrect>
            </w:pict>
          </mc:Fallback>
        </mc:AlternateContent>
      </w:r>
    </w:p>
    <w:p w14:paraId="23935240" w14:textId="5D9D4942" w:rsidR="00313ECA" w:rsidRPr="004A5E18" w:rsidRDefault="0097646C" w:rsidP="004A5E18">
      <w:pPr>
        <w:pStyle w:val="BodyText"/>
        <w:spacing w:line="240" w:lineRule="auto"/>
        <w:rPr>
          <w:rFonts w:ascii="Arial" w:hAnsi="Arial" w:cs="Arial"/>
          <w:lang w:val="en-GB"/>
        </w:rPr>
      </w:pPr>
      <w:r w:rsidRPr="004A5E18">
        <w:rPr>
          <w:rFonts w:ascii="Arial" w:hAnsi="Arial" w:cs="Arial"/>
          <w:lang w:val="en-GB"/>
        </w:rPr>
        <w:t xml:space="preserve">Strong evidence suggests the use of PROs </w:t>
      </w:r>
      <w:r w:rsidR="007572F2" w:rsidRPr="004A5E18">
        <w:rPr>
          <w:rFonts w:ascii="Arial" w:hAnsi="Arial" w:cs="Arial"/>
          <w:lang w:val="en-GB"/>
        </w:rPr>
        <w:t>improves</w:t>
      </w:r>
      <w:r w:rsidRPr="004A5E18">
        <w:rPr>
          <w:rFonts w:ascii="Arial" w:hAnsi="Arial" w:cs="Arial"/>
          <w:lang w:val="en-GB"/>
        </w:rPr>
        <w:t xml:space="preserve"> provider</w:t>
      </w:r>
      <w:r w:rsidR="00313ECA" w:rsidRPr="004A5E18">
        <w:rPr>
          <w:rFonts w:ascii="Arial" w:hAnsi="Arial" w:cs="Arial"/>
          <w:lang w:val="en-GB"/>
        </w:rPr>
        <w:t xml:space="preserve"> ability to detect and monitor symptoms and health </w:t>
      </w:r>
      <w:proofErr w:type="spellStart"/>
      <w:r w:rsidR="00313ECA" w:rsidRPr="004A5E18">
        <w:rPr>
          <w:rFonts w:ascii="Arial" w:hAnsi="Arial" w:cs="Arial"/>
          <w:lang w:val="en-GB"/>
        </w:rPr>
        <w:t>behaviors</w:t>
      </w:r>
      <w:proofErr w:type="spellEnd"/>
      <w:r w:rsidR="00313ECA" w:rsidRPr="004A5E18">
        <w:rPr>
          <w:rFonts w:ascii="Arial" w:hAnsi="Arial" w:cs="Arial"/>
          <w:lang w:val="en-GB"/>
        </w:rPr>
        <w:t xml:space="preserve">. However, </w:t>
      </w:r>
      <w:r w:rsidR="00307409" w:rsidRPr="004A5E18">
        <w:rPr>
          <w:rFonts w:ascii="Arial" w:hAnsi="Arial" w:cs="Arial"/>
          <w:lang w:val="en-GB"/>
        </w:rPr>
        <w:t>it has been</w:t>
      </w:r>
      <w:r w:rsidR="00BB77DE" w:rsidRPr="004A5E18">
        <w:rPr>
          <w:rFonts w:ascii="Arial" w:hAnsi="Arial" w:cs="Arial"/>
          <w:lang w:val="en-GB"/>
        </w:rPr>
        <w:t xml:space="preserve"> noted that</w:t>
      </w:r>
      <w:r w:rsidR="00313ECA" w:rsidRPr="004A5E18">
        <w:rPr>
          <w:rFonts w:ascii="Arial" w:hAnsi="Arial" w:cs="Arial"/>
          <w:lang w:val="en-GB"/>
        </w:rPr>
        <w:t xml:space="preserve"> the success of PROs depends on </w:t>
      </w:r>
      <w:r w:rsidR="00D551DD" w:rsidRPr="004A5E18">
        <w:rPr>
          <w:rFonts w:ascii="Arial" w:hAnsi="Arial" w:cs="Arial"/>
          <w:lang w:val="en-GB"/>
        </w:rPr>
        <w:t xml:space="preserve">ease of </w:t>
      </w:r>
      <w:r w:rsidR="00313ECA" w:rsidRPr="004A5E18">
        <w:rPr>
          <w:rFonts w:ascii="Arial" w:hAnsi="Arial" w:cs="Arial"/>
          <w:lang w:val="en-GB"/>
        </w:rPr>
        <w:t>provider access to data, quantity and presentation of data, quality of provider training on use of PROs, a minimal impact on workflow</w:t>
      </w:r>
      <w:r w:rsidR="007F58E7" w:rsidRPr="004A5E18">
        <w:rPr>
          <w:rFonts w:ascii="Arial" w:hAnsi="Arial" w:cs="Arial"/>
          <w:lang w:val="en-GB"/>
        </w:rPr>
        <w:t>, and the benefit of directly actionable domains such as depression</w:t>
      </w:r>
      <w:r w:rsidR="00D85DDD" w:rsidRPr="004A5E18">
        <w:rPr>
          <w:rFonts w:ascii="Arial" w:hAnsi="Arial" w:cs="Arial"/>
          <w:lang w:val="en-GB"/>
        </w:rPr>
        <w:t>.</w:t>
      </w:r>
      <w:r w:rsidR="00D85DDD" w:rsidRPr="00ED3C74">
        <w:rPr>
          <w:rFonts w:ascii="Arial" w:hAnsi="Arial" w:cs="Arial"/>
          <w:vertAlign w:val="superscript"/>
          <w:lang w:val="en-GB"/>
        </w:rPr>
        <w:fldChar w:fldCharType="begin">
          <w:fldData xml:space="preserve">PEVuZE5vdGU+PENpdGU+PEF1dGhvcj5DaGVuPC9BdXRob3I+PFllYXI+MjAxMzwvWWVhcj48UmVj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</w:fldData>
        </w:fldChar>
      </w:r>
      <w:r w:rsidR="0015560C">
        <w:rPr>
          <w:rFonts w:ascii="Arial" w:hAnsi="Arial" w:cs="Arial"/>
          <w:vertAlign w:val="superscript"/>
          <w:lang w:val="en-GB"/>
        </w:rPr>
        <w:instrText xml:space="preserve"> ADDIN EN.CITE </w:instrText>
      </w:r>
      <w:r w:rsidR="0015560C">
        <w:rPr>
          <w:rFonts w:ascii="Arial" w:hAnsi="Arial" w:cs="Arial"/>
          <w:vertAlign w:val="superscript"/>
          <w:lang w:val="en-GB"/>
        </w:rPr>
        <w:fldChar w:fldCharType="begin">
          <w:fldData xml:space="preserve">PEVuZE5vdGU+PENpdGU+PEF1dGhvcj5DaGVuPC9BdXRob3I+PFllYXI+MjAxMzwvWWVhcj48UmVj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</w:fldData>
        </w:fldChar>
      </w:r>
      <w:r w:rsidR="0015560C">
        <w:rPr>
          <w:rFonts w:ascii="Arial" w:hAnsi="Arial" w:cs="Arial"/>
          <w:vertAlign w:val="superscript"/>
          <w:lang w:val="en-GB"/>
        </w:rPr>
        <w:instrText xml:space="preserve"> ADDIN EN.CITE.DATA </w:instrText>
      </w:r>
      <w:r w:rsidR="0015560C">
        <w:rPr>
          <w:rFonts w:ascii="Arial" w:hAnsi="Arial" w:cs="Arial"/>
          <w:vertAlign w:val="superscript"/>
          <w:lang w:val="en-GB"/>
        </w:rPr>
      </w:r>
      <w:r w:rsidR="0015560C">
        <w:rPr>
          <w:rFonts w:ascii="Arial" w:hAnsi="Arial" w:cs="Arial"/>
          <w:vertAlign w:val="superscript"/>
          <w:lang w:val="en-GB"/>
        </w:rPr>
        <w:fldChar w:fldCharType="end"/>
      </w:r>
      <w:r w:rsidR="00D85DDD" w:rsidRPr="00ED3C74">
        <w:rPr>
          <w:rFonts w:ascii="Arial" w:hAnsi="Arial" w:cs="Arial"/>
          <w:vertAlign w:val="superscript"/>
          <w:lang w:val="en-GB"/>
        </w:rPr>
      </w:r>
      <w:r w:rsidR="00D85DDD" w:rsidRPr="00ED3C74">
        <w:rPr>
          <w:rFonts w:ascii="Arial" w:hAnsi="Arial" w:cs="Arial"/>
          <w:vertAlign w:val="superscript"/>
          <w:lang w:val="en-GB"/>
        </w:rPr>
        <w:fldChar w:fldCharType="separate"/>
      </w:r>
      <w:r w:rsidR="00F11141" w:rsidRPr="00ED3C74">
        <w:rPr>
          <w:rFonts w:ascii="Arial" w:hAnsi="Arial" w:cs="Arial"/>
          <w:noProof/>
          <w:vertAlign w:val="superscript"/>
          <w:lang w:val="en-GB"/>
        </w:rPr>
        <w:t>12,24,29,48</w:t>
      </w:r>
      <w:r w:rsidR="00D85DDD" w:rsidRPr="00ED3C74">
        <w:rPr>
          <w:rFonts w:ascii="Arial" w:hAnsi="Arial" w:cs="Arial"/>
          <w:vertAlign w:val="superscript"/>
          <w:lang w:val="en-GB"/>
        </w:rPr>
        <w:fldChar w:fldCharType="end"/>
      </w:r>
      <w:r w:rsidR="00313ECA" w:rsidRPr="00ED3C74">
        <w:rPr>
          <w:rFonts w:ascii="Arial" w:hAnsi="Arial" w:cs="Arial"/>
          <w:vertAlign w:val="superscript"/>
          <w:lang w:val="en-GB"/>
        </w:rPr>
        <w:t xml:space="preserve"> </w:t>
      </w:r>
    </w:p>
    <w:p w14:paraId="3DEBE0A9" w14:textId="7B3AA473" w:rsidR="003F2499" w:rsidRPr="00634A57" w:rsidRDefault="003F2499" w:rsidP="004A5E18">
      <w:pPr>
        <w:pStyle w:val="BodyText"/>
        <w:spacing w:line="240" w:lineRule="auto"/>
        <w:rPr>
          <w:rFonts w:ascii="Arial" w:hAnsi="Arial" w:cs="Arial"/>
          <w:lang w:val="en-GB"/>
        </w:rPr>
      </w:pPr>
      <w:r w:rsidRPr="00634A57">
        <w:rPr>
          <w:rFonts w:ascii="Arial" w:hAnsi="Arial" w:cs="Arial"/>
          <w:lang w:val="en-GB"/>
        </w:rPr>
        <w:t xml:space="preserve">These studies indicate that PROs are successful in increasing provider awareness of a variety of unrecognized problems (e.g., symptoms or risk </w:t>
      </w:r>
      <w:proofErr w:type="spellStart"/>
      <w:r w:rsidRPr="00634A57">
        <w:rPr>
          <w:rFonts w:ascii="Arial" w:hAnsi="Arial" w:cs="Arial"/>
          <w:lang w:val="en-GB"/>
        </w:rPr>
        <w:t>behaviors</w:t>
      </w:r>
      <w:proofErr w:type="spellEnd"/>
      <w:r w:rsidRPr="00634A57">
        <w:rPr>
          <w:rFonts w:ascii="Arial" w:hAnsi="Arial" w:cs="Arial"/>
          <w:lang w:val="en-GB"/>
        </w:rPr>
        <w:t xml:space="preserve">) that patients may be experiencing. They demonstrate that for HIV care this is particularly valuable for domains they consider actionable such as depression/suicidal ideation and substance use. It demonstrates that the impact of PRO implementation on provider awareness may differ by approach with providers preferring easily interpretable, concise, and </w:t>
      </w:r>
      <w:proofErr w:type="gramStart"/>
      <w:r w:rsidRPr="00634A57">
        <w:rPr>
          <w:rFonts w:ascii="Arial" w:hAnsi="Arial" w:cs="Arial"/>
          <w:lang w:val="en-GB"/>
        </w:rPr>
        <w:t>directly-actionable</w:t>
      </w:r>
      <w:proofErr w:type="gramEnd"/>
      <w:r w:rsidRPr="00634A57">
        <w:rPr>
          <w:rFonts w:ascii="Arial" w:hAnsi="Arial" w:cs="Arial"/>
          <w:lang w:val="en-GB"/>
        </w:rPr>
        <w:t xml:space="preserve"> information in a timely manner. It further demonstrates the impact differs by domain therefore suggesting much more research is needed on benefits for less directly-actionable domains to either demonstrate their benefits or provide resources or education for providers as to how to use that information.</w:t>
      </w:r>
      <w:r w:rsidR="009F669C">
        <w:rPr>
          <w:rFonts w:ascii="Arial" w:hAnsi="Arial" w:cs="Arial"/>
          <w:lang w:val="en-GB"/>
        </w:rPr>
        <w:t xml:space="preserve"> </w:t>
      </w:r>
    </w:p>
    <w:p w14:paraId="32C199A0" w14:textId="56D846B7" w:rsidR="00707C4A" w:rsidRPr="009F669C" w:rsidRDefault="00707C4A"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115" w:name="_Toc49863470"/>
      <w:bookmarkEnd w:id="114"/>
      <w:r w:rsidRPr="009F669C">
        <w:rPr>
          <w:rFonts w:ascii="Arial" w:eastAsiaTheme="majorEastAsia" w:hAnsi="Arial" w:cs="Times New Roman (Headings CS)"/>
          <w:b/>
          <w:bCs/>
          <w:color w:val="4472C4" w:themeColor="accent1"/>
          <w:sz w:val="28"/>
          <w:szCs w:val="26"/>
        </w:rPr>
        <w:t xml:space="preserve">Evidence from HIV </w:t>
      </w:r>
      <w:r w:rsidR="00A649DE" w:rsidRPr="009F669C">
        <w:rPr>
          <w:rFonts w:ascii="Arial" w:eastAsiaTheme="majorEastAsia" w:hAnsi="Arial" w:cs="Times New Roman (Headings CS)"/>
          <w:b/>
          <w:bCs/>
          <w:color w:val="4472C4" w:themeColor="accent1"/>
          <w:sz w:val="28"/>
          <w:szCs w:val="26"/>
        </w:rPr>
        <w:t>Care</w:t>
      </w:r>
      <w:r w:rsidR="009E7C9E" w:rsidRPr="00ED3C74">
        <w:rPr>
          <w:rFonts w:ascii="Arial" w:eastAsiaTheme="majorEastAsia" w:hAnsi="Arial" w:cs="Times New Roman (Headings CS)"/>
          <w:b/>
          <w:bCs/>
          <w:color w:val="4472C4" w:themeColor="accent1"/>
          <w:sz w:val="28"/>
          <w:szCs w:val="26"/>
          <w:vertAlign w:val="superscript"/>
        </w:rPr>
        <w:fldChar w:fldCharType="begin">
          <w:fldData xml:space="preserve">PEVuZE5vdGU+PENpdGU+PEF1dGhvcj5CYXJyPC9BdXRob3I+PFllYXI+MjAyMDwvWWVhcj48UmVj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</w:fldData>
        </w:fldChar>
      </w:r>
      <w:r w:rsidR="009E7C9E" w:rsidRPr="00ED3C74">
        <w:rPr>
          <w:rFonts w:ascii="Arial" w:eastAsiaTheme="majorEastAsia" w:hAnsi="Arial" w:cs="Times New Roman (Headings CS)"/>
          <w:b/>
          <w:bCs/>
          <w:color w:val="4472C4" w:themeColor="accent1"/>
          <w:sz w:val="28"/>
          <w:szCs w:val="26"/>
          <w:vertAlign w:val="superscript"/>
        </w:rPr>
        <w:instrText xml:space="preserve"> ADDIN EN.CITE </w:instrText>
      </w:r>
      <w:r w:rsidR="009E7C9E" w:rsidRPr="00ED3C74">
        <w:rPr>
          <w:rFonts w:ascii="Arial" w:eastAsiaTheme="majorEastAsia" w:hAnsi="Arial" w:cs="Times New Roman (Headings CS)"/>
          <w:b/>
          <w:bCs/>
          <w:color w:val="4472C4" w:themeColor="accent1"/>
          <w:sz w:val="28"/>
          <w:szCs w:val="26"/>
          <w:vertAlign w:val="superscript"/>
        </w:rPr>
        <w:fldChar w:fldCharType="begin">
          <w:fldData xml:space="preserve">PEVuZE5vdGU+PENpdGU+PEF1dGhvcj5CYXJyPC9BdXRob3I+PFllYXI+MjAyMDwvWWVhcj48UmVj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</w:fldData>
        </w:fldChar>
      </w:r>
      <w:r w:rsidR="009E7C9E" w:rsidRPr="00ED3C74">
        <w:rPr>
          <w:rFonts w:ascii="Arial" w:eastAsiaTheme="majorEastAsia" w:hAnsi="Arial" w:cs="Times New Roman (Headings CS)"/>
          <w:b/>
          <w:bCs/>
          <w:color w:val="4472C4" w:themeColor="accent1"/>
          <w:sz w:val="28"/>
          <w:szCs w:val="26"/>
          <w:vertAlign w:val="superscript"/>
        </w:rPr>
        <w:instrText xml:space="preserve"> ADDIN EN.CITE.DATA </w:instrText>
      </w:r>
      <w:r w:rsidR="009E7C9E" w:rsidRPr="00ED3C74">
        <w:rPr>
          <w:rFonts w:ascii="Arial" w:eastAsiaTheme="majorEastAsia" w:hAnsi="Arial" w:cs="Times New Roman (Headings CS)"/>
          <w:b/>
          <w:bCs/>
          <w:color w:val="4472C4" w:themeColor="accent1"/>
          <w:sz w:val="28"/>
          <w:szCs w:val="26"/>
          <w:vertAlign w:val="superscript"/>
        </w:rPr>
      </w:r>
      <w:r w:rsidR="009E7C9E" w:rsidRPr="00ED3C74">
        <w:rPr>
          <w:rFonts w:ascii="Arial" w:eastAsiaTheme="majorEastAsia" w:hAnsi="Arial" w:cs="Times New Roman (Headings CS)"/>
          <w:b/>
          <w:bCs/>
          <w:color w:val="4472C4" w:themeColor="accent1"/>
          <w:sz w:val="28"/>
          <w:szCs w:val="26"/>
          <w:vertAlign w:val="superscript"/>
        </w:rPr>
        <w:fldChar w:fldCharType="end"/>
      </w:r>
      <w:r w:rsidR="009E7C9E" w:rsidRPr="00ED3C74">
        <w:rPr>
          <w:rFonts w:ascii="Arial" w:eastAsiaTheme="majorEastAsia" w:hAnsi="Arial" w:cs="Times New Roman (Headings CS)"/>
          <w:b/>
          <w:bCs/>
          <w:color w:val="4472C4" w:themeColor="accent1"/>
          <w:sz w:val="28"/>
          <w:szCs w:val="26"/>
          <w:vertAlign w:val="superscript"/>
        </w:rPr>
      </w:r>
      <w:r w:rsidR="009E7C9E" w:rsidRPr="00ED3C74">
        <w:rPr>
          <w:rFonts w:ascii="Arial" w:eastAsiaTheme="majorEastAsia" w:hAnsi="Arial" w:cs="Times New Roman (Headings CS)"/>
          <w:b/>
          <w:bCs/>
          <w:color w:val="4472C4" w:themeColor="accent1"/>
          <w:sz w:val="28"/>
          <w:szCs w:val="26"/>
          <w:vertAlign w:val="superscript"/>
        </w:rPr>
        <w:fldChar w:fldCharType="separate"/>
      </w:r>
      <w:r w:rsidR="009E7C9E" w:rsidRPr="00ED3C74">
        <w:rPr>
          <w:rFonts w:ascii="Arial" w:eastAsiaTheme="majorEastAsia" w:hAnsi="Arial" w:cs="Times New Roman (Headings CS)"/>
          <w:b/>
          <w:bCs/>
          <w:color w:val="4472C4" w:themeColor="accent1"/>
          <w:sz w:val="28"/>
          <w:szCs w:val="26"/>
          <w:vertAlign w:val="superscript"/>
        </w:rPr>
        <w:t>24</w:t>
      </w:r>
      <w:bookmarkEnd w:id="115"/>
      <w:r w:rsidR="009E7C9E" w:rsidRPr="00ED3C74">
        <w:rPr>
          <w:rFonts w:ascii="Arial" w:eastAsiaTheme="majorEastAsia" w:hAnsi="Arial" w:cs="Times New Roman (Headings CS)"/>
          <w:b/>
          <w:bCs/>
          <w:color w:val="4472C4" w:themeColor="accent1"/>
          <w:sz w:val="28"/>
          <w:szCs w:val="26"/>
          <w:vertAlign w:val="superscript"/>
        </w:rPr>
        <w:fldChar w:fldCharType="end"/>
      </w:r>
    </w:p>
    <w:p w14:paraId="6CF28675" w14:textId="27F45D5C" w:rsidR="002A609D" w:rsidRPr="00634A57" w:rsidRDefault="002A609D" w:rsidP="004A5E18">
      <w:pPr>
        <w:pStyle w:val="BodyText"/>
        <w:spacing w:line="240" w:lineRule="auto"/>
        <w:rPr>
          <w:rFonts w:ascii="Arial" w:hAnsi="Arial" w:cs="Arial"/>
          <w:b/>
          <w:lang w:val="en-GB"/>
        </w:rPr>
      </w:pPr>
      <w:proofErr w:type="spellStart"/>
      <w:r w:rsidRPr="00634A57">
        <w:rPr>
          <w:rFonts w:ascii="Arial" w:hAnsi="Arial" w:cs="Arial"/>
          <w:b/>
          <w:bCs/>
          <w:lang w:val="en-GB"/>
        </w:rPr>
        <w:t>Kjaer</w:t>
      </w:r>
      <w:proofErr w:type="spellEnd"/>
      <w:r w:rsidRPr="00634A57">
        <w:rPr>
          <w:rFonts w:ascii="Arial" w:hAnsi="Arial" w:cs="Arial"/>
          <w:b/>
          <w:bCs/>
          <w:lang w:val="en-GB"/>
        </w:rPr>
        <w:t xml:space="preserve"> et al. (2018)</w:t>
      </w:r>
      <w:r w:rsidR="003F0743" w:rsidRPr="00634A57">
        <w:rPr>
          <w:rFonts w:ascii="Arial" w:hAnsi="Arial" w:cs="Arial"/>
          <w:b/>
          <w:bCs/>
          <w:lang w:val="en-GB"/>
        </w:rPr>
        <w:fldChar w:fldCharType="begin">
          <w:fldData xml:space="preserve">PEVuZE5vdGU+PENpdGU+PEF1dGhvcj5LamFlcjwvQXV0aG9yPjxZZWFyPjIwMTg8L1llYXI+PFJl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</w:fldData>
        </w:fldChar>
      </w:r>
      <w:r w:rsidR="0015560C">
        <w:rPr>
          <w:rFonts w:ascii="Arial" w:hAnsi="Arial" w:cs="Arial"/>
          <w:b/>
          <w:bCs/>
          <w:lang w:val="en-GB"/>
        </w:rPr>
        <w:instrText xml:space="preserve"> ADDIN EN.CITE </w:instrText>
      </w:r>
      <w:r w:rsidR="0015560C">
        <w:rPr>
          <w:rFonts w:ascii="Arial" w:hAnsi="Arial" w:cs="Arial"/>
          <w:b/>
          <w:bCs/>
          <w:lang w:val="en-GB"/>
        </w:rPr>
        <w:fldChar w:fldCharType="begin">
          <w:fldData xml:space="preserve">PEVuZE5vdGU+PENpdGU+PEF1dGhvcj5LamFlcjwvQXV0aG9yPjxZZWFyPjIwMTg8L1llYXI+PFJl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</w:fldData>
        </w:fldChar>
      </w:r>
      <w:r w:rsidR="0015560C">
        <w:rPr>
          <w:rFonts w:ascii="Arial" w:hAnsi="Arial" w:cs="Arial"/>
          <w:b/>
          <w:bCs/>
          <w:lang w:val="en-GB"/>
        </w:rPr>
        <w:instrText xml:space="preserve"> ADDIN EN.CITE.DATA </w:instrText>
      </w:r>
      <w:r w:rsidR="0015560C">
        <w:rPr>
          <w:rFonts w:ascii="Arial" w:hAnsi="Arial" w:cs="Arial"/>
          <w:b/>
          <w:bCs/>
          <w:lang w:val="en-GB"/>
        </w:rPr>
      </w:r>
      <w:r w:rsidR="0015560C">
        <w:rPr>
          <w:rFonts w:ascii="Arial" w:hAnsi="Arial" w:cs="Arial"/>
          <w:b/>
          <w:bCs/>
          <w:lang w:val="en-GB"/>
        </w:rPr>
        <w:fldChar w:fldCharType="end"/>
      </w:r>
      <w:r w:rsidR="003F0743" w:rsidRPr="00634A57">
        <w:rPr>
          <w:rFonts w:ascii="Arial" w:hAnsi="Arial" w:cs="Arial"/>
          <w:b/>
          <w:bCs/>
          <w:lang w:val="en-GB"/>
        </w:rPr>
      </w:r>
      <w:r w:rsidR="003F0743" w:rsidRPr="00634A57">
        <w:rPr>
          <w:rFonts w:ascii="Arial" w:hAnsi="Arial" w:cs="Arial"/>
          <w:b/>
          <w:bCs/>
          <w:lang w:val="en-GB"/>
        </w:rPr>
        <w:fldChar w:fldCharType="separate"/>
      </w:r>
      <w:r w:rsidR="00A8178C" w:rsidRPr="00634A57">
        <w:rPr>
          <w:rFonts w:ascii="Arial" w:hAnsi="Arial" w:cs="Arial"/>
          <w:b/>
          <w:bCs/>
          <w:noProof/>
          <w:vertAlign w:val="superscript"/>
          <w:lang w:val="en-GB"/>
        </w:rPr>
        <w:t>25</w:t>
      </w:r>
      <w:r w:rsidR="003F0743" w:rsidRPr="00634A57">
        <w:rPr>
          <w:rFonts w:ascii="Arial" w:hAnsi="Arial" w:cs="Arial"/>
          <w:b/>
          <w:bCs/>
          <w:lang w:val="en-GB"/>
        </w:rPr>
        <w:fldChar w:fldCharType="end"/>
      </w:r>
      <w:r w:rsidRPr="00634A57">
        <w:rPr>
          <w:rFonts w:ascii="Arial" w:hAnsi="Arial" w:cs="Arial"/>
          <w:b/>
          <w:bCs/>
          <w:lang w:val="en-GB"/>
        </w:rPr>
        <w:t>:</w:t>
      </w:r>
      <w:r w:rsidRPr="00634A57">
        <w:rPr>
          <w:rFonts w:ascii="Arial" w:hAnsi="Arial" w:cs="Arial"/>
          <w:lang w:val="en-GB"/>
        </w:rPr>
        <w:t xml:space="preserve"> This study evaluated the clinical implementation and use of </w:t>
      </w:r>
      <w:r w:rsidR="00A34F16" w:rsidRPr="00634A57">
        <w:rPr>
          <w:rFonts w:ascii="Arial" w:hAnsi="Arial" w:cs="Arial"/>
          <w:lang w:val="en-GB"/>
        </w:rPr>
        <w:t>a w</w:t>
      </w:r>
      <w:r w:rsidRPr="00634A57">
        <w:rPr>
          <w:rFonts w:ascii="Arial" w:hAnsi="Arial" w:cs="Arial"/>
          <w:lang w:val="en-GB"/>
        </w:rPr>
        <w:t>eb-based PRO</w:t>
      </w:r>
      <w:r w:rsidR="001554AD" w:rsidRPr="00634A57">
        <w:rPr>
          <w:rFonts w:ascii="Arial" w:hAnsi="Arial" w:cs="Arial"/>
          <w:lang w:val="en-GB"/>
        </w:rPr>
        <w:t xml:space="preserve"> symptom</w:t>
      </w:r>
      <w:r w:rsidR="00A34F16" w:rsidRPr="00634A57">
        <w:rPr>
          <w:rFonts w:ascii="Arial" w:hAnsi="Arial" w:cs="Arial"/>
          <w:lang w:val="en-GB"/>
        </w:rPr>
        <w:t xml:space="preserve"> collection tool</w:t>
      </w:r>
      <w:r w:rsidRPr="00634A57">
        <w:rPr>
          <w:rFonts w:ascii="Arial" w:hAnsi="Arial" w:cs="Arial"/>
          <w:lang w:val="en-GB"/>
        </w:rPr>
        <w:t xml:space="preserve"> in a cohort of </w:t>
      </w:r>
      <w:r w:rsidR="007F58E7" w:rsidRPr="00634A57">
        <w:rPr>
          <w:rFonts w:ascii="Arial" w:hAnsi="Arial" w:cs="Arial"/>
          <w:lang w:val="en-GB"/>
        </w:rPr>
        <w:t>PLWH</w:t>
      </w:r>
      <w:r w:rsidR="001554AD" w:rsidRPr="00634A57">
        <w:rPr>
          <w:rFonts w:ascii="Arial" w:hAnsi="Arial" w:cs="Arial"/>
          <w:lang w:val="en-GB"/>
        </w:rPr>
        <w:t xml:space="preserve"> (n=262) in outpatient HIV care</w:t>
      </w:r>
      <w:r w:rsidRPr="00634A57">
        <w:rPr>
          <w:rFonts w:ascii="Arial" w:hAnsi="Arial" w:cs="Arial"/>
          <w:lang w:val="en-GB"/>
        </w:rPr>
        <w:t xml:space="preserve">. </w:t>
      </w:r>
      <w:r w:rsidR="00A34F16" w:rsidRPr="00634A57">
        <w:rPr>
          <w:rFonts w:ascii="Arial" w:hAnsi="Arial" w:cs="Arial"/>
          <w:lang w:val="en-GB"/>
        </w:rPr>
        <w:t>PLWH completed the assessment on-line from home</w:t>
      </w:r>
      <w:r w:rsidRPr="00634A57">
        <w:rPr>
          <w:rFonts w:ascii="Arial" w:hAnsi="Arial" w:cs="Arial"/>
          <w:lang w:val="en-GB"/>
        </w:rPr>
        <w:t xml:space="preserve">. </w:t>
      </w:r>
      <w:r w:rsidR="001554AD" w:rsidRPr="00634A57">
        <w:rPr>
          <w:rFonts w:ascii="Arial" w:hAnsi="Arial" w:cs="Arial"/>
          <w:lang w:val="en-GB"/>
        </w:rPr>
        <w:t xml:space="preserve">Medical records were evaluated to determine whether the results from PLWH indicating high levels of symptom severity provided new information. </w:t>
      </w:r>
      <w:r w:rsidRPr="00634A57">
        <w:rPr>
          <w:rFonts w:ascii="Arial" w:hAnsi="Arial" w:cs="Arial"/>
          <w:lang w:val="en-GB"/>
        </w:rPr>
        <w:t xml:space="preserve">In many cases, </w:t>
      </w:r>
      <w:r w:rsidRPr="00634A57">
        <w:rPr>
          <w:rFonts w:ascii="Arial" w:hAnsi="Arial" w:cs="Arial"/>
          <w:b/>
          <w:lang w:val="en-GB"/>
        </w:rPr>
        <w:t>PROs appeared to provide new information on cognitive (76%)</w:t>
      </w:r>
      <w:r w:rsidR="001554AD" w:rsidRPr="00634A57">
        <w:rPr>
          <w:rFonts w:ascii="Arial" w:hAnsi="Arial" w:cs="Arial"/>
          <w:b/>
          <w:lang w:val="en-GB"/>
        </w:rPr>
        <w:t xml:space="preserve"> symptoms, and on symptoms indicated by PLWH as “severe” in general </w:t>
      </w:r>
      <w:r w:rsidRPr="00634A57">
        <w:rPr>
          <w:rFonts w:ascii="Arial" w:hAnsi="Arial" w:cs="Arial"/>
          <w:b/>
          <w:lang w:val="en-GB"/>
        </w:rPr>
        <w:t xml:space="preserve">(42%). </w:t>
      </w:r>
    </w:p>
    <w:p w14:paraId="6EE6999B" w14:textId="011B7954" w:rsidR="00E10604" w:rsidRPr="00634A57" w:rsidRDefault="00BC70C7" w:rsidP="004A5E18">
      <w:pPr>
        <w:widowControl w:val="0"/>
        <w:autoSpaceDE w:val="0"/>
        <w:autoSpaceDN w:val="0"/>
        <w:adjustRightInd w:val="0"/>
        <w:spacing w:before="60" w:after="180"/>
        <w:rPr>
          <w:rFonts w:ascii="Arial" w:hAnsi="Arial" w:cs="Arial"/>
          <w:b/>
          <w:lang w:val="en-GB"/>
        </w:rPr>
      </w:pPr>
      <w:r w:rsidRPr="00634A57">
        <w:rPr>
          <w:rFonts w:ascii="Arial" w:hAnsi="Arial" w:cs="Arial"/>
          <w:b/>
          <w:lang w:val="en-GB"/>
        </w:rPr>
        <w:t>C</w:t>
      </w:r>
      <w:r w:rsidR="002A609D" w:rsidRPr="00634A57">
        <w:rPr>
          <w:rFonts w:ascii="Arial" w:hAnsi="Arial" w:cs="Arial"/>
          <w:b/>
          <w:lang w:val="en-GB"/>
        </w:rPr>
        <w:t>rane et al. (2017)</w:t>
      </w:r>
      <w:r w:rsidR="003F0743" w:rsidRPr="00634A57">
        <w:rPr>
          <w:rFonts w:ascii="Arial" w:hAnsi="Arial" w:cs="Arial"/>
          <w:b/>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0D2A37" w:rsidRPr="00634A57">
        <w:rPr>
          <w:rFonts w:ascii="Arial" w:hAnsi="Arial" w:cs="Arial"/>
          <w:b/>
          <w:lang w:val="en-GB"/>
        </w:rPr>
        <w:instrText xml:space="preserve"> ADDIN EN.CITE </w:instrText>
      </w:r>
      <w:r w:rsidR="000D2A37" w:rsidRPr="00634A57">
        <w:rPr>
          <w:rFonts w:ascii="Arial" w:hAnsi="Arial" w:cs="Arial"/>
          <w:b/>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0D2A37" w:rsidRPr="00634A57">
        <w:rPr>
          <w:rFonts w:ascii="Arial" w:hAnsi="Arial" w:cs="Arial"/>
          <w:b/>
          <w:lang w:val="en-GB"/>
        </w:rPr>
        <w:instrText xml:space="preserve"> ADDIN EN.CITE.DATA </w:instrText>
      </w:r>
      <w:r w:rsidR="000D2A37" w:rsidRPr="00634A57">
        <w:rPr>
          <w:rFonts w:ascii="Arial" w:hAnsi="Arial" w:cs="Arial"/>
          <w:b/>
          <w:lang w:val="en-GB"/>
        </w:rPr>
      </w:r>
      <w:r w:rsidR="000D2A37" w:rsidRPr="00634A57">
        <w:rPr>
          <w:rFonts w:ascii="Arial" w:hAnsi="Arial" w:cs="Arial"/>
          <w:b/>
          <w:lang w:val="en-GB"/>
        </w:rPr>
        <w:fldChar w:fldCharType="end"/>
      </w:r>
      <w:r w:rsidR="003F0743" w:rsidRPr="00634A57">
        <w:rPr>
          <w:rFonts w:ascii="Arial" w:hAnsi="Arial" w:cs="Arial"/>
          <w:b/>
          <w:lang w:val="en-GB"/>
        </w:rPr>
      </w:r>
      <w:r w:rsidR="003F0743" w:rsidRPr="00634A57">
        <w:rPr>
          <w:rFonts w:ascii="Arial" w:hAnsi="Arial" w:cs="Arial"/>
          <w:b/>
          <w:lang w:val="en-GB"/>
        </w:rPr>
        <w:fldChar w:fldCharType="separate"/>
      </w:r>
      <w:r w:rsidR="000D2A37" w:rsidRPr="00634A57">
        <w:rPr>
          <w:rFonts w:ascii="Arial" w:hAnsi="Arial" w:cs="Arial"/>
          <w:b/>
          <w:noProof/>
          <w:vertAlign w:val="superscript"/>
          <w:lang w:val="en-GB"/>
        </w:rPr>
        <w:t>11</w:t>
      </w:r>
      <w:r w:rsidR="003F0743" w:rsidRPr="00634A57">
        <w:rPr>
          <w:rFonts w:ascii="Arial" w:hAnsi="Arial" w:cs="Arial"/>
          <w:b/>
          <w:lang w:val="en-GB"/>
        </w:rPr>
        <w:fldChar w:fldCharType="end"/>
      </w:r>
      <w:r w:rsidR="002A609D" w:rsidRPr="00634A57">
        <w:rPr>
          <w:rFonts w:ascii="Arial" w:hAnsi="Arial" w:cs="Arial"/>
          <w:b/>
          <w:lang w:val="en-GB"/>
        </w:rPr>
        <w:t>:</w:t>
      </w:r>
      <w:r w:rsidR="002A609D" w:rsidRPr="00634A57">
        <w:rPr>
          <w:rFonts w:ascii="Arial" w:hAnsi="Arial" w:cs="Arial"/>
          <w:lang w:val="en-GB"/>
        </w:rPr>
        <w:t xml:space="preserve"> </w:t>
      </w:r>
      <w:r w:rsidR="00E10604" w:rsidRPr="00634A57">
        <w:rPr>
          <w:rFonts w:ascii="Arial" w:hAnsi="Arial" w:cs="Arial"/>
          <w:lang w:val="en-GB"/>
        </w:rPr>
        <w:t>In an outpatient HIV clinic</w:t>
      </w:r>
      <w:r w:rsidR="008F1888" w:rsidRPr="00634A57">
        <w:rPr>
          <w:rFonts w:ascii="Arial" w:hAnsi="Arial" w:cs="Arial"/>
          <w:lang w:val="en-GB"/>
        </w:rPr>
        <w:t xml:space="preserve"> after PRO implementation</w:t>
      </w:r>
      <w:r w:rsidR="00E10604" w:rsidRPr="00634A57">
        <w:rPr>
          <w:rFonts w:ascii="Arial" w:hAnsi="Arial" w:cs="Arial"/>
          <w:lang w:val="en-GB"/>
        </w:rPr>
        <w:t xml:space="preserve">, </w:t>
      </w:r>
      <w:r w:rsidR="008F1888" w:rsidRPr="00634A57">
        <w:rPr>
          <w:rFonts w:ascii="Arial" w:hAnsi="Arial" w:cs="Arial"/>
          <w:lang w:val="en-GB"/>
        </w:rPr>
        <w:t xml:space="preserve">a comparison was made of provider documentation in a period before and after providers started receiving PRO results. Chart documentation was reviewed in both time periods to determine if PRO feedback to providers </w:t>
      </w:r>
      <w:r w:rsidR="00E10604" w:rsidRPr="00634A57">
        <w:rPr>
          <w:rFonts w:ascii="Arial" w:hAnsi="Arial" w:cs="Arial"/>
          <w:lang w:val="en-GB"/>
        </w:rPr>
        <w:t xml:space="preserve">resulted in </w:t>
      </w:r>
      <w:r w:rsidR="008F1888" w:rsidRPr="00634A57">
        <w:rPr>
          <w:rFonts w:ascii="Arial" w:hAnsi="Arial" w:cs="Arial"/>
          <w:lang w:val="en-GB"/>
        </w:rPr>
        <w:t xml:space="preserve">greater awareness or actions as measured by chart </w:t>
      </w:r>
      <w:r w:rsidR="00E10604" w:rsidRPr="00634A57">
        <w:rPr>
          <w:rFonts w:ascii="Arial" w:hAnsi="Arial" w:cs="Arial"/>
          <w:lang w:val="en-GB"/>
        </w:rPr>
        <w:t xml:space="preserve">documentation of depression, suicidal ideation, adherence to ART, sexual risk </w:t>
      </w:r>
      <w:proofErr w:type="spellStart"/>
      <w:r w:rsidR="00033CDF" w:rsidRPr="00634A57">
        <w:rPr>
          <w:rFonts w:ascii="Arial" w:hAnsi="Arial" w:cs="Arial"/>
          <w:lang w:val="en-GB"/>
        </w:rPr>
        <w:t>behavior</w:t>
      </w:r>
      <w:proofErr w:type="spellEnd"/>
      <w:r w:rsidR="00E10604" w:rsidRPr="00634A57">
        <w:rPr>
          <w:rFonts w:ascii="Arial" w:hAnsi="Arial" w:cs="Arial"/>
          <w:lang w:val="en-GB"/>
        </w:rPr>
        <w:t xml:space="preserve">, and substance use. PRO </w:t>
      </w:r>
      <w:r w:rsidR="007829B5" w:rsidRPr="00634A57">
        <w:rPr>
          <w:rFonts w:ascii="Arial" w:hAnsi="Arial" w:cs="Arial"/>
          <w:lang w:val="en-GB"/>
        </w:rPr>
        <w:t xml:space="preserve">(n=2289) </w:t>
      </w:r>
      <w:r w:rsidR="00E10604" w:rsidRPr="00634A57">
        <w:rPr>
          <w:rFonts w:ascii="Arial" w:hAnsi="Arial" w:cs="Arial"/>
          <w:lang w:val="en-GB"/>
        </w:rPr>
        <w:t xml:space="preserve">assessments were completed. </w:t>
      </w:r>
      <w:r w:rsidR="002A609D" w:rsidRPr="00634A57">
        <w:rPr>
          <w:rFonts w:ascii="Arial" w:hAnsi="Arial" w:cs="Arial"/>
          <w:b/>
          <w:lang w:val="en-GB"/>
        </w:rPr>
        <w:t xml:space="preserve">Results indicated that providers were significantly more likely to document depression (74% before vs. 87% after feedback, p=0.02), as well as, at-risk alcohol use (41% before to 64% after feedback, p=0.04), substance use (60% before vs. 80% after, p=0.004) and less likely to incorrectly document good adherence among patients with inadequate adherence (42% vs. 24%, p=0.02). </w:t>
      </w:r>
      <w:r w:rsidR="006753D3" w:rsidRPr="00634A57">
        <w:rPr>
          <w:rFonts w:ascii="Arial" w:hAnsi="Arial" w:cs="Arial"/>
          <w:b/>
          <w:lang w:val="en-GB"/>
        </w:rPr>
        <w:t xml:space="preserve">Provider awareness increased (as measured by chart documentation) for all domains assessed, significantly so for all domains except one (sexual risk </w:t>
      </w:r>
      <w:proofErr w:type="spellStart"/>
      <w:r w:rsidR="006753D3" w:rsidRPr="00634A57">
        <w:rPr>
          <w:rFonts w:ascii="Arial" w:hAnsi="Arial" w:cs="Arial"/>
          <w:b/>
          <w:lang w:val="en-GB"/>
        </w:rPr>
        <w:t>behavior</w:t>
      </w:r>
      <w:proofErr w:type="spellEnd"/>
      <w:r w:rsidR="006753D3" w:rsidRPr="00634A57">
        <w:rPr>
          <w:rFonts w:ascii="Arial" w:hAnsi="Arial" w:cs="Arial"/>
          <w:b/>
          <w:lang w:val="en-GB"/>
        </w:rPr>
        <w:t>)</w:t>
      </w:r>
      <w:r w:rsidR="00FF753C" w:rsidRPr="00634A57">
        <w:rPr>
          <w:rFonts w:ascii="Arial" w:hAnsi="Arial" w:cs="Arial"/>
          <w:b/>
          <w:lang w:val="en-GB"/>
        </w:rPr>
        <w:t xml:space="preserve"> however impact on actions was </w:t>
      </w:r>
      <w:r w:rsidR="00FF753C" w:rsidRPr="00634A57">
        <w:rPr>
          <w:rFonts w:ascii="Arial" w:hAnsi="Arial" w:cs="Arial"/>
          <w:b/>
          <w:lang w:val="en-GB"/>
        </w:rPr>
        <w:lastRenderedPageBreak/>
        <w:t>smaller</w:t>
      </w:r>
      <w:r w:rsidR="006753D3" w:rsidRPr="00634A57">
        <w:rPr>
          <w:rFonts w:ascii="Arial" w:hAnsi="Arial" w:cs="Arial"/>
          <w:b/>
          <w:lang w:val="en-GB"/>
        </w:rPr>
        <w:t xml:space="preserve">. </w:t>
      </w:r>
    </w:p>
    <w:p w14:paraId="6ECA9645" w14:textId="593C4888" w:rsidR="002013A4" w:rsidRPr="00634A57" w:rsidRDefault="002013A4" w:rsidP="004A5E18">
      <w:pPr>
        <w:widowControl w:val="0"/>
        <w:autoSpaceDE w:val="0"/>
        <w:autoSpaceDN w:val="0"/>
        <w:adjustRightInd w:val="0"/>
        <w:spacing w:before="60" w:after="180"/>
        <w:rPr>
          <w:rFonts w:ascii="Arial" w:hAnsi="Arial" w:cs="Arial"/>
          <w:b/>
          <w:lang w:val="en-GB"/>
        </w:rPr>
      </w:pPr>
      <w:r w:rsidRPr="00634A57">
        <w:rPr>
          <w:rFonts w:ascii="Arial" w:hAnsi="Arial" w:cs="Arial"/>
          <w:b/>
          <w:lang w:val="en-GB"/>
        </w:rPr>
        <w:t>Fredericksen et al. (2012)</w:t>
      </w:r>
      <w:r w:rsidR="003F0743" w:rsidRPr="00634A57">
        <w:rPr>
          <w:rFonts w:ascii="Arial" w:hAnsi="Arial" w:cs="Arial"/>
          <w:b/>
          <w:lang w:val="en-GB"/>
        </w:rPr>
        <w:fldChar w:fldCharType="begin"/>
      </w:r>
      <w:r w:rsidR="00F11141" w:rsidRPr="00634A57">
        <w:rPr>
          <w:rFonts w:ascii="Arial" w:hAnsi="Arial" w:cs="Arial"/>
          <w:b/>
          <w:lang w:val="en-GB"/>
        </w:rPr>
        <w:instrText xml:space="preserve"> ADDIN EN.CITE &lt;EndNote&gt;&lt;Cite&gt;&lt;Author&gt;Fredericksen&lt;/Author&gt;&lt;Year&gt;2012&lt;/Year&gt;&lt;RecNum&gt;1598&lt;/RecNum&gt;&lt;DisplayText&gt;&lt;style face="superscript"&gt;48&lt;/style&gt;&lt;/DisplayText&gt;&lt;record&gt;&lt;rec-number&gt;1598&lt;/rec-number&gt;&lt;foreign-keys&gt;&lt;key app="EN" db-id="92rrzf922vddp7e2dw9p9vv422e0tp5s50ws" timestamp="1579730916"&gt;1598&lt;/key&gt;&lt;/foreign-keys&gt;&lt;ref-type name="Journal Article"&gt;17&lt;/ref-type&gt;&lt;contributors&gt;&lt;authors&gt;&lt;author&gt;Fredericksen, R. J., &lt;/author&gt;&lt;author&gt;Crane, PK&lt;/author&gt;&lt;author&gt;Tufano, J&lt;/author&gt;&lt;author&gt;Ralston, J&lt;/author&gt;&lt;author&gt;Schmidt, S&lt;/author&gt;&lt;author&gt;Brown, T&lt;/author&gt;&lt;author&gt;Layman D&lt;/author&gt;&lt;author&gt;Harrington, RD&lt;/author&gt;&lt;author&gt;Dhanireddy, S&lt;/author&gt;&lt;author&gt;Stone, T, &lt;/author&gt;&lt;author&gt;Lober, W&lt;/author&gt;&lt;author&gt;Kitahata, MM&lt;/author&gt;&lt;author&gt;Crane, HM&lt;/author&gt;&lt;/authors&gt;&lt;/contributors&gt;&lt;titles&gt;&lt;title&gt;Integrating a web-based patient assessment into primary care for HIV-infected adults&lt;/title&gt;&lt;secondary-title&gt;Journal of AIDS and HIV Research&lt;/secondary-title&gt;&lt;/titles&gt;&lt;periodical&gt;&lt;full-title&gt;Journal of AIDS and HIV Research&lt;/full-title&gt;&lt;/periodical&gt;&lt;volume&gt;4&lt;/volume&gt;&lt;number&gt;1&lt;/number&gt;&lt;dates&gt;&lt;year&gt;2012&lt;/year&gt;&lt;/dates&gt;&lt;urls&gt;&lt;related-urls&gt;&lt;url&gt;http://www.academicjournals.org/JAHR&lt;/url&gt;&lt;/related-urls&gt;&lt;/urls&gt;&lt;/record&gt;&lt;/Cite&gt;&lt;/EndNote&gt;</w:instrText>
      </w:r>
      <w:r w:rsidR="003F0743" w:rsidRPr="00634A57">
        <w:rPr>
          <w:rFonts w:ascii="Arial" w:hAnsi="Arial" w:cs="Arial"/>
          <w:b/>
          <w:lang w:val="en-GB"/>
        </w:rPr>
        <w:fldChar w:fldCharType="separate"/>
      </w:r>
      <w:r w:rsidR="00F11141" w:rsidRPr="00634A57">
        <w:rPr>
          <w:rFonts w:ascii="Arial" w:hAnsi="Arial" w:cs="Arial"/>
          <w:b/>
          <w:noProof/>
          <w:vertAlign w:val="superscript"/>
          <w:lang w:val="en-GB"/>
        </w:rPr>
        <w:t>48</w:t>
      </w:r>
      <w:r w:rsidR="003F0743"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A needs assessment of PRO data was conducted in a</w:t>
      </w:r>
      <w:r w:rsidR="009F3AD6" w:rsidRPr="00634A57">
        <w:rPr>
          <w:rFonts w:ascii="Arial" w:hAnsi="Arial" w:cs="Arial"/>
          <w:lang w:val="en-GB"/>
        </w:rPr>
        <w:t>n</w:t>
      </w:r>
      <w:r w:rsidRPr="00634A57">
        <w:rPr>
          <w:rFonts w:ascii="Arial" w:hAnsi="Arial" w:cs="Arial"/>
          <w:lang w:val="en-GB"/>
        </w:rPr>
        <w:t xml:space="preserve"> HIV clinic. </w:t>
      </w:r>
      <w:r w:rsidR="006753D3" w:rsidRPr="00634A57">
        <w:rPr>
          <w:rFonts w:ascii="Arial" w:hAnsi="Arial" w:cs="Arial"/>
          <w:lang w:val="en-GB"/>
        </w:rPr>
        <w:t xml:space="preserve">PLWH </w:t>
      </w:r>
      <w:r w:rsidRPr="00634A57">
        <w:rPr>
          <w:rFonts w:ascii="Arial" w:hAnsi="Arial" w:cs="Arial"/>
          <w:lang w:val="en-GB"/>
        </w:rPr>
        <w:t>completed the PROs in the waiting room before their appointments.</w:t>
      </w:r>
      <w:r w:rsidR="009F669C">
        <w:rPr>
          <w:rFonts w:ascii="Arial" w:hAnsi="Arial" w:cs="Arial"/>
          <w:lang w:val="en-GB"/>
        </w:rPr>
        <w:t xml:space="preserve"> </w:t>
      </w:r>
      <w:r w:rsidRPr="00634A57">
        <w:rPr>
          <w:rFonts w:ascii="Arial" w:hAnsi="Arial" w:cs="Arial"/>
          <w:lang w:val="en-GB"/>
        </w:rPr>
        <w:t xml:space="preserve">Providers did not receive the PRO results. Chart documentation </w:t>
      </w:r>
      <w:r w:rsidR="009F3AD6" w:rsidRPr="00634A57">
        <w:rPr>
          <w:rFonts w:ascii="Arial" w:hAnsi="Arial" w:cs="Arial"/>
          <w:lang w:val="en-GB"/>
        </w:rPr>
        <w:t xml:space="preserve">from the visit </w:t>
      </w:r>
      <w:r w:rsidRPr="00634A57">
        <w:rPr>
          <w:rFonts w:ascii="Arial" w:hAnsi="Arial" w:cs="Arial"/>
          <w:lang w:val="en-GB"/>
        </w:rPr>
        <w:t xml:space="preserve">from the same day that </w:t>
      </w:r>
      <w:r w:rsidR="006753D3" w:rsidRPr="00634A57">
        <w:rPr>
          <w:rFonts w:ascii="Arial" w:hAnsi="Arial" w:cs="Arial"/>
          <w:lang w:val="en-GB"/>
        </w:rPr>
        <w:t xml:space="preserve">PLWH </w:t>
      </w:r>
      <w:r w:rsidRPr="00634A57">
        <w:rPr>
          <w:rFonts w:ascii="Arial" w:hAnsi="Arial" w:cs="Arial"/>
          <w:lang w:val="en-GB"/>
        </w:rPr>
        <w:t xml:space="preserve">completed the PROs </w:t>
      </w:r>
      <w:r w:rsidR="009F3AD6" w:rsidRPr="00634A57">
        <w:rPr>
          <w:rFonts w:ascii="Arial" w:hAnsi="Arial" w:cs="Arial"/>
          <w:lang w:val="en-GB"/>
        </w:rPr>
        <w:t xml:space="preserve">was reviewed </w:t>
      </w:r>
      <w:r w:rsidRPr="00634A57">
        <w:rPr>
          <w:rFonts w:ascii="Arial" w:hAnsi="Arial" w:cs="Arial"/>
          <w:lang w:val="en-GB"/>
        </w:rPr>
        <w:t xml:space="preserve">and </w:t>
      </w:r>
      <w:r w:rsidRPr="00634A57">
        <w:rPr>
          <w:rFonts w:ascii="Arial" w:hAnsi="Arial" w:cs="Arial"/>
          <w:b/>
          <w:lang w:val="en-GB"/>
        </w:rPr>
        <w:t>notable discrepancies between PRO results and provider documentation were observed</w:t>
      </w:r>
      <w:r w:rsidRPr="00634A57">
        <w:rPr>
          <w:rFonts w:ascii="Arial" w:hAnsi="Arial" w:cs="Arial"/>
          <w:lang w:val="en-GB"/>
        </w:rPr>
        <w:t xml:space="preserve">. Among the 300 patients completing the assessment, chart review of 20 patients reporting severe depression symptoms on the assessment revealed no provider mention of depression for 9 (45%). Only 7 of these 20 (35%) had depression addressed in any way (medication initiated, dose increased, psychiatry or case worker referral, etc.). Among the 68 </w:t>
      </w:r>
      <w:r w:rsidR="00F17C94" w:rsidRPr="00634A57">
        <w:rPr>
          <w:rFonts w:ascii="Arial" w:hAnsi="Arial" w:cs="Arial"/>
          <w:lang w:val="en-GB"/>
        </w:rPr>
        <w:t xml:space="preserve">PLWH </w:t>
      </w:r>
      <w:r w:rsidRPr="00634A57">
        <w:rPr>
          <w:rFonts w:ascii="Arial" w:hAnsi="Arial" w:cs="Arial"/>
          <w:lang w:val="en-GB"/>
        </w:rPr>
        <w:t xml:space="preserve">who reported </w:t>
      </w:r>
      <w:r w:rsidRPr="00634A57">
        <w:rPr>
          <w:rFonts w:ascii="Arial" w:hAnsi="Arial" w:cs="Arial"/>
          <w:bCs/>
          <w:lang w:val="en-GB"/>
        </w:rPr>
        <w:t>current use of illicit drugs</w:t>
      </w:r>
      <w:r w:rsidRPr="00634A57">
        <w:rPr>
          <w:rFonts w:ascii="Arial" w:hAnsi="Arial" w:cs="Arial"/>
          <w:b/>
          <w:lang w:val="en-GB"/>
        </w:rPr>
        <w:t xml:space="preserve"> </w:t>
      </w:r>
      <w:r w:rsidRPr="00634A57">
        <w:rPr>
          <w:rFonts w:ascii="Arial" w:hAnsi="Arial" w:cs="Arial"/>
          <w:lang w:val="en-GB"/>
        </w:rPr>
        <w:t xml:space="preserve">other than marijuana, providers either failed to document the issue at all or, documented the absence of substance use for 31 (46%) patients. </w:t>
      </w:r>
      <w:r w:rsidR="00F17C94" w:rsidRPr="00634A57">
        <w:rPr>
          <w:rFonts w:ascii="Arial" w:hAnsi="Arial" w:cs="Arial"/>
          <w:lang w:val="en-GB"/>
        </w:rPr>
        <w:t xml:space="preserve">Among </w:t>
      </w:r>
      <w:r w:rsidRPr="00634A57">
        <w:rPr>
          <w:rFonts w:ascii="Arial" w:hAnsi="Arial" w:cs="Arial"/>
          <w:lang w:val="en-GB"/>
        </w:rPr>
        <w:t xml:space="preserve">62 PLWH who reported </w:t>
      </w:r>
      <w:r w:rsidRPr="00634A57">
        <w:rPr>
          <w:rFonts w:ascii="Arial" w:hAnsi="Arial" w:cs="Arial"/>
          <w:bCs/>
          <w:lang w:val="en-GB"/>
        </w:rPr>
        <w:t>missing multiple doses of antiretroviral medications in the prior 4 days, providers documented inadequate adherence for only 17 (27%), did not comment on adherence for 25 (40%), and reported good</w:t>
      </w:r>
      <w:r w:rsidRPr="00634A57">
        <w:rPr>
          <w:rFonts w:ascii="Arial" w:hAnsi="Arial" w:cs="Arial"/>
          <w:lang w:val="en-GB"/>
        </w:rPr>
        <w:t xml:space="preserve"> adherence (“missed no doses,” “&gt;95% adherence,” and “perfect adherence”) for 20 (32%). </w:t>
      </w:r>
      <w:r w:rsidRPr="00634A57">
        <w:rPr>
          <w:rFonts w:ascii="Arial" w:hAnsi="Arial" w:cs="Arial"/>
          <w:b/>
          <w:lang w:val="en-GB"/>
        </w:rPr>
        <w:t xml:space="preserve">This demonstrates the value of PROs to evaluate outcomes such as adherence and mental health/substance use issues that otherwise may be overlooked by providers. </w:t>
      </w:r>
      <w:r w:rsidR="00D00C1B" w:rsidRPr="00634A57">
        <w:rPr>
          <w:rFonts w:ascii="Arial" w:hAnsi="Arial" w:cs="Arial"/>
          <w:lang w:val="en-GB"/>
        </w:rPr>
        <w:t xml:space="preserve">However, it is noted that </w:t>
      </w:r>
      <w:r w:rsidR="00D00C1B" w:rsidRPr="00634A57">
        <w:rPr>
          <w:rFonts w:ascii="Arial" w:hAnsi="Arial" w:cs="Arial"/>
          <w:b/>
          <w:lang w:val="en-GB"/>
        </w:rPr>
        <w:t xml:space="preserve">successful PRO integration in this case was dependent on high-level support from clinic management, selection of PROs clinically relevant to providers, and minimal disruption to clinic flow. </w:t>
      </w:r>
    </w:p>
    <w:p w14:paraId="0481D3F0" w14:textId="271F04FC" w:rsidR="00EF2D69" w:rsidRPr="00634A57" w:rsidRDefault="00EF2D69" w:rsidP="004A5E18">
      <w:pPr>
        <w:pStyle w:val="BodyText"/>
        <w:spacing w:line="240" w:lineRule="auto"/>
        <w:rPr>
          <w:rFonts w:ascii="Arial" w:hAnsi="Arial" w:cs="Arial"/>
        </w:rPr>
      </w:pPr>
      <w:r w:rsidRPr="00634A57">
        <w:rPr>
          <w:rFonts w:ascii="Arial" w:hAnsi="Arial" w:cs="Arial"/>
          <w:b/>
          <w:lang w:val="en-GB"/>
        </w:rPr>
        <w:t>Fredericksen et al. (2016)</w:t>
      </w:r>
      <w:r w:rsidR="003F0743"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 </w:instrText>
      </w:r>
      <w:r w:rsidR="000D2A37"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EN.CITE.DATA </w:instrText>
      </w:r>
      <w:r w:rsidR="000D2A37" w:rsidRPr="00634A57">
        <w:rPr>
          <w:rFonts w:ascii="Arial" w:hAnsi="Arial" w:cs="Arial"/>
          <w:b/>
          <w:lang w:val="en-GB"/>
        </w:rPr>
      </w:r>
      <w:r w:rsidR="000D2A37" w:rsidRPr="00634A57">
        <w:rPr>
          <w:rFonts w:ascii="Arial" w:hAnsi="Arial" w:cs="Arial"/>
          <w:b/>
          <w:lang w:val="en-GB"/>
        </w:rPr>
        <w:fldChar w:fldCharType="end"/>
      </w:r>
      <w:r w:rsidR="003F0743" w:rsidRPr="00634A57">
        <w:rPr>
          <w:rFonts w:ascii="Arial" w:hAnsi="Arial" w:cs="Arial"/>
          <w:b/>
          <w:lang w:val="en-GB"/>
        </w:rPr>
      </w:r>
      <w:r w:rsidR="003F0743" w:rsidRPr="00634A57">
        <w:rPr>
          <w:rFonts w:ascii="Arial" w:hAnsi="Arial" w:cs="Arial"/>
          <w:b/>
          <w:lang w:val="en-GB"/>
        </w:rPr>
        <w:fldChar w:fldCharType="separate"/>
      </w:r>
      <w:r w:rsidR="000D2A37" w:rsidRPr="00634A57">
        <w:rPr>
          <w:rFonts w:ascii="Arial" w:hAnsi="Arial" w:cs="Arial"/>
          <w:b/>
          <w:noProof/>
          <w:vertAlign w:val="superscript"/>
          <w:lang w:val="en-GB"/>
        </w:rPr>
        <w:t>12</w:t>
      </w:r>
      <w:r w:rsidR="003F0743" w:rsidRPr="00634A57">
        <w:rPr>
          <w:rFonts w:ascii="Arial" w:hAnsi="Arial" w:cs="Arial"/>
          <w:b/>
          <w:lang w:val="en-GB"/>
        </w:rPr>
        <w:fldChar w:fldCharType="end"/>
      </w:r>
      <w:r w:rsidRPr="00634A57">
        <w:rPr>
          <w:rFonts w:ascii="Arial" w:hAnsi="Arial" w:cs="Arial"/>
          <w:b/>
          <w:lang w:val="en-GB"/>
        </w:rPr>
        <w:t>:</w:t>
      </w:r>
      <w:r w:rsidRPr="00634A57">
        <w:rPr>
          <w:rFonts w:ascii="Arial" w:hAnsi="Arial" w:cs="Arial"/>
          <w:b/>
        </w:rPr>
        <w:t xml:space="preserve"> </w:t>
      </w:r>
      <w:r w:rsidRPr="00634A57">
        <w:rPr>
          <w:rFonts w:ascii="Arial" w:hAnsi="Arial" w:cs="Arial"/>
        </w:rPr>
        <w:t>A qualitative study to elicit the views of 27 providers was conducted to understand views on PRO implementation from HIV and community health clinics.</w:t>
      </w:r>
      <w:r w:rsidR="00F17C94" w:rsidRPr="00634A57">
        <w:rPr>
          <w:rFonts w:ascii="Arial" w:hAnsi="Arial" w:cs="Arial"/>
        </w:rPr>
        <w:t xml:space="preserve"> </w:t>
      </w:r>
      <w:r w:rsidRPr="00634A57">
        <w:rPr>
          <w:rFonts w:ascii="Arial" w:hAnsi="Arial" w:cs="Arial"/>
        </w:rPr>
        <w:t xml:space="preserve">One benefit cited was that PROs help to </w:t>
      </w:r>
      <w:r w:rsidR="00F17C94" w:rsidRPr="00634A57">
        <w:rPr>
          <w:rFonts w:ascii="Arial" w:hAnsi="Arial" w:cs="Arial"/>
        </w:rPr>
        <w:t>i</w:t>
      </w:r>
      <w:r w:rsidRPr="00634A57">
        <w:rPr>
          <w:rFonts w:ascii="Arial" w:hAnsi="Arial" w:cs="Arial"/>
        </w:rPr>
        <w:t xml:space="preserve">dentify less-observable and difficult-to-discuss behaviors and conditions. Two-thirds of providers described PROs as a useful tool to identify problems ‘that might have otherwise been minimized or omitted by the patient’. Almost all providers mentioned the identification of depression and suicidal ideation as a valued benefit of </w:t>
      </w:r>
      <w:proofErr w:type="spellStart"/>
      <w:r w:rsidRPr="00634A57">
        <w:rPr>
          <w:rFonts w:ascii="Arial" w:hAnsi="Arial" w:cs="Arial"/>
        </w:rPr>
        <w:t>PROs.</w:t>
      </w:r>
      <w:proofErr w:type="spellEnd"/>
      <w:r w:rsidRPr="00634A57">
        <w:rPr>
          <w:rFonts w:ascii="Arial" w:hAnsi="Arial" w:cs="Arial"/>
        </w:rPr>
        <w:t xml:space="preserve"> It was suggested that PROs helped patients to raise issues that may not be easily offered due to social desirability issues. One provider described how PROs are “triangulating the communication dynamic, allowing for reprieve from direct eye contact as both parties review the PRO results on a computer screen or on paper, creating a sense of objectivity and teamwork in discussion of the content.”</w:t>
      </w:r>
    </w:p>
    <w:p w14:paraId="03AC5E2E" w14:textId="25DD68A3" w:rsidR="00EF2D69" w:rsidRPr="00634A57" w:rsidRDefault="00EF2D69" w:rsidP="004A5E18">
      <w:pPr>
        <w:autoSpaceDE w:val="0"/>
        <w:autoSpaceDN w:val="0"/>
        <w:adjustRightInd w:val="0"/>
        <w:spacing w:before="60" w:after="180"/>
        <w:rPr>
          <w:rFonts w:ascii="Arial" w:hAnsi="Arial" w:cs="Arial"/>
          <w:b/>
        </w:rPr>
      </w:pPr>
      <w:r w:rsidRPr="00634A57">
        <w:rPr>
          <w:rFonts w:ascii="Arial" w:hAnsi="Arial" w:cs="Arial"/>
          <w:b/>
        </w:rPr>
        <w:t>Several providers described being surprised by the PRO results</w:t>
      </w:r>
      <w:r w:rsidR="00033CDF" w:rsidRPr="00634A57">
        <w:rPr>
          <w:rFonts w:ascii="Arial" w:hAnsi="Arial" w:cs="Arial"/>
          <w:b/>
        </w:rPr>
        <w:t>:</w:t>
      </w:r>
    </w:p>
    <w:p w14:paraId="06A5C2D6" w14:textId="77777777" w:rsidR="00EF2D69" w:rsidRPr="00634A57" w:rsidRDefault="00EF2D69" w:rsidP="004A5E18">
      <w:pPr>
        <w:autoSpaceDE w:val="0"/>
        <w:autoSpaceDN w:val="0"/>
        <w:adjustRightInd w:val="0"/>
        <w:spacing w:before="60" w:after="60"/>
        <w:ind w:left="720"/>
        <w:rPr>
          <w:rFonts w:ascii="Arial" w:hAnsi="Arial" w:cs="Arial"/>
          <w:i/>
        </w:rPr>
      </w:pPr>
      <w:r w:rsidRPr="00634A57">
        <w:rPr>
          <w:rFonts w:ascii="Arial" w:hAnsi="Arial" w:cs="Arial"/>
          <w:i/>
        </w:rPr>
        <w:t>“Getting a printout that said “your patient is feeling suicidal” essentially was like “Whoa! I didn’t expect this!” (Physician, Seattle)”</w:t>
      </w:r>
    </w:p>
    <w:p w14:paraId="20304118" w14:textId="77777777" w:rsidR="00EF2D69" w:rsidRPr="00634A57" w:rsidRDefault="00EF2D69" w:rsidP="004A5E18">
      <w:pPr>
        <w:autoSpaceDE w:val="0"/>
        <w:autoSpaceDN w:val="0"/>
        <w:adjustRightInd w:val="0"/>
        <w:spacing w:before="60" w:after="60"/>
        <w:ind w:left="720"/>
        <w:rPr>
          <w:rFonts w:ascii="Arial" w:hAnsi="Arial" w:cs="Arial"/>
          <w:i/>
        </w:rPr>
      </w:pPr>
      <w:r w:rsidRPr="00634A57">
        <w:rPr>
          <w:rFonts w:ascii="Arial" w:hAnsi="Arial" w:cs="Arial"/>
          <w:i/>
        </w:rPr>
        <w:t>“Today, the patient sat down [and] said, “Yeah, things are okay, I’m just not sleeping good.” But when I looked at the PROs that he had just answered, he was suicidal a couple of times last week. (Physician, San Diego)”</w:t>
      </w:r>
    </w:p>
    <w:p w14:paraId="763DF5C8" w14:textId="77777777" w:rsidR="00EF2D69" w:rsidRPr="00634A57" w:rsidRDefault="00EF2D69" w:rsidP="004A5E18">
      <w:pPr>
        <w:autoSpaceDE w:val="0"/>
        <w:autoSpaceDN w:val="0"/>
        <w:adjustRightInd w:val="0"/>
        <w:spacing w:before="180" w:after="180"/>
        <w:rPr>
          <w:rFonts w:ascii="Arial" w:hAnsi="Arial" w:cs="Arial"/>
        </w:rPr>
      </w:pPr>
      <w:r w:rsidRPr="00634A57">
        <w:rPr>
          <w:rFonts w:ascii="Arial" w:hAnsi="Arial" w:cs="Arial"/>
        </w:rPr>
        <w:t xml:space="preserve">Several providers interviewed described how they believed </w:t>
      </w:r>
      <w:r w:rsidRPr="00634A57">
        <w:rPr>
          <w:rFonts w:ascii="Arial" w:hAnsi="Arial" w:cs="Arial"/>
          <w:b/>
        </w:rPr>
        <w:t>PROs had provided an efficient inventory of recent substance use</w:t>
      </w:r>
      <w:r w:rsidRPr="00634A57">
        <w:rPr>
          <w:rFonts w:ascii="Arial" w:hAnsi="Arial" w:cs="Arial"/>
        </w:rPr>
        <w:t xml:space="preserve">, identifying nature and frequency of use, and acting as a conversation-starter: </w:t>
      </w:r>
    </w:p>
    <w:p w14:paraId="420ADF1C" w14:textId="2F0070CA" w:rsidR="00EF2D69" w:rsidRPr="00634A57" w:rsidRDefault="00EF2D69" w:rsidP="004A5E18">
      <w:pPr>
        <w:autoSpaceDE w:val="0"/>
        <w:autoSpaceDN w:val="0"/>
        <w:adjustRightInd w:val="0"/>
        <w:spacing w:before="60" w:after="180"/>
        <w:ind w:left="720"/>
        <w:rPr>
          <w:rFonts w:ascii="Arial" w:hAnsi="Arial" w:cs="Arial"/>
          <w:i/>
        </w:rPr>
      </w:pPr>
      <w:r w:rsidRPr="00634A57">
        <w:rPr>
          <w:rFonts w:ascii="Arial" w:hAnsi="Arial" w:cs="Arial"/>
          <w:i/>
        </w:rPr>
        <w:t>“Who has the time to ask about all of the types of drugs that people use? [The PROs] right away give you the spectrum of what people are using…from there you can structure the conversation. (Physician, San Diego)</w:t>
      </w:r>
    </w:p>
    <w:p w14:paraId="3EF3CD93" w14:textId="77777777" w:rsidR="00D90268" w:rsidRPr="00634A57" w:rsidRDefault="00D90268" w:rsidP="00D90268">
      <w:pPr>
        <w:autoSpaceDE w:val="0"/>
        <w:autoSpaceDN w:val="0"/>
        <w:adjustRightInd w:val="0"/>
        <w:spacing w:before="0" w:after="0"/>
        <w:ind w:left="720"/>
        <w:rPr>
          <w:rFonts w:ascii="Arial" w:hAnsi="Arial" w:cs="Arial"/>
          <w:i/>
        </w:rPr>
      </w:pPr>
    </w:p>
    <w:p w14:paraId="2F2B90B5" w14:textId="77777777" w:rsidR="00707C4A" w:rsidRPr="009F669C" w:rsidRDefault="00707C4A"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116" w:name="_Toc49863471"/>
      <w:r w:rsidRPr="009F669C">
        <w:rPr>
          <w:rFonts w:ascii="Arial" w:eastAsiaTheme="majorEastAsia" w:hAnsi="Arial" w:cs="Times New Roman (Headings CS)"/>
          <w:b/>
          <w:bCs/>
          <w:color w:val="4472C4" w:themeColor="accent1"/>
          <w:sz w:val="28"/>
          <w:szCs w:val="26"/>
        </w:rPr>
        <w:lastRenderedPageBreak/>
        <w:t>Evidence from Other Disease Areas</w:t>
      </w:r>
      <w:bookmarkEnd w:id="116"/>
    </w:p>
    <w:p w14:paraId="3F25BB21" w14:textId="76BCF2A7" w:rsidR="00307409" w:rsidRPr="00634A57" w:rsidRDefault="007757B1" w:rsidP="004A5E18">
      <w:pPr>
        <w:pStyle w:val="NormalWeb"/>
        <w:spacing w:before="60" w:beforeAutospacing="0" w:after="180" w:afterAutospacing="0"/>
        <w:rPr>
          <w:rFonts w:ascii="Arial" w:hAnsi="Arial" w:cs="Arial"/>
          <w:sz w:val="22"/>
          <w:szCs w:val="22"/>
        </w:rPr>
      </w:pPr>
      <w:r w:rsidRPr="00634A57">
        <w:rPr>
          <w:rFonts w:ascii="Arial" w:hAnsi="Arial" w:cs="Arial"/>
          <w:b/>
          <w:sz w:val="22"/>
          <w:szCs w:val="22"/>
          <w:lang w:val="en-GB"/>
        </w:rPr>
        <w:t>Chen et al. (2013)</w:t>
      </w:r>
      <w:r w:rsidRPr="00634A57">
        <w:rPr>
          <w:rFonts w:ascii="Arial" w:hAnsi="Arial" w:cs="Arial"/>
          <w:b/>
          <w:sz w:val="22"/>
          <w:szCs w:val="22"/>
          <w:lang w:val="en-GB"/>
        </w:rPr>
        <w:fldChar w:fldCharType="begin"/>
      </w:r>
      <w:r w:rsidR="00A8178C" w:rsidRPr="00634A57">
        <w:rPr>
          <w:rFonts w:ascii="Arial" w:hAnsi="Arial" w:cs="Arial"/>
          <w:b/>
          <w:sz w:val="22"/>
          <w:szCs w:val="22"/>
          <w:lang w:val="en-GB"/>
        </w:rPr>
        <w:instrText xml:space="preserve"> ADDIN EN.CITE &lt;EndNote&gt;&lt;Cite&gt;&lt;Author&gt;Chen&lt;/Author&gt;&lt;Year&gt;2013&lt;/Year&gt;&lt;RecNum&gt;1097&lt;/RecNum&gt;&lt;DisplayText&gt;&lt;style face="superscript"&gt;29&lt;/style&gt;&lt;/DisplayText&gt;&lt;record&gt;&lt;rec-number&gt;1097&lt;/rec-number&gt;&lt;foreign-keys&gt;&lt;key app="EN" db-id="92rrzf922vddp7e2dw9p9vv422e0tp5s50ws" timestamp="1579730403"&gt;1097&lt;/key&gt;&lt;/foreign-keys&gt;&lt;ref-type name="Journal Article"&gt;17&lt;/ref-type&gt;&lt;contributors&gt;&lt;authors&gt;&lt;author&gt;Chen, J.&lt;/author&gt;&lt;author&gt;Ou, L.&lt;/author&gt;&lt;author&gt;Hollis, S. J.&lt;/author&gt;&lt;/authors&gt;&lt;/contributors&gt;&lt;auth-address&gt;The Simpson Centre for Health Services Research, South Western Sydney Clinical School, University of New South Wales, Liverpool 2170NSW, Australia. jackchen@unsw.edu.au&lt;/auth-address&gt;&lt;titles&gt;&lt;title&gt;A systematic review of the impact of routine collection of patient reported outcome measures on patients, providers and health organisations in an oncologic setting&lt;/title&gt;&lt;secondary-title&gt;BMC Health Serv Res&lt;/secondary-title&gt;&lt;/titles&gt;&lt;periodical&gt;&lt;full-title&gt;BMC Health Serv Res&lt;/full-title&gt;&lt;abbr-1&gt;BMC health services research&lt;/abbr-1&gt;&lt;/periodical&gt;&lt;pages&gt;211&lt;/pages&gt;&lt;volume&gt;13&lt;/volume&gt;&lt;keywords&gt;&lt;keyword&gt;Evidence-Based Medicine/organization &amp;amp; administration&lt;/keyword&gt;&lt;keyword&gt;Humans&lt;/keyword&gt;&lt;keyword&gt;Neoplasms/diagnosis/*therapy&lt;/keyword&gt;&lt;keyword&gt;*Outcome Assessment (Health Care)&lt;/keyword&gt;&lt;keyword&gt;Patient Satisfaction&lt;/keyword&gt;&lt;keyword&gt;*Physician-Patient Relations&lt;/keyword&gt;&lt;keyword&gt;Practice Guidelines as Topic&lt;/keyword&gt;&lt;keyword&gt;Qualitative Research&lt;/keyword&gt;&lt;keyword&gt;*Quality Indicators, Health Care&lt;/keyword&gt;&lt;keyword&gt;Self Report&lt;/keyword&gt;&lt;keyword&gt;Treatment Outcome&lt;/keyword&gt;&lt;/keywords&gt;&lt;dates&gt;&lt;year&gt;2013&lt;/year&gt;&lt;/dates&gt;&lt;isbn&gt;1472-6963 (Electronic)&amp;#xD;1472-6963 (Linking)&lt;/isbn&gt;&lt;accession-num&gt;23758898&lt;/accession-num&gt;&lt;urls&gt;&lt;related-urls&gt;&lt;url&gt;http://www.ncbi.nlm.nih.gov/pubmed/23758898&lt;/url&gt;&lt;/related-urls&gt;&lt;/urls&gt;&lt;custom2&gt;PMC3700832&lt;/custom2&gt;&lt;electronic-resource-num&gt;10.1186/1472-6963-13-211&lt;/electronic-resource-num&gt;&lt;/record&gt;&lt;/Cite&gt;&lt;/EndNote&gt;</w:instrText>
      </w:r>
      <w:r w:rsidRPr="00634A57">
        <w:rPr>
          <w:rFonts w:ascii="Arial" w:hAnsi="Arial" w:cs="Arial"/>
          <w:b/>
          <w:sz w:val="22"/>
          <w:szCs w:val="22"/>
          <w:lang w:val="en-GB"/>
        </w:rPr>
        <w:fldChar w:fldCharType="separate"/>
      </w:r>
      <w:r w:rsidR="00A8178C" w:rsidRPr="00634A57">
        <w:rPr>
          <w:rFonts w:ascii="Arial" w:hAnsi="Arial" w:cs="Arial"/>
          <w:b/>
          <w:noProof/>
          <w:sz w:val="22"/>
          <w:szCs w:val="22"/>
          <w:vertAlign w:val="superscript"/>
          <w:lang w:val="en-GB"/>
        </w:rPr>
        <w:t>29</w:t>
      </w:r>
      <w:r w:rsidRPr="00634A57">
        <w:rPr>
          <w:rFonts w:ascii="Arial" w:hAnsi="Arial" w:cs="Arial"/>
          <w:b/>
          <w:sz w:val="22"/>
          <w:szCs w:val="22"/>
          <w:lang w:val="en-GB"/>
        </w:rPr>
        <w:fldChar w:fldCharType="end"/>
      </w:r>
      <w:r w:rsidRPr="00634A57">
        <w:rPr>
          <w:rFonts w:ascii="Arial" w:hAnsi="Arial" w:cs="Arial"/>
          <w:b/>
          <w:sz w:val="22"/>
          <w:szCs w:val="22"/>
          <w:lang w:val="en-GB"/>
        </w:rPr>
        <w:t xml:space="preserve">: </w:t>
      </w:r>
      <w:r w:rsidR="00033CDF" w:rsidRPr="00634A57">
        <w:rPr>
          <w:rFonts w:ascii="Arial" w:hAnsi="Arial" w:cs="Arial"/>
          <w:bCs/>
          <w:sz w:val="22"/>
          <w:szCs w:val="22"/>
          <w:lang w:val="en-GB"/>
        </w:rPr>
        <w:t xml:space="preserve">In this systemic </w:t>
      </w:r>
      <w:r w:rsidRPr="00634A57">
        <w:rPr>
          <w:rFonts w:ascii="Arial" w:hAnsi="Arial" w:cs="Arial"/>
          <w:bCs/>
          <w:sz w:val="22"/>
          <w:szCs w:val="22"/>
          <w:lang w:val="en-GB"/>
        </w:rPr>
        <w:t>review of 27 studies in cancer care</w:t>
      </w:r>
      <w:r w:rsidR="00033CDF" w:rsidRPr="00634A57">
        <w:rPr>
          <w:rFonts w:ascii="Arial" w:hAnsi="Arial" w:cs="Arial"/>
          <w:bCs/>
          <w:sz w:val="22"/>
          <w:szCs w:val="22"/>
          <w:lang w:val="en-GB"/>
        </w:rPr>
        <w:t>, 16</w:t>
      </w:r>
      <w:r w:rsidR="00A86F50" w:rsidRPr="00634A57">
        <w:rPr>
          <w:rFonts w:ascii="Arial" w:hAnsi="Arial" w:cs="Arial"/>
          <w:bCs/>
          <w:sz w:val="22"/>
          <w:szCs w:val="22"/>
          <w:lang w:val="en-GB"/>
        </w:rPr>
        <w:t xml:space="preserve"> studies reported results related to detection of unrecognized problems. </w:t>
      </w:r>
      <w:r w:rsidR="00A86F50" w:rsidRPr="00634A57">
        <w:rPr>
          <w:rFonts w:ascii="Arial" w:hAnsi="Arial" w:cs="Arial"/>
          <w:b/>
          <w:bCs/>
          <w:sz w:val="22"/>
          <w:szCs w:val="22"/>
          <w:lang w:val="en-GB"/>
        </w:rPr>
        <w:t>Of the</w:t>
      </w:r>
      <w:r w:rsidR="00033CDF" w:rsidRPr="00634A57">
        <w:rPr>
          <w:rFonts w:ascii="Arial" w:hAnsi="Arial" w:cs="Arial"/>
          <w:b/>
          <w:bCs/>
          <w:sz w:val="22"/>
          <w:szCs w:val="22"/>
          <w:lang w:val="en-GB"/>
        </w:rPr>
        <w:t>se</w:t>
      </w:r>
      <w:r w:rsidR="00A86F50" w:rsidRPr="00634A57">
        <w:rPr>
          <w:rFonts w:ascii="Arial" w:hAnsi="Arial" w:cs="Arial"/>
          <w:b/>
          <w:bCs/>
          <w:sz w:val="22"/>
          <w:szCs w:val="22"/>
          <w:lang w:val="en-GB"/>
        </w:rPr>
        <w:t xml:space="preserve"> </w:t>
      </w:r>
      <w:r w:rsidR="00033CDF" w:rsidRPr="00634A57">
        <w:rPr>
          <w:rFonts w:ascii="Arial" w:hAnsi="Arial" w:cs="Arial"/>
          <w:b/>
          <w:bCs/>
          <w:sz w:val="22"/>
          <w:szCs w:val="22"/>
          <w:lang w:val="en-GB"/>
        </w:rPr>
        <w:t xml:space="preserve">16, </w:t>
      </w:r>
      <w:r w:rsidR="00A86F50" w:rsidRPr="00634A57">
        <w:rPr>
          <w:rFonts w:ascii="Arial" w:hAnsi="Arial" w:cs="Arial"/>
          <w:b/>
          <w:bCs/>
          <w:sz w:val="22"/>
          <w:szCs w:val="22"/>
          <w:lang w:val="en-GB"/>
        </w:rPr>
        <w:t>15 reported</w:t>
      </w:r>
      <w:r w:rsidR="00A86F50" w:rsidRPr="00634A57">
        <w:rPr>
          <w:rFonts w:ascii="Arial" w:eastAsiaTheme="minorHAnsi" w:hAnsi="Arial" w:cs="Arial"/>
          <w:b/>
          <w:sz w:val="22"/>
          <w:szCs w:val="22"/>
        </w:rPr>
        <w:t xml:space="preserve"> either a strong or moderate positive impact on detecting un</w:t>
      </w:r>
      <w:r w:rsidR="00033CDF" w:rsidRPr="00634A57">
        <w:rPr>
          <w:rFonts w:ascii="Arial" w:eastAsiaTheme="minorHAnsi" w:hAnsi="Arial" w:cs="Arial"/>
          <w:b/>
          <w:sz w:val="22"/>
          <w:szCs w:val="22"/>
        </w:rPr>
        <w:t>recognize</w:t>
      </w:r>
      <w:r w:rsidR="00A86F50" w:rsidRPr="00634A57">
        <w:rPr>
          <w:rFonts w:ascii="Arial" w:eastAsiaTheme="minorHAnsi" w:hAnsi="Arial" w:cs="Arial"/>
          <w:b/>
          <w:sz w:val="22"/>
          <w:szCs w:val="22"/>
        </w:rPr>
        <w:t>d problems.</w:t>
      </w:r>
      <w:r w:rsidR="00A86F50" w:rsidRPr="00634A57">
        <w:rPr>
          <w:rFonts w:ascii="Arial" w:eastAsiaTheme="minorHAnsi" w:hAnsi="Arial" w:cs="Arial"/>
          <w:sz w:val="22"/>
          <w:szCs w:val="22"/>
        </w:rPr>
        <w:t xml:space="preserve"> </w:t>
      </w:r>
      <w:r w:rsidRPr="00634A57">
        <w:rPr>
          <w:rFonts w:ascii="Arial" w:hAnsi="Arial" w:cs="Arial"/>
          <w:bCs/>
          <w:sz w:val="22"/>
          <w:szCs w:val="22"/>
          <w:lang w:val="en-GB"/>
        </w:rPr>
        <w:t xml:space="preserve">There was evidence that it </w:t>
      </w:r>
      <w:r w:rsidRPr="00634A57">
        <w:rPr>
          <w:rFonts w:ascii="Arial" w:hAnsi="Arial" w:cs="Arial"/>
          <w:b/>
          <w:sz w:val="22"/>
          <w:szCs w:val="22"/>
          <w:lang w:val="en-GB"/>
        </w:rPr>
        <w:t>improved the monitoring of treatment response</w:t>
      </w:r>
      <w:r w:rsidR="00A86F50" w:rsidRPr="00634A57">
        <w:rPr>
          <w:rFonts w:ascii="Arial" w:hAnsi="Arial" w:cs="Arial"/>
          <w:b/>
          <w:sz w:val="22"/>
          <w:szCs w:val="22"/>
          <w:lang w:val="en-GB"/>
        </w:rPr>
        <w:t>.</w:t>
      </w:r>
      <w:r w:rsidRPr="00634A57">
        <w:rPr>
          <w:rFonts w:ascii="Arial" w:hAnsi="Arial" w:cs="Arial"/>
          <w:b/>
          <w:sz w:val="22"/>
          <w:szCs w:val="22"/>
          <w:lang w:val="en-GB"/>
        </w:rPr>
        <w:t xml:space="preserve"> </w:t>
      </w:r>
      <w:r w:rsidR="007829B5" w:rsidRPr="00634A57">
        <w:rPr>
          <w:rFonts w:ascii="Arial" w:eastAsiaTheme="minorHAnsi" w:hAnsi="Arial" w:cs="Arial"/>
          <w:sz w:val="22"/>
          <w:szCs w:val="22"/>
        </w:rPr>
        <w:t xml:space="preserve">Of </w:t>
      </w:r>
      <w:r w:rsidR="00A86F50" w:rsidRPr="00634A57">
        <w:rPr>
          <w:rFonts w:ascii="Arial" w:eastAsiaTheme="minorHAnsi" w:hAnsi="Arial" w:cs="Arial"/>
          <w:sz w:val="22"/>
          <w:szCs w:val="22"/>
        </w:rPr>
        <w:t xml:space="preserve">17 studies </w:t>
      </w:r>
      <w:r w:rsidR="007829B5" w:rsidRPr="00634A57">
        <w:rPr>
          <w:rFonts w:ascii="Arial" w:eastAsiaTheme="minorHAnsi" w:hAnsi="Arial" w:cs="Arial"/>
          <w:sz w:val="22"/>
          <w:szCs w:val="22"/>
        </w:rPr>
        <w:t>with</w:t>
      </w:r>
      <w:r w:rsidR="00A86F50" w:rsidRPr="00634A57">
        <w:rPr>
          <w:rFonts w:ascii="Arial" w:eastAsiaTheme="minorHAnsi" w:hAnsi="Arial" w:cs="Arial"/>
          <w:sz w:val="22"/>
          <w:szCs w:val="22"/>
        </w:rPr>
        <w:t xml:space="preserve"> results of changes to patient management, 13 reported either a </w:t>
      </w:r>
      <w:r w:rsidR="007829B5" w:rsidRPr="00634A57">
        <w:rPr>
          <w:rFonts w:ascii="Arial" w:eastAsiaTheme="minorHAnsi" w:hAnsi="Arial" w:cs="Arial"/>
          <w:sz w:val="22"/>
          <w:szCs w:val="22"/>
        </w:rPr>
        <w:t>“</w:t>
      </w:r>
      <w:r w:rsidR="00A86F50" w:rsidRPr="00634A57">
        <w:rPr>
          <w:rFonts w:ascii="Arial" w:eastAsiaTheme="minorHAnsi" w:hAnsi="Arial" w:cs="Arial"/>
          <w:sz w:val="22"/>
          <w:szCs w:val="22"/>
        </w:rPr>
        <w:t>strong or modest positive effect</w:t>
      </w:r>
      <w:r w:rsidR="007829B5" w:rsidRPr="00634A57">
        <w:rPr>
          <w:rFonts w:ascii="Arial" w:eastAsiaTheme="minorHAnsi" w:hAnsi="Arial" w:cs="Arial"/>
          <w:sz w:val="22"/>
          <w:szCs w:val="22"/>
        </w:rPr>
        <w:t xml:space="preserve">”, </w:t>
      </w:r>
      <w:r w:rsidR="00A86F50" w:rsidRPr="00634A57">
        <w:rPr>
          <w:rFonts w:ascii="Arial" w:eastAsiaTheme="minorHAnsi" w:hAnsi="Arial" w:cs="Arial"/>
          <w:sz w:val="22"/>
          <w:szCs w:val="22"/>
        </w:rPr>
        <w:t xml:space="preserve">4 </w:t>
      </w:r>
      <w:r w:rsidR="007829B5" w:rsidRPr="00634A57">
        <w:rPr>
          <w:rFonts w:ascii="Arial" w:eastAsiaTheme="minorHAnsi" w:hAnsi="Arial" w:cs="Arial"/>
          <w:sz w:val="22"/>
          <w:szCs w:val="22"/>
        </w:rPr>
        <w:t>found none</w:t>
      </w:r>
      <w:r w:rsidR="00A86F50" w:rsidRPr="00634A57">
        <w:rPr>
          <w:rFonts w:ascii="Arial" w:eastAsiaTheme="minorHAnsi" w:hAnsi="Arial" w:cs="Arial"/>
          <w:sz w:val="22"/>
          <w:szCs w:val="22"/>
        </w:rPr>
        <w:t xml:space="preserve">. </w:t>
      </w:r>
      <w:r w:rsidR="007829B5" w:rsidRPr="00634A57">
        <w:rPr>
          <w:rFonts w:ascii="Arial" w:eastAsiaTheme="minorHAnsi" w:hAnsi="Arial" w:cs="Arial"/>
          <w:sz w:val="22"/>
          <w:szCs w:val="22"/>
        </w:rPr>
        <w:t>Some</w:t>
      </w:r>
      <w:r w:rsidR="00307409" w:rsidRPr="00634A57">
        <w:rPr>
          <w:rFonts w:ascii="Arial" w:eastAsiaTheme="minorHAnsi" w:hAnsi="Arial" w:cs="Arial"/>
          <w:sz w:val="22"/>
          <w:szCs w:val="22"/>
        </w:rPr>
        <w:t xml:space="preserve"> of the studies </w:t>
      </w:r>
      <w:r w:rsidR="007829B5" w:rsidRPr="00634A57">
        <w:rPr>
          <w:rFonts w:ascii="Arial" w:eastAsiaTheme="minorHAnsi" w:hAnsi="Arial" w:cs="Arial"/>
          <w:sz w:val="22"/>
          <w:szCs w:val="22"/>
        </w:rPr>
        <w:t>suggested</w:t>
      </w:r>
      <w:r w:rsidR="00307409" w:rsidRPr="00634A57">
        <w:rPr>
          <w:rFonts w:ascii="Arial" w:eastAsiaTheme="minorHAnsi" w:hAnsi="Arial" w:cs="Arial"/>
          <w:sz w:val="22"/>
          <w:szCs w:val="22"/>
        </w:rPr>
        <w:t xml:space="preserve"> that the success of PROs as an intervention may be dependent on </w:t>
      </w:r>
      <w:r w:rsidR="00D85DDD" w:rsidRPr="00634A57">
        <w:rPr>
          <w:rFonts w:ascii="Arial" w:eastAsiaTheme="minorHAnsi" w:hAnsi="Arial" w:cs="Arial"/>
          <w:sz w:val="22"/>
          <w:szCs w:val="22"/>
        </w:rPr>
        <w:t xml:space="preserve">the availability of “simple, clear, graphical and longitudinal meaningful interpretation of results”, the involvement of multiple stakeholders, and </w:t>
      </w:r>
      <w:r w:rsidR="007829B5" w:rsidRPr="00634A57">
        <w:rPr>
          <w:rFonts w:ascii="Arial" w:eastAsiaTheme="minorHAnsi" w:hAnsi="Arial" w:cs="Arial"/>
          <w:sz w:val="22"/>
          <w:szCs w:val="22"/>
        </w:rPr>
        <w:t>health professional training.</w:t>
      </w:r>
      <w:r w:rsidR="00307409" w:rsidRPr="00634A57">
        <w:rPr>
          <w:rFonts w:ascii="Arial" w:hAnsi="Arial" w:cs="Arial"/>
          <w:sz w:val="22"/>
          <w:szCs w:val="22"/>
        </w:rPr>
        <w:t xml:space="preserve"> </w:t>
      </w:r>
    </w:p>
    <w:p w14:paraId="61E820D1" w14:textId="6226BE73" w:rsidR="005D11D7" w:rsidRPr="00634A57" w:rsidRDefault="005D11D7" w:rsidP="004A5E18">
      <w:pPr>
        <w:pStyle w:val="NormalWeb"/>
        <w:spacing w:before="60" w:beforeAutospacing="0" w:after="180" w:afterAutospacing="0"/>
        <w:rPr>
          <w:rFonts w:ascii="Arial" w:hAnsi="Arial" w:cs="Arial"/>
          <w:sz w:val="22"/>
          <w:szCs w:val="22"/>
          <w:lang w:val="en-GB"/>
        </w:rPr>
      </w:pPr>
      <w:r w:rsidRPr="00634A57">
        <w:rPr>
          <w:rFonts w:ascii="Arial" w:hAnsi="Arial" w:cs="Arial"/>
          <w:b/>
          <w:sz w:val="22"/>
          <w:szCs w:val="22"/>
          <w:lang w:val="en-GB"/>
        </w:rPr>
        <w:t>Barr et al. (2020)</w:t>
      </w:r>
      <w:r w:rsidRPr="00634A57">
        <w:rPr>
          <w:rFonts w:ascii="Arial" w:hAnsi="Arial" w:cs="Arial"/>
          <w:b/>
          <w:sz w:val="22"/>
          <w:szCs w:val="22"/>
          <w:lang w:val="en-GB"/>
        </w:rPr>
        <w:fldChar w:fldCharType="begin">
          <w:fldData xml:space="preserve">PEVuZE5vdGU+PENpdGU+PEF1dGhvcj5CYXJyPC9BdXRob3I+PFllYXI+MjAyMDwvWWVhcj48UmVj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</w:fldData>
        </w:fldChar>
      </w:r>
      <w:r w:rsidR="00A8178C" w:rsidRPr="00634A57">
        <w:rPr>
          <w:rFonts w:ascii="Arial" w:hAnsi="Arial" w:cs="Arial"/>
          <w:b/>
          <w:sz w:val="22"/>
          <w:szCs w:val="22"/>
          <w:lang w:val="en-GB"/>
        </w:rPr>
        <w:instrText xml:space="preserve"> ADDIN EN.CITE </w:instrText>
      </w:r>
      <w:r w:rsidR="00A8178C" w:rsidRPr="00634A57">
        <w:rPr>
          <w:rFonts w:ascii="Arial" w:hAnsi="Arial" w:cs="Arial"/>
          <w:b/>
          <w:sz w:val="22"/>
          <w:szCs w:val="22"/>
          <w:lang w:val="en-GB"/>
        </w:rPr>
        <w:fldChar w:fldCharType="begin">
          <w:fldData xml:space="preserve">PEVuZE5vdGU+PENpdGU+PEF1dGhvcj5CYXJyPC9BdXRob3I+PFllYXI+MjAyMDwvWWVhcj48UmVj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</w:fldData>
        </w:fldChar>
      </w:r>
      <w:r w:rsidR="00A8178C" w:rsidRPr="00634A57">
        <w:rPr>
          <w:rFonts w:ascii="Arial" w:hAnsi="Arial" w:cs="Arial"/>
          <w:b/>
          <w:sz w:val="22"/>
          <w:szCs w:val="22"/>
          <w:lang w:val="en-GB"/>
        </w:rPr>
        <w:instrText xml:space="preserve"> ADDIN EN.CITE.DATA </w:instrText>
      </w:r>
      <w:r w:rsidR="00A8178C" w:rsidRPr="00634A57">
        <w:rPr>
          <w:rFonts w:ascii="Arial" w:hAnsi="Arial" w:cs="Arial"/>
          <w:b/>
          <w:sz w:val="22"/>
          <w:szCs w:val="22"/>
          <w:lang w:val="en-GB"/>
        </w:rPr>
      </w:r>
      <w:r w:rsidR="00A8178C" w:rsidRPr="00634A57">
        <w:rPr>
          <w:rFonts w:ascii="Arial" w:hAnsi="Arial" w:cs="Arial"/>
          <w:b/>
          <w:sz w:val="22"/>
          <w:szCs w:val="22"/>
          <w:lang w:val="en-GB"/>
        </w:rPr>
        <w:fldChar w:fldCharType="end"/>
      </w:r>
      <w:r w:rsidRPr="00634A57">
        <w:rPr>
          <w:rFonts w:ascii="Arial" w:hAnsi="Arial" w:cs="Arial"/>
          <w:b/>
          <w:sz w:val="22"/>
          <w:szCs w:val="22"/>
          <w:lang w:val="en-GB"/>
        </w:rPr>
      </w:r>
      <w:r w:rsidRPr="00634A57">
        <w:rPr>
          <w:rFonts w:ascii="Arial" w:hAnsi="Arial" w:cs="Arial"/>
          <w:b/>
          <w:sz w:val="22"/>
          <w:szCs w:val="22"/>
          <w:lang w:val="en-GB"/>
        </w:rPr>
        <w:fldChar w:fldCharType="separate"/>
      </w:r>
      <w:r w:rsidR="00A8178C" w:rsidRPr="00634A57">
        <w:rPr>
          <w:rFonts w:ascii="Arial" w:hAnsi="Arial" w:cs="Arial"/>
          <w:b/>
          <w:noProof/>
          <w:sz w:val="22"/>
          <w:szCs w:val="22"/>
          <w:vertAlign w:val="superscript"/>
          <w:lang w:val="en-GB"/>
        </w:rPr>
        <w:t>24</w:t>
      </w:r>
      <w:r w:rsidRPr="00634A57">
        <w:rPr>
          <w:rFonts w:ascii="Arial" w:hAnsi="Arial" w:cs="Arial"/>
          <w:b/>
          <w:sz w:val="22"/>
          <w:szCs w:val="22"/>
          <w:lang w:val="en-GB"/>
        </w:rPr>
        <w:fldChar w:fldCharType="end"/>
      </w:r>
      <w:r w:rsidRPr="00634A57">
        <w:rPr>
          <w:rFonts w:ascii="Arial" w:hAnsi="Arial" w:cs="Arial"/>
          <w:b/>
          <w:sz w:val="22"/>
          <w:szCs w:val="22"/>
          <w:lang w:val="en-GB"/>
        </w:rPr>
        <w:t xml:space="preserve">: </w:t>
      </w:r>
      <w:r w:rsidRPr="00634A57">
        <w:rPr>
          <w:rFonts w:ascii="Arial" w:hAnsi="Arial" w:cs="Arial"/>
          <w:sz w:val="22"/>
          <w:szCs w:val="22"/>
          <w:lang w:val="en-GB"/>
        </w:rPr>
        <w:t>In this study of older adults in primary care in 14 clinics in the U</w:t>
      </w:r>
      <w:r w:rsidR="007A47C7" w:rsidRPr="00634A57">
        <w:rPr>
          <w:rFonts w:ascii="Arial" w:hAnsi="Arial" w:cs="Arial"/>
          <w:sz w:val="22"/>
          <w:szCs w:val="22"/>
          <w:lang w:val="en-GB"/>
        </w:rPr>
        <w:t xml:space="preserve">nited </w:t>
      </w:r>
      <w:r w:rsidRPr="00634A57">
        <w:rPr>
          <w:rFonts w:ascii="Arial" w:hAnsi="Arial" w:cs="Arial"/>
          <w:sz w:val="22"/>
          <w:szCs w:val="22"/>
          <w:lang w:val="en-GB"/>
        </w:rPr>
        <w:t>S</w:t>
      </w:r>
      <w:r w:rsidR="007A47C7" w:rsidRPr="00634A57">
        <w:rPr>
          <w:rFonts w:ascii="Arial" w:hAnsi="Arial" w:cs="Arial"/>
          <w:sz w:val="22"/>
          <w:szCs w:val="22"/>
          <w:lang w:val="en-GB"/>
        </w:rPr>
        <w:t>tates</w:t>
      </w:r>
      <w:r w:rsidRPr="00634A57">
        <w:rPr>
          <w:rFonts w:ascii="Arial" w:hAnsi="Arial" w:cs="Arial"/>
          <w:sz w:val="22"/>
          <w:szCs w:val="22"/>
          <w:lang w:val="en-GB"/>
        </w:rPr>
        <w:t xml:space="preserve">, patients (n=505) completed a 46-item health risk assessment. </w:t>
      </w:r>
      <w:r w:rsidR="007829B5" w:rsidRPr="00634A57">
        <w:rPr>
          <w:rFonts w:ascii="Arial" w:hAnsi="Arial" w:cs="Arial"/>
          <w:sz w:val="22"/>
          <w:szCs w:val="22"/>
          <w:lang w:val="en-GB"/>
        </w:rPr>
        <w:t>P</w:t>
      </w:r>
      <w:r w:rsidRPr="00634A57">
        <w:rPr>
          <w:rFonts w:ascii="Arial" w:hAnsi="Arial" w:cs="Arial"/>
          <w:sz w:val="22"/>
          <w:szCs w:val="22"/>
          <w:lang w:val="en-GB"/>
        </w:rPr>
        <w:t>hysic</w:t>
      </w:r>
      <w:r w:rsidR="007A47C7" w:rsidRPr="00634A57">
        <w:rPr>
          <w:rFonts w:ascii="Arial" w:hAnsi="Arial" w:cs="Arial"/>
          <w:sz w:val="22"/>
          <w:szCs w:val="22"/>
          <w:lang w:val="en-GB"/>
        </w:rPr>
        <w:t>i</w:t>
      </w:r>
      <w:r w:rsidRPr="00634A57">
        <w:rPr>
          <w:rFonts w:ascii="Arial" w:hAnsi="Arial" w:cs="Arial"/>
          <w:sz w:val="22"/>
          <w:szCs w:val="22"/>
          <w:lang w:val="en-GB"/>
        </w:rPr>
        <w:t>ans in the intervention clinics</w:t>
      </w:r>
      <w:r w:rsidR="007829B5" w:rsidRPr="00634A57">
        <w:rPr>
          <w:rFonts w:ascii="Arial" w:hAnsi="Arial" w:cs="Arial"/>
          <w:sz w:val="22"/>
          <w:szCs w:val="22"/>
          <w:lang w:val="en-GB"/>
        </w:rPr>
        <w:t xml:space="preserve"> received the results</w:t>
      </w:r>
      <w:r w:rsidRPr="00634A57">
        <w:rPr>
          <w:rFonts w:ascii="Arial" w:hAnsi="Arial" w:cs="Arial"/>
          <w:sz w:val="22"/>
          <w:szCs w:val="22"/>
          <w:lang w:val="en-GB"/>
        </w:rPr>
        <w:t xml:space="preserve">, </w:t>
      </w:r>
      <w:r w:rsidR="007829B5" w:rsidRPr="00634A57">
        <w:rPr>
          <w:rFonts w:ascii="Arial" w:hAnsi="Arial" w:cs="Arial"/>
          <w:sz w:val="22"/>
          <w:szCs w:val="22"/>
          <w:lang w:val="en-GB"/>
        </w:rPr>
        <w:t xml:space="preserve">physicians in </w:t>
      </w:r>
      <w:r w:rsidRPr="00634A57">
        <w:rPr>
          <w:rFonts w:ascii="Arial" w:hAnsi="Arial" w:cs="Arial"/>
          <w:sz w:val="22"/>
          <w:szCs w:val="22"/>
          <w:lang w:val="en-GB"/>
        </w:rPr>
        <w:t>control clinics</w:t>
      </w:r>
      <w:r w:rsidR="007829B5" w:rsidRPr="00634A57">
        <w:rPr>
          <w:rFonts w:ascii="Arial" w:hAnsi="Arial" w:cs="Arial"/>
          <w:sz w:val="22"/>
          <w:szCs w:val="22"/>
          <w:lang w:val="en-GB"/>
        </w:rPr>
        <w:t xml:space="preserve"> did not</w:t>
      </w:r>
      <w:r w:rsidRPr="00634A57">
        <w:rPr>
          <w:rFonts w:ascii="Arial" w:hAnsi="Arial" w:cs="Arial"/>
          <w:sz w:val="22"/>
          <w:szCs w:val="22"/>
          <w:lang w:val="en-GB"/>
        </w:rPr>
        <w:t xml:space="preserve">. </w:t>
      </w:r>
      <w:r w:rsidRPr="00634A57">
        <w:rPr>
          <w:rFonts w:ascii="Arial" w:hAnsi="Arial" w:cs="Arial"/>
          <w:b/>
          <w:sz w:val="22"/>
          <w:szCs w:val="22"/>
          <w:lang w:val="en-GB"/>
        </w:rPr>
        <w:t xml:space="preserve">Despite capturing PROs, the information was only documented by physicians between 3-14% of the time. According to physicians interviewed (n=16), reasons for this included </w:t>
      </w:r>
      <w:r w:rsidR="00ED0136" w:rsidRPr="00634A57">
        <w:rPr>
          <w:rFonts w:ascii="Arial" w:hAnsi="Arial" w:cs="Arial"/>
          <w:b/>
          <w:sz w:val="22"/>
          <w:szCs w:val="22"/>
          <w:lang w:val="en-GB"/>
        </w:rPr>
        <w:t>“</w:t>
      </w:r>
      <w:r w:rsidRPr="00634A57">
        <w:rPr>
          <w:rFonts w:ascii="Arial" w:hAnsi="Arial" w:cs="Arial"/>
          <w:b/>
          <w:sz w:val="22"/>
          <w:szCs w:val="22"/>
          <w:lang w:val="en-GB"/>
        </w:rPr>
        <w:t>poor access to data, high quantity of data, interruption to workflow, and lack of training on PROs</w:t>
      </w:r>
      <w:r w:rsidR="00ED0136" w:rsidRPr="00634A57">
        <w:rPr>
          <w:rFonts w:ascii="Arial" w:hAnsi="Arial" w:cs="Arial"/>
          <w:b/>
          <w:sz w:val="22"/>
          <w:szCs w:val="22"/>
          <w:lang w:val="en-GB"/>
        </w:rPr>
        <w:t>”</w:t>
      </w:r>
      <w:r w:rsidRPr="00634A57">
        <w:rPr>
          <w:rFonts w:ascii="Arial" w:hAnsi="Arial" w:cs="Arial"/>
          <w:b/>
          <w:sz w:val="22"/>
          <w:szCs w:val="22"/>
          <w:lang w:val="en-GB"/>
        </w:rPr>
        <w:t>.</w:t>
      </w:r>
    </w:p>
    <w:p w14:paraId="7EF33AAF" w14:textId="5C006904" w:rsidR="009D57FC" w:rsidRPr="00634A57" w:rsidRDefault="009D57FC" w:rsidP="004A5E18">
      <w:pPr>
        <w:spacing w:before="60" w:after="180"/>
        <w:rPr>
          <w:rFonts w:ascii="Arial" w:hAnsi="Arial" w:cs="Arial"/>
          <w:b/>
        </w:rPr>
      </w:pPr>
      <w:r w:rsidRPr="00634A57">
        <w:rPr>
          <w:rFonts w:ascii="Arial" w:hAnsi="Arial" w:cs="Arial"/>
          <w:b/>
          <w:lang w:val="en-GB"/>
        </w:rPr>
        <w:t>Berry</w:t>
      </w:r>
      <w:r w:rsidR="007B32D5" w:rsidRPr="00634A57">
        <w:rPr>
          <w:rFonts w:ascii="Arial" w:hAnsi="Arial" w:cs="Arial"/>
          <w:b/>
          <w:lang w:val="en-GB"/>
        </w:rPr>
        <w:t xml:space="preserve"> </w:t>
      </w:r>
      <w:r w:rsidR="006A57C4" w:rsidRPr="00634A57">
        <w:rPr>
          <w:rFonts w:ascii="Arial" w:hAnsi="Arial" w:cs="Arial"/>
          <w:b/>
          <w:lang w:val="en-GB"/>
        </w:rPr>
        <w:t>et al.</w:t>
      </w:r>
      <w:r w:rsidR="00986903" w:rsidRPr="00634A57">
        <w:rPr>
          <w:rFonts w:ascii="Arial" w:hAnsi="Arial" w:cs="Arial"/>
          <w:b/>
          <w:lang w:val="en-GB"/>
        </w:rPr>
        <w:t xml:space="preserve"> </w:t>
      </w:r>
      <w:r w:rsidRPr="00634A57">
        <w:rPr>
          <w:rFonts w:ascii="Arial" w:hAnsi="Arial" w:cs="Arial"/>
          <w:b/>
          <w:lang w:val="en-GB"/>
        </w:rPr>
        <w:t>(2011</w:t>
      </w:r>
      <w:r w:rsidRPr="00ED3C74">
        <w:rPr>
          <w:rFonts w:ascii="Arial" w:hAnsi="Arial" w:cs="Arial"/>
          <w:b/>
          <w:lang w:val="en-GB"/>
        </w:rPr>
        <w:t>)</w:t>
      </w:r>
      <w:r w:rsidR="003F0743" w:rsidRPr="00ED3C74">
        <w:rPr>
          <w:rFonts w:ascii="Arial" w:hAnsi="Arial" w:cs="Arial"/>
          <w:b/>
          <w:lang w:val="en-GB"/>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004154FF" w:rsidRPr="00ED3C74">
        <w:rPr>
          <w:rFonts w:ascii="Arial" w:hAnsi="Arial" w:cs="Arial"/>
          <w:b/>
          <w:lang w:val="en-GB"/>
        </w:rPr>
        <w:instrText xml:space="preserve"> ADDIN EN.CITE </w:instrText>
      </w:r>
      <w:r w:rsidR="004154FF" w:rsidRPr="00ED3C74">
        <w:rPr>
          <w:rFonts w:ascii="Arial" w:hAnsi="Arial" w:cs="Arial"/>
          <w:b/>
          <w:lang w:val="en-GB"/>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004154FF" w:rsidRPr="00ED3C74">
        <w:rPr>
          <w:rFonts w:ascii="Arial" w:hAnsi="Arial" w:cs="Arial"/>
          <w:b/>
          <w:lang w:val="en-GB"/>
        </w:rPr>
        <w:instrText xml:space="preserve"> ADDIN EN.CITE.DATA </w:instrText>
      </w:r>
      <w:r w:rsidR="004154FF" w:rsidRPr="00ED3C74">
        <w:rPr>
          <w:rFonts w:ascii="Arial" w:hAnsi="Arial" w:cs="Arial"/>
          <w:b/>
          <w:lang w:val="en-GB"/>
        </w:rPr>
      </w:r>
      <w:r w:rsidR="004154FF" w:rsidRPr="00ED3C74">
        <w:rPr>
          <w:rFonts w:ascii="Arial" w:hAnsi="Arial" w:cs="Arial"/>
          <w:b/>
          <w:lang w:val="en-GB"/>
        </w:rPr>
        <w:fldChar w:fldCharType="end"/>
      </w:r>
      <w:r w:rsidR="003F0743" w:rsidRPr="00ED3C74">
        <w:rPr>
          <w:rFonts w:ascii="Arial" w:hAnsi="Arial" w:cs="Arial"/>
          <w:b/>
          <w:lang w:val="en-GB"/>
        </w:rPr>
      </w:r>
      <w:r w:rsidR="003F0743" w:rsidRPr="00ED3C74">
        <w:rPr>
          <w:rFonts w:ascii="Arial" w:hAnsi="Arial" w:cs="Arial"/>
          <w:b/>
          <w:lang w:val="en-GB"/>
        </w:rPr>
        <w:fldChar w:fldCharType="separate"/>
      </w:r>
      <w:r w:rsidR="004154FF" w:rsidRPr="00ED3C74">
        <w:rPr>
          <w:rFonts w:ascii="Arial" w:hAnsi="Arial" w:cs="Arial"/>
          <w:b/>
          <w:noProof/>
          <w:vertAlign w:val="superscript"/>
          <w:lang w:val="en-GB"/>
        </w:rPr>
        <w:t>8</w:t>
      </w:r>
      <w:r w:rsidR="003F0743" w:rsidRPr="00ED3C74">
        <w:rPr>
          <w:rFonts w:ascii="Arial" w:hAnsi="Arial" w:cs="Arial"/>
          <w:b/>
          <w:lang w:val="en-GB"/>
        </w:rPr>
        <w:fldChar w:fldCharType="end"/>
      </w:r>
      <w:r w:rsidR="003F0743" w:rsidRPr="00ED3C74">
        <w:rPr>
          <w:rFonts w:ascii="Arial" w:hAnsi="Arial" w:cs="Arial"/>
          <w:b/>
          <w:lang w:val="en-GB"/>
        </w:rPr>
        <w:t>:</w:t>
      </w:r>
      <w:r w:rsidR="003F0743" w:rsidRPr="00634A57">
        <w:rPr>
          <w:rFonts w:ascii="Arial" w:hAnsi="Arial" w:cs="Arial"/>
          <w:lang w:val="en-GB"/>
        </w:rPr>
        <w:t xml:space="preserve"> </w:t>
      </w:r>
      <w:r w:rsidRPr="00634A57">
        <w:rPr>
          <w:rFonts w:ascii="Arial" w:hAnsi="Arial" w:cs="Arial"/>
          <w:lang w:val="en-GB"/>
        </w:rPr>
        <w:t>In a randomized trial</w:t>
      </w:r>
      <w:r w:rsidR="00C06A84" w:rsidRPr="00634A57">
        <w:rPr>
          <w:rFonts w:ascii="Arial" w:hAnsi="Arial" w:cs="Arial"/>
          <w:lang w:val="en-GB"/>
        </w:rPr>
        <w:t xml:space="preserve"> of oncology patients</w:t>
      </w:r>
      <w:r w:rsidRPr="00634A57">
        <w:rPr>
          <w:rFonts w:ascii="Arial" w:hAnsi="Arial" w:cs="Arial"/>
          <w:lang w:val="en-GB"/>
        </w:rPr>
        <w:t xml:space="preserve">, </w:t>
      </w:r>
      <w:r w:rsidR="00C06A84" w:rsidRPr="00634A57">
        <w:rPr>
          <w:rFonts w:ascii="Arial" w:hAnsi="Arial" w:cs="Arial"/>
          <w:lang w:val="en-GB"/>
        </w:rPr>
        <w:t xml:space="preserve">Electronic Self-Report Assessment – Cancer (ESRA-C) </w:t>
      </w:r>
      <w:r w:rsidRPr="00634A57">
        <w:rPr>
          <w:rFonts w:ascii="Arial" w:hAnsi="Arial" w:cs="Arial"/>
          <w:lang w:val="en-GB"/>
        </w:rPr>
        <w:t xml:space="preserve">was evaluated for effect on </w:t>
      </w:r>
      <w:r w:rsidR="00C06A84" w:rsidRPr="00634A57">
        <w:rPr>
          <w:rFonts w:ascii="Arial" w:hAnsi="Arial" w:cs="Arial"/>
          <w:lang w:val="en-GB"/>
        </w:rPr>
        <w:t xml:space="preserve">outpatient visit patient-provider discussion of </w:t>
      </w:r>
      <w:r w:rsidR="00EA5F33" w:rsidRPr="00634A57">
        <w:rPr>
          <w:rFonts w:ascii="Arial" w:hAnsi="Arial" w:cs="Arial"/>
          <w:lang w:val="en-GB"/>
        </w:rPr>
        <w:t>symptoms and HRQL</w:t>
      </w:r>
      <w:r w:rsidRPr="00634A57">
        <w:rPr>
          <w:rFonts w:ascii="Arial" w:hAnsi="Arial" w:cs="Arial"/>
          <w:lang w:val="en-GB"/>
        </w:rPr>
        <w:t xml:space="preserve">. Patients </w:t>
      </w:r>
      <w:r w:rsidR="007269FA" w:rsidRPr="00634A57">
        <w:rPr>
          <w:rFonts w:ascii="Arial" w:hAnsi="Arial" w:cs="Arial"/>
          <w:lang w:val="en-GB"/>
        </w:rPr>
        <w:t xml:space="preserve">(n=660) </w:t>
      </w:r>
      <w:r w:rsidRPr="00634A57">
        <w:rPr>
          <w:rFonts w:ascii="Arial" w:hAnsi="Arial" w:cs="Arial"/>
          <w:lang w:val="en-GB"/>
        </w:rPr>
        <w:t xml:space="preserve">were randomized to </w:t>
      </w:r>
      <w:r w:rsidR="00C06A84" w:rsidRPr="00634A57">
        <w:rPr>
          <w:rFonts w:ascii="Arial" w:hAnsi="Arial" w:cs="Arial"/>
          <w:lang w:val="en-GB"/>
        </w:rPr>
        <w:t xml:space="preserve">either </w:t>
      </w:r>
      <w:r w:rsidRPr="00634A57">
        <w:rPr>
          <w:rFonts w:ascii="Arial" w:hAnsi="Arial" w:cs="Arial"/>
          <w:lang w:val="en-GB"/>
        </w:rPr>
        <w:t xml:space="preserve">an intervention group </w:t>
      </w:r>
      <w:r w:rsidR="00C06A84" w:rsidRPr="00634A57">
        <w:rPr>
          <w:rFonts w:ascii="Arial" w:hAnsi="Arial" w:cs="Arial"/>
          <w:lang w:val="en-GB"/>
        </w:rPr>
        <w:t xml:space="preserve">for whom providers received ESRA-C results in the form of a 2 page graphical summary, and a control group of providers that did not. </w:t>
      </w:r>
      <w:r w:rsidRPr="00634A57">
        <w:rPr>
          <w:rFonts w:ascii="Arial" w:hAnsi="Arial" w:cs="Arial"/>
          <w:lang w:val="en-GB"/>
        </w:rPr>
        <w:t xml:space="preserve">Effectiveness was measured by whether the </w:t>
      </w:r>
      <w:r w:rsidR="00C06A84" w:rsidRPr="00634A57">
        <w:rPr>
          <w:rFonts w:ascii="Arial" w:hAnsi="Arial" w:cs="Arial"/>
          <w:lang w:val="en-GB"/>
        </w:rPr>
        <w:t>patient-reported</w:t>
      </w:r>
      <w:r w:rsidRPr="00634A57">
        <w:rPr>
          <w:rFonts w:ascii="Arial" w:hAnsi="Arial" w:cs="Arial"/>
          <w:lang w:val="en-GB"/>
        </w:rPr>
        <w:t xml:space="preserve"> </w:t>
      </w:r>
      <w:r w:rsidR="00C06A84" w:rsidRPr="00634A57">
        <w:rPr>
          <w:rFonts w:ascii="Arial" w:hAnsi="Arial" w:cs="Arial"/>
          <w:lang w:val="en-GB"/>
        </w:rPr>
        <w:t xml:space="preserve">issues </w:t>
      </w:r>
      <w:r w:rsidRPr="00634A57">
        <w:rPr>
          <w:rFonts w:ascii="Arial" w:hAnsi="Arial" w:cs="Arial"/>
          <w:lang w:val="en-GB"/>
        </w:rPr>
        <w:t xml:space="preserve">identified in </w:t>
      </w:r>
      <w:r w:rsidRPr="00634A57">
        <w:rPr>
          <w:rFonts w:ascii="Arial" w:hAnsi="Arial" w:cs="Arial"/>
        </w:rPr>
        <w:t xml:space="preserve">ESRA-C were mentioned </w:t>
      </w:r>
      <w:r w:rsidR="00C06A84" w:rsidRPr="00634A57">
        <w:rPr>
          <w:rFonts w:ascii="Arial" w:hAnsi="Arial" w:cs="Arial"/>
        </w:rPr>
        <w:t>during an audio-recorded visit</w:t>
      </w:r>
      <w:r w:rsidRPr="00634A57">
        <w:rPr>
          <w:rFonts w:ascii="Arial" w:hAnsi="Arial" w:cs="Arial"/>
        </w:rPr>
        <w:t xml:space="preserve">. </w:t>
      </w:r>
      <w:r w:rsidR="00C06A84" w:rsidRPr="00634A57">
        <w:rPr>
          <w:rFonts w:ascii="Arial" w:hAnsi="Arial" w:cs="Arial"/>
          <w:b/>
        </w:rPr>
        <w:t>HRQL and symptoms were more likely to be discussed in the intervention group</w:t>
      </w:r>
      <w:r w:rsidR="007269FA" w:rsidRPr="00634A57">
        <w:rPr>
          <w:rFonts w:ascii="Arial" w:hAnsi="Arial" w:cs="Arial"/>
          <w:b/>
        </w:rPr>
        <w:t xml:space="preserve"> (</w:t>
      </w:r>
      <w:r w:rsidR="001A4B00" w:rsidRPr="00634A57">
        <w:rPr>
          <w:rFonts w:ascii="Arial" w:hAnsi="Arial" w:cs="Arial"/>
          <w:b/>
        </w:rPr>
        <w:t>p </w:t>
      </w:r>
      <w:r w:rsidR="007269FA" w:rsidRPr="00634A57">
        <w:rPr>
          <w:rFonts w:ascii="Arial" w:hAnsi="Arial" w:cs="Arial"/>
          <w:b/>
        </w:rPr>
        <w:t>= .03)</w:t>
      </w:r>
      <w:r w:rsidR="00554753" w:rsidRPr="00634A57">
        <w:rPr>
          <w:rFonts w:ascii="Arial" w:hAnsi="Arial" w:cs="Arial"/>
          <w:b/>
        </w:rPr>
        <w:t>.</w:t>
      </w:r>
      <w:r w:rsidR="00331EA3" w:rsidRPr="00634A57">
        <w:rPr>
          <w:rFonts w:ascii="Arial" w:hAnsi="Arial" w:cs="Arial"/>
          <w:b/>
        </w:rPr>
        <w:t xml:space="preserve"> </w:t>
      </w:r>
      <w:r w:rsidR="00EA5F33" w:rsidRPr="00634A57">
        <w:rPr>
          <w:rFonts w:ascii="Arial" w:hAnsi="Arial" w:cs="Arial"/>
          <w:b/>
        </w:rPr>
        <w:t xml:space="preserve">In particular, </w:t>
      </w:r>
      <w:r w:rsidR="00D276B6" w:rsidRPr="00634A57">
        <w:rPr>
          <w:rFonts w:ascii="Arial" w:hAnsi="Arial" w:cs="Arial"/>
          <w:b/>
        </w:rPr>
        <w:t>t</w:t>
      </w:r>
      <w:r w:rsidRPr="00634A57">
        <w:rPr>
          <w:rFonts w:ascii="Arial" w:hAnsi="Arial" w:cs="Arial"/>
          <w:b/>
        </w:rPr>
        <w:t>here was a greater likelihood of discussions</w:t>
      </w:r>
      <w:r w:rsidR="00EA5F33" w:rsidRPr="00634A57">
        <w:rPr>
          <w:rFonts w:ascii="Arial" w:hAnsi="Arial" w:cs="Arial"/>
          <w:b/>
        </w:rPr>
        <w:t xml:space="preserve"> </w:t>
      </w:r>
      <w:r w:rsidR="00D276B6" w:rsidRPr="00634A57">
        <w:rPr>
          <w:rFonts w:ascii="Arial" w:hAnsi="Arial" w:cs="Arial"/>
          <w:b/>
        </w:rPr>
        <w:t>regarding</w:t>
      </w:r>
      <w:r w:rsidR="00EA5F33" w:rsidRPr="00634A57">
        <w:rPr>
          <w:rFonts w:ascii="Arial" w:hAnsi="Arial" w:cs="Arial"/>
          <w:b/>
        </w:rPr>
        <w:t xml:space="preserve"> </w:t>
      </w:r>
      <w:r w:rsidR="00D276B6" w:rsidRPr="00634A57">
        <w:rPr>
          <w:rFonts w:ascii="Arial" w:hAnsi="Arial" w:cs="Arial"/>
          <w:b/>
        </w:rPr>
        <w:t>impact of cancer on</w:t>
      </w:r>
      <w:r w:rsidRPr="00634A57">
        <w:rPr>
          <w:rFonts w:ascii="Arial" w:hAnsi="Arial" w:cs="Arial"/>
          <w:b/>
        </w:rPr>
        <w:t xml:space="preserve"> sexual activities</w:t>
      </w:r>
      <w:r w:rsidR="007269FA" w:rsidRPr="00634A57">
        <w:rPr>
          <w:rFonts w:ascii="Arial" w:hAnsi="Arial" w:cs="Arial"/>
          <w:b/>
        </w:rPr>
        <w:t xml:space="preserve"> </w:t>
      </w:r>
      <w:r w:rsidRPr="00634A57">
        <w:rPr>
          <w:rFonts w:ascii="Arial" w:hAnsi="Arial" w:cs="Arial"/>
          <w:b/>
        </w:rPr>
        <w:t>and social functioning in the intervent</w:t>
      </w:r>
      <w:r w:rsidR="00F66434" w:rsidRPr="00634A57">
        <w:rPr>
          <w:rFonts w:ascii="Arial" w:hAnsi="Arial" w:cs="Arial"/>
          <w:b/>
        </w:rPr>
        <w:t>ion group.</w:t>
      </w:r>
      <w:r w:rsidR="007269FA" w:rsidRPr="00634A57">
        <w:rPr>
          <w:rFonts w:ascii="Arial" w:hAnsi="Arial" w:cs="Arial"/>
          <w:b/>
        </w:rPr>
        <w:t xml:space="preserve"> </w:t>
      </w:r>
    </w:p>
    <w:p w14:paraId="50A7D7A9" w14:textId="41C7F1E7" w:rsidR="009D57FC" w:rsidRPr="00634A57" w:rsidRDefault="009D57FC" w:rsidP="004A5E18">
      <w:pPr>
        <w:pStyle w:val="BodyText"/>
        <w:spacing w:line="240" w:lineRule="auto"/>
        <w:rPr>
          <w:rFonts w:ascii="Arial" w:hAnsi="Arial" w:cs="Arial"/>
          <w:lang w:val="en-GB"/>
        </w:rPr>
      </w:pPr>
      <w:proofErr w:type="spellStart"/>
      <w:r w:rsidRPr="00634A57">
        <w:rPr>
          <w:rFonts w:ascii="Arial" w:hAnsi="Arial" w:cs="Arial"/>
          <w:b/>
          <w:lang w:val="en-GB"/>
        </w:rPr>
        <w:t>Cleeland</w:t>
      </w:r>
      <w:proofErr w:type="spellEnd"/>
      <w:r w:rsidRPr="00634A57">
        <w:rPr>
          <w:rFonts w:ascii="Arial" w:hAnsi="Arial" w:cs="Arial"/>
          <w:b/>
          <w:lang w:val="en-GB"/>
        </w:rPr>
        <w:t xml:space="preserve"> </w:t>
      </w:r>
      <w:r w:rsidR="007D31D0" w:rsidRPr="00634A57">
        <w:rPr>
          <w:rFonts w:ascii="Arial" w:hAnsi="Arial" w:cs="Arial"/>
          <w:b/>
          <w:lang w:val="en-GB"/>
        </w:rPr>
        <w:t>et al.</w:t>
      </w:r>
      <w:r w:rsidR="000A41ED" w:rsidRPr="00634A57">
        <w:rPr>
          <w:rFonts w:ascii="Arial" w:hAnsi="Arial" w:cs="Arial"/>
          <w:b/>
          <w:lang w:val="en-GB"/>
        </w:rPr>
        <w:t xml:space="preserve"> </w:t>
      </w:r>
      <w:r w:rsidRPr="00634A57">
        <w:rPr>
          <w:rFonts w:ascii="Arial" w:hAnsi="Arial" w:cs="Arial"/>
          <w:b/>
          <w:lang w:val="en-GB"/>
        </w:rPr>
        <w:t>(2011)</w:t>
      </w:r>
      <w:r w:rsidR="00237421" w:rsidRPr="00ED3C74">
        <w:rPr>
          <w:rFonts w:ascii="Arial" w:hAnsi="Arial" w:cs="Arial"/>
          <w:b/>
          <w:lang w:val="en-GB"/>
        </w:rPr>
        <w:fldChar w:fldCharType="begin">
          <w:fldData xml:space="preserve">PEVuZE5vdGU+PENpdGU+PEF1dGhvcj5DbGVlbGFuZDwvQXV0aG9yPjxZZWFyPjIwMTE8L1llYXI+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PEVuZE5vdGU+PENpdGU+PEF1dGhvcj5DbGVlbGFuZDwvQXV0aG9yPjxZZWFyPjIwMTE8L1llYXI+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00237421" w:rsidRPr="00ED3C74">
        <w:rPr>
          <w:rFonts w:ascii="Arial" w:hAnsi="Arial" w:cs="Arial"/>
          <w:b/>
          <w:lang w:val="en-GB"/>
        </w:rPr>
      </w:r>
      <w:r w:rsidR="00237421" w:rsidRPr="00ED3C74">
        <w:rPr>
          <w:rFonts w:ascii="Arial" w:hAnsi="Arial" w:cs="Arial"/>
          <w:b/>
          <w:lang w:val="en-GB"/>
        </w:rPr>
        <w:fldChar w:fldCharType="separate"/>
      </w:r>
      <w:r w:rsidR="00A8178C" w:rsidRPr="00ED3C74">
        <w:rPr>
          <w:rFonts w:ascii="Arial" w:hAnsi="Arial" w:cs="Arial"/>
          <w:b/>
          <w:noProof/>
          <w:vertAlign w:val="superscript"/>
          <w:lang w:val="en-GB"/>
        </w:rPr>
        <w:t>27</w:t>
      </w:r>
      <w:r w:rsidR="00237421" w:rsidRPr="00ED3C74">
        <w:rPr>
          <w:rFonts w:ascii="Arial" w:hAnsi="Arial" w:cs="Arial"/>
          <w:b/>
          <w:lang w:val="en-GB"/>
        </w:rPr>
        <w:fldChar w:fldCharType="end"/>
      </w:r>
      <w:r w:rsidRPr="00ED3C74">
        <w:rPr>
          <w:rFonts w:ascii="Arial" w:hAnsi="Arial" w:cs="Arial"/>
          <w:b/>
          <w:lang w:val="en-GB"/>
        </w:rPr>
        <w:t>:</w:t>
      </w:r>
      <w:r w:rsidRPr="00634A57">
        <w:rPr>
          <w:rFonts w:ascii="Arial" w:hAnsi="Arial" w:cs="Arial"/>
          <w:lang w:val="en-GB"/>
        </w:rPr>
        <w:t xml:space="preserve"> In an outpatient thoracic surgery clinic, patients </w:t>
      </w:r>
      <w:r w:rsidR="00470D3E" w:rsidRPr="00634A57">
        <w:rPr>
          <w:rFonts w:ascii="Arial" w:hAnsi="Arial" w:cs="Arial"/>
          <w:lang w:val="en-GB"/>
        </w:rPr>
        <w:t xml:space="preserve">were </w:t>
      </w:r>
      <w:r w:rsidRPr="00634A57">
        <w:rPr>
          <w:rFonts w:ascii="Arial" w:hAnsi="Arial" w:cs="Arial"/>
          <w:lang w:val="en-GB"/>
        </w:rPr>
        <w:t>monitor</w:t>
      </w:r>
      <w:r w:rsidR="009E438A" w:rsidRPr="00634A57">
        <w:rPr>
          <w:rFonts w:ascii="Arial" w:hAnsi="Arial" w:cs="Arial"/>
          <w:lang w:val="en-GB"/>
        </w:rPr>
        <w:t>ed</w:t>
      </w:r>
      <w:r w:rsidRPr="00634A57">
        <w:rPr>
          <w:rFonts w:ascii="Arial" w:hAnsi="Arial" w:cs="Arial"/>
          <w:lang w:val="en-GB"/>
        </w:rPr>
        <w:t xml:space="preserve"> </w:t>
      </w:r>
      <w:r w:rsidR="00470D3E" w:rsidRPr="00634A57">
        <w:rPr>
          <w:rFonts w:ascii="Arial" w:hAnsi="Arial" w:cs="Arial"/>
          <w:lang w:val="en-GB"/>
        </w:rPr>
        <w:t xml:space="preserve">for </w:t>
      </w:r>
      <w:r w:rsidRPr="00634A57">
        <w:rPr>
          <w:rFonts w:ascii="Arial" w:hAnsi="Arial" w:cs="Arial"/>
          <w:lang w:val="en-GB"/>
        </w:rPr>
        <w:t>symptom experiences</w:t>
      </w:r>
      <w:r w:rsidR="00470D3E" w:rsidRPr="00634A57">
        <w:rPr>
          <w:rFonts w:ascii="Arial" w:hAnsi="Arial" w:cs="Arial"/>
          <w:lang w:val="en-GB"/>
        </w:rPr>
        <w:t xml:space="preserve">: </w:t>
      </w:r>
      <w:r w:rsidRPr="00634A57">
        <w:rPr>
          <w:rFonts w:ascii="Arial" w:hAnsi="Arial" w:cs="Arial"/>
          <w:lang w:val="en-GB"/>
        </w:rPr>
        <w:t xml:space="preserve">pain, distress, disturbed sleep, shortness of breath and </w:t>
      </w:r>
      <w:r w:rsidR="0025165C" w:rsidRPr="00634A57">
        <w:rPr>
          <w:rFonts w:ascii="Arial" w:hAnsi="Arial" w:cs="Arial"/>
          <w:lang w:val="en-GB"/>
        </w:rPr>
        <w:t>constipation</w:t>
      </w:r>
      <w:r w:rsidR="009E438A" w:rsidRPr="00634A57">
        <w:rPr>
          <w:rFonts w:ascii="Arial" w:hAnsi="Arial" w:cs="Arial"/>
          <w:lang w:val="en-GB"/>
        </w:rPr>
        <w:t>. In</w:t>
      </w:r>
      <w:r w:rsidR="000D3BAD" w:rsidRPr="00634A57">
        <w:rPr>
          <w:rFonts w:ascii="Arial" w:hAnsi="Arial" w:cs="Arial"/>
          <w:lang w:val="en-GB"/>
        </w:rPr>
        <w:t xml:space="preserve"> one arm</w:t>
      </w:r>
      <w:r w:rsidR="009E438A" w:rsidRPr="00634A57">
        <w:rPr>
          <w:rFonts w:ascii="Arial" w:hAnsi="Arial" w:cs="Arial"/>
          <w:lang w:val="en-GB"/>
        </w:rPr>
        <w:t>, patients</w:t>
      </w:r>
      <w:r w:rsidRPr="00634A57">
        <w:rPr>
          <w:rFonts w:ascii="Arial" w:hAnsi="Arial" w:cs="Arial"/>
          <w:lang w:val="en-GB"/>
        </w:rPr>
        <w:t xml:space="preserve"> alert</w:t>
      </w:r>
      <w:r w:rsidR="009E438A" w:rsidRPr="00634A57">
        <w:rPr>
          <w:rFonts w:ascii="Arial" w:hAnsi="Arial" w:cs="Arial"/>
          <w:lang w:val="en-GB"/>
        </w:rPr>
        <w:t>ed</w:t>
      </w:r>
      <w:r w:rsidRPr="00634A57">
        <w:rPr>
          <w:rFonts w:ascii="Arial" w:hAnsi="Arial" w:cs="Arial"/>
          <w:lang w:val="en-GB"/>
        </w:rPr>
        <w:t xml:space="preserve"> </w:t>
      </w:r>
      <w:r w:rsidR="009E438A" w:rsidRPr="00634A57">
        <w:rPr>
          <w:rFonts w:ascii="Arial" w:hAnsi="Arial" w:cs="Arial"/>
          <w:lang w:val="en-GB"/>
        </w:rPr>
        <w:t>providers</w:t>
      </w:r>
      <w:r w:rsidRPr="00634A57">
        <w:rPr>
          <w:rFonts w:ascii="Arial" w:hAnsi="Arial" w:cs="Arial"/>
          <w:lang w:val="en-GB"/>
        </w:rPr>
        <w:t xml:space="preserve"> when a certain symptom severity level was reached</w:t>
      </w:r>
      <w:r w:rsidR="009E438A" w:rsidRPr="00634A57">
        <w:rPr>
          <w:rFonts w:ascii="Arial" w:hAnsi="Arial" w:cs="Arial"/>
          <w:lang w:val="en-GB"/>
        </w:rPr>
        <w:t xml:space="preserve"> while in the </w:t>
      </w:r>
      <w:r w:rsidR="00470D3E" w:rsidRPr="00634A57">
        <w:rPr>
          <w:rFonts w:ascii="Arial" w:hAnsi="Arial" w:cs="Arial"/>
          <w:lang w:val="en-GB"/>
        </w:rPr>
        <w:t>control</w:t>
      </w:r>
      <w:r w:rsidR="009E438A" w:rsidRPr="00634A57">
        <w:rPr>
          <w:rFonts w:ascii="Arial" w:hAnsi="Arial" w:cs="Arial"/>
          <w:lang w:val="en-GB"/>
        </w:rPr>
        <w:t xml:space="preserve"> arm</w:t>
      </w:r>
      <w:r w:rsidR="00E32797" w:rsidRPr="00634A57">
        <w:rPr>
          <w:rFonts w:ascii="Arial" w:hAnsi="Arial" w:cs="Arial"/>
          <w:lang w:val="en-GB"/>
        </w:rPr>
        <w:t xml:space="preserve"> </w:t>
      </w:r>
      <w:r w:rsidR="000D3BAD" w:rsidRPr="00634A57">
        <w:rPr>
          <w:rFonts w:ascii="Arial" w:hAnsi="Arial" w:cs="Arial"/>
          <w:lang w:val="en-GB"/>
        </w:rPr>
        <w:t>no alerts</w:t>
      </w:r>
      <w:r w:rsidR="009E438A" w:rsidRPr="00634A57">
        <w:rPr>
          <w:rFonts w:ascii="Arial" w:hAnsi="Arial" w:cs="Arial"/>
          <w:lang w:val="en-GB"/>
        </w:rPr>
        <w:t xml:space="preserve"> were</w:t>
      </w:r>
      <w:r w:rsidR="000D3BAD" w:rsidRPr="00634A57">
        <w:rPr>
          <w:rFonts w:ascii="Arial" w:hAnsi="Arial" w:cs="Arial"/>
          <w:lang w:val="en-GB"/>
        </w:rPr>
        <w:t xml:space="preserve"> sent</w:t>
      </w:r>
      <w:r w:rsidRPr="00634A57">
        <w:rPr>
          <w:rFonts w:ascii="Arial" w:hAnsi="Arial" w:cs="Arial"/>
          <w:lang w:val="en-GB"/>
        </w:rPr>
        <w:t xml:space="preserve">. </w:t>
      </w:r>
      <w:r w:rsidR="00E10604" w:rsidRPr="00634A57">
        <w:rPr>
          <w:rFonts w:ascii="Arial" w:hAnsi="Arial" w:cs="Arial"/>
          <w:lang w:val="en-GB"/>
        </w:rPr>
        <w:t>Both group</w:t>
      </w:r>
      <w:r w:rsidR="009E438A" w:rsidRPr="00634A57">
        <w:rPr>
          <w:rFonts w:ascii="Arial" w:hAnsi="Arial" w:cs="Arial"/>
          <w:lang w:val="en-GB"/>
        </w:rPr>
        <w:t>s</w:t>
      </w:r>
      <w:r w:rsidR="00E10604" w:rsidRPr="00634A57">
        <w:rPr>
          <w:rFonts w:ascii="Arial" w:hAnsi="Arial" w:cs="Arial"/>
          <w:lang w:val="en-GB"/>
        </w:rPr>
        <w:t xml:space="preserve"> completed the MD Anderson Symptom Index (MDASI) via Interactive Voice Response (IVR). </w:t>
      </w:r>
      <w:r w:rsidRPr="00634A57">
        <w:rPr>
          <w:rFonts w:ascii="Arial" w:hAnsi="Arial" w:cs="Arial"/>
          <w:b/>
          <w:lang w:val="en-GB"/>
        </w:rPr>
        <w:t xml:space="preserve">The intervention group demonstrated fewer symptom severity events </w:t>
      </w:r>
      <w:r w:rsidR="007B3E82" w:rsidRPr="00634A57">
        <w:rPr>
          <w:rFonts w:ascii="Arial" w:hAnsi="Arial" w:cs="Arial"/>
          <w:b/>
          <w:lang w:val="en-GB"/>
        </w:rPr>
        <w:t xml:space="preserve">(19% vs. 8%) </w:t>
      </w:r>
      <w:r w:rsidRPr="00634A57">
        <w:rPr>
          <w:rFonts w:ascii="Arial" w:hAnsi="Arial" w:cs="Arial"/>
          <w:b/>
          <w:lang w:val="en-GB"/>
        </w:rPr>
        <w:t xml:space="preserve">and </w:t>
      </w:r>
      <w:r w:rsidR="00470D3E" w:rsidRPr="00634A57">
        <w:rPr>
          <w:rFonts w:ascii="Arial" w:hAnsi="Arial" w:cs="Arial"/>
          <w:b/>
          <w:lang w:val="en-GB"/>
        </w:rPr>
        <w:t>faster</w:t>
      </w:r>
      <w:r w:rsidRPr="00634A57">
        <w:rPr>
          <w:rFonts w:ascii="Arial" w:hAnsi="Arial" w:cs="Arial"/>
          <w:b/>
          <w:lang w:val="en-GB"/>
        </w:rPr>
        <w:t xml:space="preserve"> </w:t>
      </w:r>
      <w:r w:rsidR="0025165C" w:rsidRPr="00634A57">
        <w:rPr>
          <w:rFonts w:ascii="Arial" w:hAnsi="Arial" w:cs="Arial"/>
          <w:b/>
          <w:lang w:val="en-GB"/>
        </w:rPr>
        <w:t>improvement</w:t>
      </w:r>
      <w:r w:rsidRPr="00634A57">
        <w:rPr>
          <w:rFonts w:ascii="Arial" w:hAnsi="Arial" w:cs="Arial"/>
          <w:b/>
          <w:lang w:val="en-GB"/>
        </w:rPr>
        <w:t xml:space="preserve"> in symptoms than the control group</w:t>
      </w:r>
      <w:r w:rsidR="007B3E82" w:rsidRPr="00634A57">
        <w:rPr>
          <w:rFonts w:ascii="Arial" w:hAnsi="Arial" w:cs="Arial"/>
          <w:b/>
          <w:lang w:val="en-GB"/>
        </w:rPr>
        <w:t xml:space="preserve">; difference in average reduction of symptoms between intervention and control was -0.36 (SE, 0.078, p=.02). </w:t>
      </w:r>
      <w:r w:rsidRPr="00634A57">
        <w:rPr>
          <w:rFonts w:ascii="Arial" w:hAnsi="Arial" w:cs="Arial"/>
          <w:lang w:val="en-GB"/>
        </w:rPr>
        <w:t xml:space="preserve">The results suggest that monitored postoperative symptoms with clinician alerts can </w:t>
      </w:r>
      <w:r w:rsidR="009E438A" w:rsidRPr="00634A57">
        <w:rPr>
          <w:rFonts w:ascii="Arial" w:hAnsi="Arial" w:cs="Arial"/>
          <w:lang w:val="en-GB"/>
        </w:rPr>
        <w:t xml:space="preserve">improve </w:t>
      </w:r>
      <w:r w:rsidRPr="00634A57">
        <w:rPr>
          <w:rFonts w:ascii="Arial" w:hAnsi="Arial" w:cs="Arial"/>
          <w:lang w:val="en-GB"/>
        </w:rPr>
        <w:t>symptom management and lead to a reduction in symptom severity du</w:t>
      </w:r>
      <w:r w:rsidR="005611DF" w:rsidRPr="00634A57">
        <w:rPr>
          <w:rFonts w:ascii="Arial" w:hAnsi="Arial" w:cs="Arial"/>
          <w:lang w:val="en-GB"/>
        </w:rPr>
        <w:t>ring the post-operative period.</w:t>
      </w:r>
    </w:p>
    <w:p w14:paraId="5C168F90" w14:textId="1D940E39" w:rsidR="00C41FC7" w:rsidRPr="00634A57" w:rsidRDefault="00F947F7" w:rsidP="004A5E18">
      <w:pPr>
        <w:pStyle w:val="BodyText"/>
        <w:spacing w:line="240" w:lineRule="auto"/>
        <w:rPr>
          <w:rFonts w:ascii="Arial" w:hAnsi="Arial" w:cs="Arial"/>
          <w:bCs/>
          <w:lang w:val="en-GB"/>
        </w:rPr>
      </w:pPr>
      <w:r w:rsidRPr="00634A57">
        <w:rPr>
          <w:rFonts w:ascii="Arial" w:hAnsi="Arial" w:cs="Arial"/>
          <w:b/>
          <w:lang w:val="en-GB"/>
        </w:rPr>
        <w:t>Ruland et al. (2010)</w:t>
      </w:r>
      <w:r w:rsidRPr="00634A57">
        <w:rPr>
          <w:rFonts w:ascii="Arial" w:hAnsi="Arial" w:cs="Arial"/>
          <w:b/>
          <w:lang w:val="en-GB"/>
        </w:rPr>
        <w:fldChar w:fldCharType="begin">
          <w:fldData xml:space="preserve">PEVuZE5vdGU+PENpdGU+PEF1dGhvcj5SdWxhbmQ8L0F1dGhvcj48WWVhcj4yMDEwPC9ZZWFyPjxS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PEVuZE5vdGU+PENpdGU+PEF1dGhvcj5SdWxhbmQ8L0F1dGhvcj48WWVhcj4yMDEwPC9ZZWFyPjxS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A8178C" w:rsidRPr="00634A57">
        <w:rPr>
          <w:rFonts w:ascii="Arial" w:hAnsi="Arial" w:cs="Arial"/>
          <w:b/>
          <w:noProof/>
          <w:vertAlign w:val="superscript"/>
          <w:lang w:val="en-GB"/>
        </w:rPr>
        <w:t>26</w:t>
      </w:r>
      <w:r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lang w:val="en-GB"/>
        </w:rPr>
        <w:t xml:space="preserve">Patients </w:t>
      </w:r>
      <w:r w:rsidR="009F253B" w:rsidRPr="00634A57">
        <w:rPr>
          <w:rFonts w:ascii="Arial" w:hAnsi="Arial" w:cs="Arial"/>
          <w:lang w:val="en-GB"/>
        </w:rPr>
        <w:t xml:space="preserve">(n=145) </w:t>
      </w:r>
      <w:r w:rsidRPr="00634A57">
        <w:rPr>
          <w:rFonts w:ascii="Arial" w:hAnsi="Arial" w:cs="Arial"/>
          <w:lang w:val="en-GB"/>
        </w:rPr>
        <w:t xml:space="preserve">with leukaemia or lymphoma completed an interactive tailored patient assessment (ITPA) tool that included questions on patient care, symptom distress and need for symptom management support during treatment and rehabilitation. Patients were randomly assigned to two groups; an intervention group where the provider received ITPA data and a control group where the providers did not receive the data. </w:t>
      </w:r>
      <w:r w:rsidRPr="00634A57">
        <w:rPr>
          <w:rFonts w:ascii="Arial" w:hAnsi="Arial" w:cs="Arial"/>
          <w:b/>
          <w:lang w:val="en-GB"/>
        </w:rPr>
        <w:t>Significantly more symptoms and problems were addressed by providers in the intervention group</w:t>
      </w:r>
      <w:r w:rsidR="009F253B" w:rsidRPr="00634A57">
        <w:rPr>
          <w:rFonts w:ascii="Arial" w:hAnsi="Arial" w:cs="Arial"/>
          <w:b/>
          <w:lang w:val="en-GB"/>
        </w:rPr>
        <w:t xml:space="preserve"> (p&lt;.001)</w:t>
      </w:r>
      <w:r w:rsidRPr="00634A57">
        <w:rPr>
          <w:rFonts w:ascii="Arial" w:hAnsi="Arial" w:cs="Arial"/>
          <w:b/>
          <w:lang w:val="en-GB"/>
        </w:rPr>
        <w:t xml:space="preserve">. </w:t>
      </w:r>
      <w:r w:rsidRPr="00634A57">
        <w:rPr>
          <w:rFonts w:ascii="Arial" w:hAnsi="Arial" w:cs="Arial"/>
          <w:bCs/>
          <w:lang w:val="en-GB"/>
        </w:rPr>
        <w:t xml:space="preserve">Over time patients assigned to the intervention group demonstrated less symptom distress than those randomized to the control group. </w:t>
      </w:r>
      <w:r w:rsidR="007B3E82" w:rsidRPr="00634A57">
        <w:rPr>
          <w:rFonts w:ascii="Arial" w:hAnsi="Arial" w:cs="Arial"/>
          <w:bCs/>
          <w:lang w:val="en-GB"/>
        </w:rPr>
        <w:t xml:space="preserve">Systematic elicitation and </w:t>
      </w:r>
      <w:r w:rsidRPr="00634A57">
        <w:rPr>
          <w:rFonts w:ascii="Arial" w:hAnsi="Arial" w:cs="Arial"/>
          <w:bCs/>
          <w:lang w:val="en-GB"/>
        </w:rPr>
        <w:t>appraisal of symptoms</w:t>
      </w:r>
      <w:r w:rsidR="007B3E82" w:rsidRPr="00634A57">
        <w:rPr>
          <w:rFonts w:ascii="Arial" w:hAnsi="Arial" w:cs="Arial"/>
          <w:bCs/>
          <w:lang w:val="en-GB"/>
        </w:rPr>
        <w:t>/</w:t>
      </w:r>
      <w:r w:rsidRPr="00634A57">
        <w:rPr>
          <w:rFonts w:ascii="Arial" w:hAnsi="Arial" w:cs="Arial"/>
          <w:bCs/>
          <w:lang w:val="en-GB"/>
        </w:rPr>
        <w:t>concerns appear</w:t>
      </w:r>
      <w:r w:rsidR="008E45C3" w:rsidRPr="00634A57">
        <w:rPr>
          <w:rFonts w:ascii="Arial" w:hAnsi="Arial" w:cs="Arial"/>
          <w:bCs/>
          <w:lang w:val="en-GB"/>
        </w:rPr>
        <w:t>ed</w:t>
      </w:r>
      <w:r w:rsidRPr="00634A57">
        <w:rPr>
          <w:rFonts w:ascii="Arial" w:hAnsi="Arial" w:cs="Arial"/>
          <w:bCs/>
          <w:lang w:val="en-GB"/>
        </w:rPr>
        <w:t xml:space="preserve"> to </w:t>
      </w:r>
      <w:r w:rsidR="00B85276" w:rsidRPr="00634A57">
        <w:rPr>
          <w:rFonts w:ascii="Arial" w:hAnsi="Arial" w:cs="Arial"/>
          <w:bCs/>
          <w:lang w:val="en-GB"/>
        </w:rPr>
        <w:t>increase provider awareness/monitoring and</w:t>
      </w:r>
      <w:r w:rsidRPr="00634A57">
        <w:rPr>
          <w:rFonts w:ascii="Arial" w:hAnsi="Arial" w:cs="Arial"/>
          <w:bCs/>
          <w:lang w:val="en-GB"/>
        </w:rPr>
        <w:t xml:space="preserve"> </w:t>
      </w:r>
      <w:r w:rsidR="008E45C3" w:rsidRPr="00634A57">
        <w:rPr>
          <w:rFonts w:ascii="Arial" w:hAnsi="Arial" w:cs="Arial"/>
          <w:bCs/>
          <w:lang w:val="en-GB"/>
        </w:rPr>
        <w:t xml:space="preserve">improve </w:t>
      </w:r>
      <w:r w:rsidRPr="00634A57">
        <w:rPr>
          <w:rFonts w:ascii="Arial" w:hAnsi="Arial" w:cs="Arial"/>
          <w:bCs/>
          <w:lang w:val="en-GB"/>
        </w:rPr>
        <w:t xml:space="preserve">patient </w:t>
      </w:r>
      <w:r w:rsidR="008E45C3" w:rsidRPr="00634A57">
        <w:rPr>
          <w:rFonts w:ascii="Arial" w:hAnsi="Arial" w:cs="Arial"/>
          <w:bCs/>
          <w:lang w:val="en-GB"/>
        </w:rPr>
        <w:t>symptoms</w:t>
      </w:r>
      <w:r w:rsidRPr="00634A57">
        <w:rPr>
          <w:rFonts w:ascii="Arial" w:hAnsi="Arial" w:cs="Arial"/>
          <w:bCs/>
          <w:lang w:val="en-GB"/>
        </w:rPr>
        <w:t>.</w:t>
      </w:r>
    </w:p>
    <w:p w14:paraId="6959A4C0" w14:textId="18A71AA2" w:rsidR="00372D0B" w:rsidRPr="00634A57" w:rsidRDefault="00BC70C7" w:rsidP="004A5E18">
      <w:pPr>
        <w:pStyle w:val="BodyText"/>
        <w:spacing w:line="240" w:lineRule="auto"/>
        <w:rPr>
          <w:rFonts w:ascii="Arial" w:hAnsi="Arial" w:cs="Arial"/>
          <w:lang w:val="en-GB"/>
        </w:rPr>
      </w:pPr>
      <w:proofErr w:type="spellStart"/>
      <w:r w:rsidRPr="00634A57">
        <w:rPr>
          <w:rFonts w:ascii="Arial" w:hAnsi="Arial" w:cs="Arial"/>
          <w:b/>
          <w:lang w:val="en-GB"/>
        </w:rPr>
        <w:t>V</w:t>
      </w:r>
      <w:r w:rsidR="00F947F7" w:rsidRPr="00634A57">
        <w:rPr>
          <w:rFonts w:ascii="Arial" w:hAnsi="Arial" w:cs="Arial"/>
          <w:b/>
          <w:lang w:val="en-GB"/>
        </w:rPr>
        <w:t>elikova</w:t>
      </w:r>
      <w:proofErr w:type="spellEnd"/>
      <w:r w:rsidR="00F947F7" w:rsidRPr="00634A57">
        <w:rPr>
          <w:rFonts w:ascii="Arial" w:hAnsi="Arial" w:cs="Arial"/>
          <w:b/>
          <w:lang w:val="en-GB"/>
        </w:rPr>
        <w:t xml:space="preserve"> et al. (2004)</w:t>
      </w:r>
      <w:r w:rsidR="00F947F7" w:rsidRPr="00634A57">
        <w:rPr>
          <w:rFonts w:ascii="Arial" w:hAnsi="Arial" w:cs="Arial"/>
          <w:b/>
          <w:lang w:val="en-GB"/>
        </w:rPr>
        <w:fldChar w:fldCharType="begin"/>
      </w:r>
      <w:r w:rsidR="000D2A37" w:rsidRPr="00634A57">
        <w:rPr>
          <w:rFonts w:ascii="Arial" w:hAnsi="Arial" w:cs="Arial"/>
          <w:b/>
          <w:lang w:val="en-GB"/>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00F947F7" w:rsidRPr="00634A57">
        <w:rPr>
          <w:rFonts w:ascii="Arial" w:hAnsi="Arial" w:cs="Arial"/>
          <w:b/>
          <w:lang w:val="en-GB"/>
        </w:rPr>
        <w:fldChar w:fldCharType="separate"/>
      </w:r>
      <w:r w:rsidR="000D2A37" w:rsidRPr="00634A57">
        <w:rPr>
          <w:rFonts w:ascii="Arial" w:hAnsi="Arial" w:cs="Arial"/>
          <w:b/>
          <w:noProof/>
          <w:vertAlign w:val="superscript"/>
          <w:lang w:val="en-GB"/>
        </w:rPr>
        <w:t>13</w:t>
      </w:r>
      <w:r w:rsidR="00F947F7" w:rsidRPr="00634A57">
        <w:rPr>
          <w:rFonts w:ascii="Arial" w:hAnsi="Arial" w:cs="Arial"/>
          <w:b/>
          <w:lang w:val="en-GB"/>
        </w:rPr>
        <w:fldChar w:fldCharType="end"/>
      </w:r>
      <w:r w:rsidR="00F947F7" w:rsidRPr="00634A57">
        <w:rPr>
          <w:rFonts w:ascii="Arial" w:hAnsi="Arial" w:cs="Arial"/>
          <w:b/>
          <w:lang w:val="en-GB"/>
        </w:rPr>
        <w:t xml:space="preserve">: </w:t>
      </w:r>
      <w:r w:rsidR="00F947F7" w:rsidRPr="00634A57">
        <w:rPr>
          <w:rFonts w:ascii="Arial" w:hAnsi="Arial" w:cs="Arial"/>
          <w:lang w:val="en-GB"/>
        </w:rPr>
        <w:t xml:space="preserve">In a prospective randomized </w:t>
      </w:r>
      <w:r w:rsidR="007B3E82" w:rsidRPr="00634A57">
        <w:rPr>
          <w:rFonts w:ascii="Arial" w:hAnsi="Arial" w:cs="Arial"/>
          <w:lang w:val="en-GB"/>
        </w:rPr>
        <w:t xml:space="preserve">controlled </w:t>
      </w:r>
      <w:r w:rsidR="00F947F7" w:rsidRPr="00634A57">
        <w:rPr>
          <w:rFonts w:ascii="Arial" w:hAnsi="Arial" w:cs="Arial"/>
          <w:lang w:val="en-GB"/>
        </w:rPr>
        <w:t xml:space="preserve">trial, oncology patients </w:t>
      </w:r>
      <w:r w:rsidR="00783E70" w:rsidRPr="00634A57">
        <w:rPr>
          <w:rFonts w:ascii="Arial" w:hAnsi="Arial" w:cs="Arial"/>
          <w:lang w:val="en-GB"/>
        </w:rPr>
        <w:t xml:space="preserve">(n=286) </w:t>
      </w:r>
      <w:r w:rsidR="00F947F7" w:rsidRPr="00634A57">
        <w:rPr>
          <w:rFonts w:ascii="Arial" w:hAnsi="Arial" w:cs="Arial"/>
          <w:lang w:val="en-GB"/>
        </w:rPr>
        <w:t>were</w:t>
      </w:r>
      <w:r w:rsidR="00F947F7" w:rsidRPr="00634A57">
        <w:rPr>
          <w:rFonts w:ascii="Arial" w:hAnsi="Arial" w:cs="Arial"/>
          <w:b/>
          <w:lang w:val="en-GB"/>
        </w:rPr>
        <w:t xml:space="preserve"> </w:t>
      </w:r>
      <w:r w:rsidR="00F947F7" w:rsidRPr="00634A57">
        <w:rPr>
          <w:rFonts w:ascii="Arial" w:hAnsi="Arial" w:cs="Arial"/>
          <w:lang w:val="en-GB"/>
        </w:rPr>
        <w:t xml:space="preserve">randomly assigned to </w:t>
      </w:r>
      <w:r w:rsidR="00BB7345" w:rsidRPr="00634A57">
        <w:rPr>
          <w:rFonts w:ascii="Arial" w:hAnsi="Arial" w:cs="Arial"/>
          <w:lang w:val="en-GB"/>
        </w:rPr>
        <w:t xml:space="preserve">1 of 3 </w:t>
      </w:r>
      <w:r w:rsidR="00F947F7" w:rsidRPr="00634A57">
        <w:rPr>
          <w:rFonts w:ascii="Arial" w:hAnsi="Arial" w:cs="Arial"/>
          <w:lang w:val="en-GB"/>
        </w:rPr>
        <w:t>three groups</w:t>
      </w:r>
      <w:r w:rsidR="00BB7345" w:rsidRPr="00634A57">
        <w:rPr>
          <w:rFonts w:ascii="Arial" w:hAnsi="Arial" w:cs="Arial"/>
          <w:lang w:val="en-GB"/>
        </w:rPr>
        <w:t xml:space="preserve">; intervention, who completed touch-screen </w:t>
      </w:r>
      <w:r w:rsidR="00BB7345" w:rsidRPr="00634A57">
        <w:rPr>
          <w:rFonts w:ascii="Arial" w:hAnsi="Arial" w:cs="Arial"/>
          <w:lang w:val="en-GB"/>
        </w:rPr>
        <w:lastRenderedPageBreak/>
        <w:t>PROs and whose providers received the results; “attention-control”, who did the same but with no results delivered to providers; and a control group that received usual care (no PRO). PROs</w:t>
      </w:r>
      <w:r w:rsidR="00372D0B" w:rsidRPr="00634A57">
        <w:rPr>
          <w:rFonts w:ascii="Arial" w:hAnsi="Arial" w:cs="Arial"/>
          <w:lang w:val="en-GB"/>
        </w:rPr>
        <w:t xml:space="preserve"> included the European Organization Research and Treatment of Cancer Quality of Life Cancer – 30 (EORTC-30) and the Hospital Anxiety and Depression Screening (HADS</w:t>
      </w:r>
      <w:r w:rsidR="00BB7345" w:rsidRPr="00634A57">
        <w:rPr>
          <w:rFonts w:ascii="Arial" w:hAnsi="Arial" w:cs="Arial"/>
          <w:lang w:val="en-GB"/>
        </w:rPr>
        <w:t>) measures</w:t>
      </w:r>
      <w:r w:rsidR="00372D0B" w:rsidRPr="00634A57">
        <w:rPr>
          <w:rFonts w:ascii="Arial" w:hAnsi="Arial" w:cs="Arial"/>
          <w:lang w:val="en-GB"/>
        </w:rPr>
        <w:t xml:space="preserve">. </w:t>
      </w:r>
      <w:r w:rsidR="00BB7345" w:rsidRPr="00634A57">
        <w:rPr>
          <w:rFonts w:ascii="Arial" w:hAnsi="Arial" w:cs="Arial"/>
          <w:lang w:val="en-GB"/>
        </w:rPr>
        <w:t xml:space="preserve">The first two groups were administered PROs over a 6 month period. </w:t>
      </w:r>
      <w:r w:rsidR="00F947F7" w:rsidRPr="00634A57">
        <w:rPr>
          <w:rFonts w:ascii="Arial" w:hAnsi="Arial" w:cs="Arial"/>
          <w:b/>
          <w:lang w:val="en-GB"/>
        </w:rPr>
        <w:t>When compared to the two control groups, number of symptoms identified</w:t>
      </w:r>
      <w:r w:rsidR="00372D0B" w:rsidRPr="00634A57">
        <w:rPr>
          <w:rFonts w:ascii="Arial" w:hAnsi="Arial" w:cs="Arial"/>
          <w:b/>
          <w:lang w:val="en-GB"/>
        </w:rPr>
        <w:t xml:space="preserve"> and discussed </w:t>
      </w:r>
      <w:r w:rsidR="00F947F7" w:rsidRPr="00634A57">
        <w:rPr>
          <w:rFonts w:ascii="Arial" w:hAnsi="Arial" w:cs="Arial"/>
          <w:b/>
          <w:lang w:val="en-GB"/>
        </w:rPr>
        <w:t>during the provider-patient interaction was significantly higher (p=0.03</w:t>
      </w:r>
      <w:r w:rsidR="00BB7345" w:rsidRPr="00634A57">
        <w:rPr>
          <w:rFonts w:ascii="Arial" w:hAnsi="Arial" w:cs="Arial"/>
          <w:b/>
          <w:lang w:val="en-GB"/>
        </w:rPr>
        <w:t>)</w:t>
      </w:r>
      <w:r w:rsidR="000F01ED" w:rsidRPr="00634A57">
        <w:rPr>
          <w:rFonts w:ascii="Arial" w:hAnsi="Arial" w:cs="Arial"/>
          <w:b/>
          <w:lang w:val="en-GB"/>
        </w:rPr>
        <w:t xml:space="preserve">. </w:t>
      </w:r>
    </w:p>
    <w:p w14:paraId="14497784" w14:textId="6C371904" w:rsidR="00F947F7" w:rsidRPr="00634A57" w:rsidRDefault="00F947F7" w:rsidP="004A5E18">
      <w:pPr>
        <w:pStyle w:val="BodyText"/>
        <w:spacing w:line="240" w:lineRule="auto"/>
        <w:rPr>
          <w:rFonts w:ascii="Arial" w:hAnsi="Arial" w:cs="Arial"/>
          <w:bCs/>
          <w:lang w:val="en-GB"/>
        </w:rPr>
      </w:pPr>
      <w:proofErr w:type="spellStart"/>
      <w:r w:rsidRPr="00634A57">
        <w:rPr>
          <w:rFonts w:ascii="Arial" w:hAnsi="Arial" w:cs="Arial"/>
          <w:b/>
          <w:lang w:val="en-GB"/>
        </w:rPr>
        <w:t>Detmar</w:t>
      </w:r>
      <w:proofErr w:type="spellEnd"/>
      <w:r w:rsidRPr="00634A57">
        <w:rPr>
          <w:rFonts w:ascii="Arial" w:hAnsi="Arial" w:cs="Arial"/>
          <w:b/>
          <w:lang w:val="en-GB"/>
        </w:rPr>
        <w:t xml:space="preserve"> et al. (2002)</w:t>
      </w:r>
      <w:r w:rsidRPr="00634A57">
        <w:rPr>
          <w:rFonts w:ascii="Arial" w:hAnsi="Arial" w:cs="Arial"/>
          <w:b/>
          <w:lang w:val="en-GB"/>
        </w:rPr>
        <w:fldChar w:fldCharType="begin"/>
      </w:r>
      <w:r w:rsidR="000D2A37" w:rsidRPr="00634A57">
        <w:rPr>
          <w:rFonts w:ascii="Arial" w:hAnsi="Arial" w:cs="Arial"/>
          <w:b/>
          <w:lang w:val="en-GB"/>
        </w:rPr>
        <w:instrText xml:space="preserve"> ADDIN EN.CITE &lt;EndNote&gt;&lt;Cite&gt;&lt;Author&gt;Detmar&lt;/Author&gt;&lt;Year&gt;2002&lt;/Year&gt;&lt;RecNum&gt;855&lt;/RecNum&gt;&lt;DisplayText&gt;&lt;style face="superscript"&gt;14&lt;/style&gt;&lt;/DisplayText&gt;&lt;record&gt;&lt;rec-number&gt;855&lt;/rec-number&gt;&lt;foreign-keys&gt;&lt;key app="EN" db-id="92rrzf922vddp7e2dw9p9vv422e0tp5s50ws" timestamp="1579730064"&gt;855&lt;/key&gt;&lt;/foreign-keys&gt;&lt;ref-type name="Journal Article"&gt;17&lt;/ref-type&gt;&lt;contributors&gt;&lt;authors&gt;&lt;author&gt;Detmar, S. B.&lt;/author&gt;&lt;author&gt;Muller, M. J.&lt;/author&gt;&lt;author&gt;Schornagel, J. H.&lt;/author&gt;&lt;author&gt;Wever, L. D.&lt;/author&gt;&lt;author&gt;Aaronson, N. K.&lt;/author&gt;&lt;/authors&gt;&lt;/contributors&gt;&lt;auth-address&gt;Division of Psychosocial Research and Epidemiology, the Netherlands Cancer Institute, Plesmanlaan 121, 1066 CX Amsterdam, The Netherlands.&lt;/auth-address&gt;&lt;titles&gt;&lt;title&gt;Health-related quality-of-life assessments and patient-physician communication: a randomized controlled trial&lt;/title&gt;&lt;secondary-title&gt;Jama&lt;/secondary-title&gt;&lt;/titles&gt;&lt;periodical&gt;&lt;full-title&gt;Jama&lt;/full-title&gt;&lt;/periodical&gt;&lt;pages&gt;3027-34&lt;/pages&gt;&lt;volume&gt;288&lt;/volume&gt;&lt;number&gt;23&lt;/number&gt;&lt;keywords&gt;&lt;keyword&gt;Communication&lt;/keyword&gt;&lt;keyword&gt;Cross-Over Studies&lt;/keyword&gt;&lt;keyword&gt;Female&lt;/keyword&gt;&lt;keyword&gt;*Health Status Indicators&lt;/keyword&gt;&lt;keyword&gt;Human&lt;/keyword&gt;&lt;keyword&gt;Longitudinal Studies&lt;/keyword&gt;&lt;keyword&gt;Male&lt;/keyword&gt;&lt;keyword&gt;Middle Aged&lt;/keyword&gt;&lt;keyword&gt;Neoplasms/*drug therapy&lt;/keyword&gt;&lt;keyword&gt;*Palliative Care&lt;/keyword&gt;&lt;keyword&gt;Patient Satisfaction&lt;/keyword&gt;&lt;keyword&gt;*Physician-Patient Relations&lt;/keyword&gt;&lt;keyword&gt;*Quality of Life&lt;/keyword&gt;&lt;keyword&gt;Questionnaires&lt;/keyword&gt;&lt;keyword&gt;Support, Non-U.S. Gov&amp;apos;t&lt;/keyword&gt;&lt;/keywords&gt;&lt;dates&gt;&lt;year&gt;2002&lt;/year&gt;&lt;pub-dates&gt;&lt;date&gt;Dec 18&lt;/date&gt;&lt;/pub-dates&gt;&lt;/dates&gt;&lt;accession-num&gt;12479768&lt;/accession-num&gt;&lt;urls&gt;&lt;related-urls&gt;&lt;url&gt;http://www.ncbi.nlm.nih.gov/entrez/query.fcgi?cmd=Retrieve&amp;amp;db=PubMed&amp;amp;dopt=Citation&amp;amp;list_uids=12479768&lt;/url&gt;&lt;/related-urls&gt;&lt;/urls&gt;&lt;/record&gt;&lt;/Cite&gt;&lt;/EndNote&gt;</w:instrText>
      </w:r>
      <w:r w:rsidRPr="00634A57">
        <w:rPr>
          <w:rFonts w:ascii="Arial" w:hAnsi="Arial" w:cs="Arial"/>
          <w:b/>
          <w:lang w:val="en-GB"/>
        </w:rPr>
        <w:fldChar w:fldCharType="separate"/>
      </w:r>
      <w:r w:rsidR="000D2A37" w:rsidRPr="00634A57">
        <w:rPr>
          <w:rFonts w:ascii="Arial" w:hAnsi="Arial" w:cs="Arial"/>
          <w:b/>
          <w:noProof/>
          <w:vertAlign w:val="superscript"/>
          <w:lang w:val="en-GB"/>
        </w:rPr>
        <w:t>14</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In a 2-year prospective randomized cross-over </w:t>
      </w:r>
      <w:r w:rsidR="00D86E3B" w:rsidRPr="00634A57">
        <w:rPr>
          <w:rFonts w:ascii="Arial" w:hAnsi="Arial" w:cs="Arial"/>
          <w:lang w:val="en-GB"/>
        </w:rPr>
        <w:t>trial</w:t>
      </w:r>
      <w:r w:rsidRPr="00634A57">
        <w:rPr>
          <w:rFonts w:ascii="Arial" w:hAnsi="Arial" w:cs="Arial"/>
          <w:lang w:val="en-GB"/>
        </w:rPr>
        <w:t xml:space="preserve">, investigators examined the usefulness of increasing providers’ awareness of patient </w:t>
      </w:r>
      <w:r w:rsidR="00625B61" w:rsidRPr="00634A57">
        <w:rPr>
          <w:rFonts w:ascii="Arial" w:hAnsi="Arial" w:cs="Arial"/>
          <w:lang w:val="en-GB"/>
        </w:rPr>
        <w:t>HRQL</w:t>
      </w:r>
      <w:r w:rsidRPr="00634A57">
        <w:rPr>
          <w:rFonts w:ascii="Arial" w:hAnsi="Arial" w:cs="Arial"/>
          <w:lang w:val="en-GB"/>
        </w:rPr>
        <w:t xml:space="preserve">. Patients whose providers were in the intervention arm completed the EORTC-QLQ-30. Patients also completed a functional assessment questionnaire – and following their first and fourth study visit, completed a patient satisfaction questionnaire. Based on content analysis of audio-taped consultations </w:t>
      </w:r>
      <w:r w:rsidRPr="00634A57">
        <w:rPr>
          <w:rFonts w:ascii="Arial" w:hAnsi="Arial" w:cs="Arial"/>
          <w:b/>
          <w:lang w:val="en-GB"/>
        </w:rPr>
        <w:t xml:space="preserve">HRQL concerns were discussed significantly more </w:t>
      </w:r>
      <w:r w:rsidR="00D86E3B" w:rsidRPr="00634A57">
        <w:rPr>
          <w:rFonts w:ascii="Arial" w:hAnsi="Arial" w:cs="Arial"/>
          <w:b/>
          <w:lang w:val="en-GB"/>
        </w:rPr>
        <w:t xml:space="preserve">often </w:t>
      </w:r>
      <w:r w:rsidRPr="00634A57">
        <w:rPr>
          <w:rFonts w:ascii="Arial" w:hAnsi="Arial" w:cs="Arial"/>
          <w:b/>
          <w:lang w:val="en-GB"/>
        </w:rPr>
        <w:t xml:space="preserve">by providers in the intervention arm and moderate to severe HRQL concerns were more likely to be identified. </w:t>
      </w:r>
    </w:p>
    <w:p w14:paraId="79D3D478" w14:textId="30E81B52" w:rsidR="00F947F7" w:rsidRPr="00634A57" w:rsidRDefault="00F947F7" w:rsidP="004A5E18">
      <w:pPr>
        <w:pStyle w:val="BodyText"/>
        <w:spacing w:line="240" w:lineRule="auto"/>
        <w:rPr>
          <w:rFonts w:ascii="Arial" w:hAnsi="Arial" w:cs="Arial"/>
          <w:b/>
          <w:lang w:val="en-GB"/>
        </w:rPr>
      </w:pPr>
      <w:proofErr w:type="spellStart"/>
      <w:r w:rsidRPr="00634A57">
        <w:rPr>
          <w:rFonts w:ascii="Arial" w:hAnsi="Arial" w:cs="Arial"/>
          <w:b/>
          <w:lang w:val="en-GB"/>
        </w:rPr>
        <w:t>Dobscha</w:t>
      </w:r>
      <w:proofErr w:type="spellEnd"/>
      <w:r w:rsidRPr="00634A57">
        <w:rPr>
          <w:rFonts w:ascii="Arial" w:hAnsi="Arial" w:cs="Arial"/>
          <w:b/>
          <w:lang w:val="en-GB"/>
        </w:rPr>
        <w:t xml:space="preserve"> et al. (2001)</w:t>
      </w:r>
      <w:r w:rsidRPr="00634A57">
        <w:rPr>
          <w:rFonts w:ascii="Arial" w:hAnsi="Arial" w:cs="Arial"/>
          <w:b/>
          <w:lang w:val="en-GB"/>
        </w:rPr>
        <w:fldChar w:fldCharType="begin"/>
      </w:r>
      <w:r w:rsidR="00890F2B" w:rsidRPr="00634A57">
        <w:rPr>
          <w:rFonts w:ascii="Arial" w:hAnsi="Arial" w:cs="Arial"/>
          <w:b/>
          <w:lang w:val="en-GB"/>
        </w:rPr>
        <w:instrText xml:space="preserve"> ADDIN EN.CITE &lt;EndNote&gt;&lt;Cite&gt;&lt;Author&gt;Dobscha&lt;/Author&gt;&lt;Year&gt;2001&lt;/Year&gt;&lt;RecNum&gt;852&lt;/RecNum&gt;&lt;DisplayText&gt;&lt;style face="superscript"&gt;15&lt;/style&gt;&lt;/DisplayText&gt;&lt;record&gt;&lt;rec-number&gt;852&lt;/rec-number&gt;&lt;foreign-keys&gt;&lt;key app="EN" db-id="92rrzf922vddp7e2dw9p9vv422e0tp5s50ws" timestamp="1579730064"&gt;852&lt;/key&gt;&lt;/foreign-keys&gt;&lt;ref-type name="Journal Article"&gt;17&lt;/ref-type&gt;&lt;contributors&gt;&lt;authors&gt;&lt;author&gt;Dobscha, S. K.&lt;/author&gt;&lt;author&gt;Gerrity, M. S.&lt;/author&gt;&lt;author&gt;Ward, M. F.&lt;/author&gt;&lt;/authors&gt;&lt;/contributors&gt;&lt;auth-address&gt;Division of Hospital and Specialty Medicine, Portland Veterans Affairs Medical Center, Portland, Ore., USA. dobschas@ohsu.edu&lt;/auth-address&gt;&lt;titles&gt;&lt;title&gt;Effectiveness of an intervention to improve primary care provider recognition of depression&lt;/title&gt;&lt;secondary-title&gt;Eff Clin Pract&lt;/secondary-title&gt;&lt;/titles&gt;&lt;periodical&gt;&lt;full-title&gt;Eff Clin Pract&lt;/full-title&gt;&lt;/periodical&gt;&lt;pages&gt;163-71&lt;/pages&gt;&lt;volume&gt;4&lt;/volume&gt;&lt;number&gt;4&lt;/number&gt;&lt;keywords&gt;&lt;keyword&gt;Depressive Disorder/*diagnosis/psychology&lt;/keyword&gt;&lt;keyword&gt;Female&lt;/keyword&gt;&lt;keyword&gt;Humans&lt;/keyword&gt;&lt;keyword&gt;Male&lt;/keyword&gt;&lt;keyword&gt;Mass Screening/*methods&lt;/keyword&gt;&lt;keyword&gt;Medical Records&lt;/keyword&gt;&lt;keyword&gt;Nurse Clinicians/*education&lt;/keyword&gt;&lt;keyword&gt;Oregon&lt;/keyword&gt;&lt;keyword&gt;Outcome Assessment (Health Care)&lt;/keyword&gt;&lt;keyword&gt;Primary Health Care/*standards&lt;/keyword&gt;&lt;keyword&gt;Psychiatric Status Rating Scales&lt;/keyword&gt;&lt;keyword&gt;Questionnaires&lt;/keyword&gt;&lt;keyword&gt;Suicide/prevention &amp;amp; control/psychology&lt;/keyword&gt;&lt;keyword&gt;United States&lt;/keyword&gt;&lt;keyword&gt;United States Department of Veterans Affairs&lt;/keyword&gt;&lt;keyword&gt;Veterans/*psychology&lt;/keyword&gt;&lt;/keywords&gt;&lt;dates&gt;&lt;year&gt;2001&lt;/year&gt;&lt;pub-dates&gt;&lt;date&gt;Jul-Aug&lt;/date&gt;&lt;/pub-dates&gt;&lt;/dates&gt;&lt;accession-num&gt;11525103&lt;/accession-num&gt;&lt;urls&gt;&lt;related-urls&gt;&lt;url&gt;http://www.ncbi.nlm.nih.gov/entrez/query.fcgi?cmd=Retrieve&amp;amp;db=PubMed&amp;amp;dopt=Citation&amp;amp;list_uids=11525103 &lt;/url&gt;&lt;/related-urls&gt;&lt;/urls&gt;&lt;/record&gt;&lt;/Cite&gt;&lt;/EndNote&gt;</w:instrText>
      </w:r>
      <w:r w:rsidRPr="00634A57">
        <w:rPr>
          <w:rFonts w:ascii="Arial" w:hAnsi="Arial" w:cs="Arial"/>
          <w:b/>
          <w:lang w:val="en-GB"/>
        </w:rPr>
        <w:fldChar w:fldCharType="separate"/>
      </w:r>
      <w:r w:rsidR="00890F2B" w:rsidRPr="00634A57">
        <w:rPr>
          <w:rFonts w:ascii="Arial" w:hAnsi="Arial" w:cs="Arial"/>
          <w:b/>
          <w:noProof/>
          <w:vertAlign w:val="superscript"/>
          <w:lang w:val="en-GB"/>
        </w:rPr>
        <w:t>15</w:t>
      </w:r>
      <w:r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bCs/>
          <w:lang w:val="en-GB"/>
        </w:rPr>
        <w:t xml:space="preserve">In this study of U.S. </w:t>
      </w:r>
      <w:r w:rsidR="00AA6107" w:rsidRPr="00634A57">
        <w:rPr>
          <w:rFonts w:ascii="Arial" w:hAnsi="Arial" w:cs="Arial"/>
          <w:bCs/>
          <w:lang w:val="en-GB"/>
        </w:rPr>
        <w:t>V</w:t>
      </w:r>
      <w:r w:rsidRPr="00634A57">
        <w:rPr>
          <w:rFonts w:ascii="Arial" w:hAnsi="Arial" w:cs="Arial"/>
          <w:bCs/>
          <w:lang w:val="en-GB"/>
        </w:rPr>
        <w:t>eterans in primary care, p</w:t>
      </w:r>
      <w:proofErr w:type="spellStart"/>
      <w:r w:rsidRPr="00634A57">
        <w:rPr>
          <w:rFonts w:ascii="Arial" w:hAnsi="Arial" w:cs="Arial"/>
          <w:bCs/>
        </w:rPr>
        <w:t>atients</w:t>
      </w:r>
      <w:proofErr w:type="spellEnd"/>
      <w:r w:rsidRPr="00634A57">
        <w:rPr>
          <w:rFonts w:ascii="Arial" w:hAnsi="Arial" w:cs="Arial"/>
          <w:bCs/>
        </w:rPr>
        <w:t xml:space="preserve"> with</w:t>
      </w:r>
      <w:r w:rsidR="001A43D4" w:rsidRPr="00634A57">
        <w:rPr>
          <w:rFonts w:ascii="Arial" w:hAnsi="Arial" w:cs="Arial"/>
          <w:bCs/>
        </w:rPr>
        <w:t xml:space="preserve"> an affirmative response to a single depression item were asked to</w:t>
      </w:r>
      <w:r w:rsidRPr="00634A57">
        <w:rPr>
          <w:rFonts w:ascii="Arial" w:hAnsi="Arial" w:cs="Arial"/>
          <w:bCs/>
        </w:rPr>
        <w:t xml:space="preserve"> complete a self-administered questionnaire (PHQ-9), which they turned in to their provider. A mental health nurse subsequently reviewed the records</w:t>
      </w:r>
      <w:r w:rsidR="001835DD" w:rsidRPr="00634A57">
        <w:rPr>
          <w:rFonts w:ascii="Arial" w:hAnsi="Arial" w:cs="Arial"/>
          <w:bCs/>
        </w:rPr>
        <w:t xml:space="preserve"> </w:t>
      </w:r>
      <w:r w:rsidRPr="00634A57">
        <w:rPr>
          <w:rFonts w:ascii="Arial" w:hAnsi="Arial" w:cs="Arial"/>
          <w:bCs/>
        </w:rPr>
        <w:t>and contacted providers when depression was</w:t>
      </w:r>
      <w:r w:rsidR="001835DD" w:rsidRPr="00634A57">
        <w:rPr>
          <w:rFonts w:ascii="Arial" w:hAnsi="Arial" w:cs="Arial"/>
          <w:bCs/>
        </w:rPr>
        <w:t xml:space="preserve"> present as measured by the PHQ-9</w:t>
      </w:r>
      <w:r w:rsidRPr="00634A57">
        <w:rPr>
          <w:rFonts w:ascii="Arial" w:hAnsi="Arial" w:cs="Arial"/>
          <w:bCs/>
        </w:rPr>
        <w:t xml:space="preserve"> </w:t>
      </w:r>
      <w:r w:rsidR="001835DD" w:rsidRPr="00634A57">
        <w:rPr>
          <w:rFonts w:ascii="Arial" w:hAnsi="Arial" w:cs="Arial"/>
          <w:bCs/>
        </w:rPr>
        <w:t xml:space="preserve">but </w:t>
      </w:r>
      <w:r w:rsidRPr="00634A57">
        <w:rPr>
          <w:rFonts w:ascii="Arial" w:hAnsi="Arial" w:cs="Arial"/>
          <w:bCs/>
        </w:rPr>
        <w:t>not mentioned in the visit note</w:t>
      </w:r>
      <w:r w:rsidR="00AA73F3" w:rsidRPr="00634A57">
        <w:rPr>
          <w:rFonts w:ascii="Arial" w:hAnsi="Arial" w:cs="Arial"/>
          <w:bCs/>
        </w:rPr>
        <w:t>.</w:t>
      </w:r>
      <w:r w:rsidR="00871813" w:rsidRPr="00634A57">
        <w:rPr>
          <w:rFonts w:ascii="Arial" w:hAnsi="Arial" w:cs="Arial"/>
          <w:bCs/>
        </w:rPr>
        <w:t xml:space="preserve"> As a result of this brief paper-based assessment combined with a contact when not address, this study found </w:t>
      </w:r>
      <w:r w:rsidR="00871813" w:rsidRPr="00634A57">
        <w:rPr>
          <w:rFonts w:ascii="Arial" w:hAnsi="Arial" w:cs="Arial"/>
          <w:b/>
        </w:rPr>
        <w:t xml:space="preserve">a significant improvement in </w:t>
      </w:r>
      <w:r w:rsidR="00871813" w:rsidRPr="00634A57">
        <w:rPr>
          <w:rFonts w:ascii="Arial" w:hAnsi="Arial" w:cs="Arial"/>
          <w:b/>
          <w:lang w:val="en-GB"/>
        </w:rPr>
        <w:t>d</w:t>
      </w:r>
      <w:r w:rsidRPr="00634A57">
        <w:rPr>
          <w:rFonts w:ascii="Arial" w:hAnsi="Arial" w:cs="Arial"/>
          <w:b/>
          <w:lang w:val="en-GB"/>
        </w:rPr>
        <w:t xml:space="preserve">ocumentation of depression symptoms (72% vs. 48%; P &lt; 0.001) and suicidal ideation (36% vs. 14%; </w:t>
      </w:r>
      <w:r w:rsidR="00033CDF" w:rsidRPr="00634A57">
        <w:rPr>
          <w:rFonts w:ascii="Arial" w:hAnsi="Arial" w:cs="Arial"/>
          <w:b/>
          <w:lang w:val="en-GB"/>
        </w:rPr>
        <w:t>p</w:t>
      </w:r>
      <w:r w:rsidRPr="00634A57">
        <w:rPr>
          <w:rFonts w:ascii="Arial" w:hAnsi="Arial" w:cs="Arial"/>
          <w:b/>
          <w:lang w:val="en-GB"/>
        </w:rPr>
        <w:t>&lt;0.001)</w:t>
      </w:r>
      <w:r w:rsidR="00871813" w:rsidRPr="00634A57">
        <w:rPr>
          <w:rFonts w:ascii="Arial" w:hAnsi="Arial" w:cs="Arial"/>
          <w:b/>
          <w:lang w:val="en-GB"/>
        </w:rPr>
        <w:t>.</w:t>
      </w:r>
      <w:r w:rsidR="009F669C">
        <w:rPr>
          <w:rFonts w:ascii="Arial" w:hAnsi="Arial" w:cs="Arial"/>
          <w:b/>
          <w:lang w:val="en-GB"/>
        </w:rPr>
        <w:t xml:space="preserve"> </w:t>
      </w:r>
    </w:p>
    <w:p w14:paraId="639FEED2" w14:textId="17041A4F" w:rsidR="009D3E48" w:rsidRPr="00634A57" w:rsidRDefault="00F947F7" w:rsidP="004A5E18">
      <w:pPr>
        <w:pStyle w:val="NormalWeb"/>
        <w:spacing w:before="60" w:beforeAutospacing="0" w:after="180" w:afterAutospacing="0"/>
        <w:rPr>
          <w:rFonts w:ascii="Arial" w:eastAsiaTheme="minorHAnsi" w:hAnsi="Arial" w:cs="Arial"/>
          <w:sz w:val="22"/>
          <w:szCs w:val="22"/>
        </w:rPr>
      </w:pPr>
      <w:proofErr w:type="spellStart"/>
      <w:r w:rsidRPr="00634A57">
        <w:rPr>
          <w:rFonts w:ascii="Arial" w:hAnsi="Arial" w:cs="Arial"/>
          <w:b/>
          <w:sz w:val="22"/>
          <w:szCs w:val="22"/>
          <w:lang w:val="en-GB"/>
        </w:rPr>
        <w:t>Taenzer</w:t>
      </w:r>
      <w:proofErr w:type="spellEnd"/>
      <w:r w:rsidRPr="00634A57">
        <w:rPr>
          <w:rFonts w:ascii="Arial" w:hAnsi="Arial" w:cs="Arial"/>
          <w:b/>
          <w:sz w:val="22"/>
          <w:szCs w:val="22"/>
          <w:lang w:val="en-GB"/>
        </w:rPr>
        <w:t xml:space="preserve"> et al. (2000)</w:t>
      </w:r>
      <w:r w:rsidRPr="00634A57">
        <w:rPr>
          <w:rFonts w:ascii="Arial" w:hAnsi="Arial" w:cs="Arial"/>
          <w:b/>
          <w:sz w:val="22"/>
          <w:szCs w:val="22"/>
          <w:lang w:val="en-GB"/>
        </w:rPr>
        <w:fldChar w:fldCharType="begin"/>
      </w:r>
      <w:r w:rsidR="00A8178C" w:rsidRPr="00634A57">
        <w:rPr>
          <w:rFonts w:ascii="Arial" w:hAnsi="Arial" w:cs="Arial"/>
          <w:b/>
          <w:sz w:val="22"/>
          <w:szCs w:val="22"/>
          <w:lang w:val="en-GB"/>
        </w:rPr>
        <w:instrText xml:space="preserve"> ADDIN EN.CITE &lt;EndNote&gt;&lt;Cite&gt;&lt;Author&gt;Taenzer&lt;/Author&gt;&lt;Year&gt;2000&lt;/Year&gt;&lt;RecNum&gt;856&lt;/RecNum&gt;&lt;DisplayText&gt;&lt;style face="superscript"&gt;30&lt;/style&gt;&lt;/DisplayText&gt;&lt;record&gt;&lt;rec-number&gt;856&lt;/rec-number&gt;&lt;foreign-keys&gt;&lt;key app="EN" db-id="92rrzf922vddp7e2dw9p9vv422e0tp5s50ws" timestamp="1579730064"&gt;856&lt;/key&gt;&lt;/foreign-keys&gt;&lt;ref-type name="Journal Article"&gt;17&lt;/ref-type&gt;&lt;contributors&gt;&lt;authors&gt;&lt;author&gt;Taenzer, P.&lt;/author&gt;&lt;author&gt;Bultz, B. D.&lt;/author&gt;&lt;author&gt;Carlson, L. E.&lt;/author&gt;&lt;author&gt;Speca, M.&lt;/author&gt;&lt;author&gt;DeGagne, T.&lt;/author&gt;&lt;author&gt;Olson, K.&lt;/author&gt;&lt;author&gt;Doll, R.&lt;/author&gt;&lt;author&gt;Rosberger, Z.&lt;/author&gt;&lt;/authors&gt;&lt;/contributors&gt;&lt;auth-address&gt;Department of Psychosocial Resources, Tom Baker Cancer Centre, Calgary, Alberta, Canada.&lt;/auth-address&gt;&lt;titles&gt;&lt;title&gt;Impact of computerized quality of life screening on physician behaviour and patient satisfaction in lung cancer outpatients&lt;/title&gt;&lt;secondary-title&gt;Psychooncology&lt;/secondary-title&gt;&lt;/titles&gt;&lt;periodical&gt;&lt;full-title&gt;Psychooncology&lt;/full-title&gt;&lt;/periodical&gt;&lt;pages&gt;203-13&lt;/pages&gt;&lt;volume&gt;9&lt;/volume&gt;&lt;number&gt;3&lt;/number&gt;&lt;keywords&gt;&lt;keyword&gt;Aged&lt;/keyword&gt;&lt;keyword&gt;Ambulatory Care&lt;/keyword&gt;&lt;keyword&gt;*Automatic Data Processing&lt;/keyword&gt;&lt;keyword&gt;*Behavior&lt;/keyword&gt;&lt;keyword&gt;Female&lt;/keyword&gt;&lt;keyword&gt;Humans&lt;/keyword&gt;&lt;keyword&gt;Lung Neoplasms/*psychology/*therapy&lt;/keyword&gt;&lt;keyword&gt;Male&lt;/keyword&gt;&lt;keyword&gt;Middle Aged&lt;/keyword&gt;&lt;keyword&gt;*Patient Satisfaction&lt;/keyword&gt;&lt;keyword&gt;Physicians/*psychology&lt;/keyword&gt;&lt;keyword&gt;*Quality of Life&lt;/keyword&gt;&lt;keyword&gt;Questionnaires&lt;/keyword&gt;&lt;/keywords&gt;&lt;dates&gt;&lt;year&gt;2000&lt;/year&gt;&lt;pub-dates&gt;&lt;date&gt;May-Jun&lt;/date&gt;&lt;/pub-dates&gt;&lt;/dates&gt;&lt;accession-num&gt;10871716&lt;/accession-num&gt;&lt;urls&gt;&lt;related-urls&gt;&lt;url&gt;http://www.ncbi.nlm.nih.gov/entrez/query.fcgi?cmd=Retrieve&amp;amp;db=PubMed&amp;amp;dopt=Citation&amp;amp;list_uids=10871716 &lt;/url&gt;&lt;/related-urls&gt;&lt;/urls&gt;&lt;/record&gt;&lt;/Cite&gt;&lt;/EndNote&gt;</w:instrText>
      </w:r>
      <w:r w:rsidRPr="00634A57">
        <w:rPr>
          <w:rFonts w:ascii="Arial" w:hAnsi="Arial" w:cs="Arial"/>
          <w:b/>
          <w:sz w:val="22"/>
          <w:szCs w:val="22"/>
          <w:lang w:val="en-GB"/>
        </w:rPr>
        <w:fldChar w:fldCharType="separate"/>
      </w:r>
      <w:r w:rsidR="00A8178C" w:rsidRPr="00634A57">
        <w:rPr>
          <w:rFonts w:ascii="Arial" w:hAnsi="Arial" w:cs="Arial"/>
          <w:b/>
          <w:noProof/>
          <w:sz w:val="22"/>
          <w:szCs w:val="22"/>
          <w:vertAlign w:val="superscript"/>
          <w:lang w:val="en-GB"/>
        </w:rPr>
        <w:t>30</w:t>
      </w:r>
      <w:r w:rsidRPr="00634A57">
        <w:rPr>
          <w:rFonts w:ascii="Arial" w:hAnsi="Arial" w:cs="Arial"/>
          <w:b/>
          <w:sz w:val="22"/>
          <w:szCs w:val="22"/>
          <w:lang w:val="en-GB"/>
        </w:rPr>
        <w:fldChar w:fldCharType="end"/>
      </w:r>
      <w:r w:rsidRPr="00634A57">
        <w:rPr>
          <w:rFonts w:ascii="Arial" w:hAnsi="Arial" w:cs="Arial"/>
          <w:b/>
          <w:sz w:val="22"/>
          <w:szCs w:val="22"/>
          <w:lang w:val="en-GB"/>
        </w:rPr>
        <w:t xml:space="preserve">: </w:t>
      </w:r>
      <w:r w:rsidRPr="00634A57">
        <w:rPr>
          <w:rFonts w:ascii="Arial" w:hAnsi="Arial" w:cs="Arial"/>
          <w:sz w:val="22"/>
          <w:szCs w:val="22"/>
          <w:lang w:val="en-GB"/>
        </w:rPr>
        <w:t xml:space="preserve">In this outpatient cancer care study, patients </w:t>
      </w:r>
      <w:r w:rsidR="00345EB0" w:rsidRPr="00634A57">
        <w:rPr>
          <w:rFonts w:ascii="Arial" w:hAnsi="Arial" w:cs="Arial"/>
          <w:sz w:val="22"/>
          <w:szCs w:val="22"/>
          <w:lang w:val="en-GB"/>
        </w:rPr>
        <w:t xml:space="preserve">(n=53) </w:t>
      </w:r>
      <w:r w:rsidRPr="00634A57">
        <w:rPr>
          <w:rFonts w:ascii="Arial" w:hAnsi="Arial" w:cs="Arial"/>
          <w:sz w:val="22"/>
          <w:szCs w:val="22"/>
          <w:lang w:val="en-GB"/>
        </w:rPr>
        <w:t xml:space="preserve">were randomized to self-administer a computerized </w:t>
      </w:r>
      <w:r w:rsidR="00BF12F9" w:rsidRPr="00634A57">
        <w:rPr>
          <w:rFonts w:ascii="Arial" w:hAnsi="Arial" w:cs="Arial"/>
          <w:sz w:val="22"/>
          <w:szCs w:val="22"/>
          <w:lang w:val="en-GB"/>
        </w:rPr>
        <w:t>HRQL</w:t>
      </w:r>
      <w:r w:rsidRPr="00634A57">
        <w:rPr>
          <w:rFonts w:ascii="Arial" w:hAnsi="Arial" w:cs="Arial"/>
          <w:sz w:val="22"/>
          <w:szCs w:val="22"/>
          <w:lang w:val="en-GB"/>
        </w:rPr>
        <w:t xml:space="preserve"> questionnaire (EORTC QLQ-C30) before or </w:t>
      </w:r>
      <w:r w:rsidR="00BF12F9" w:rsidRPr="00634A57">
        <w:rPr>
          <w:rFonts w:ascii="Arial" w:hAnsi="Arial" w:cs="Arial"/>
          <w:sz w:val="22"/>
          <w:szCs w:val="22"/>
          <w:lang w:val="en-GB"/>
        </w:rPr>
        <w:t xml:space="preserve">a paper-based version </w:t>
      </w:r>
      <w:r w:rsidRPr="00634A57">
        <w:rPr>
          <w:rFonts w:ascii="Arial" w:hAnsi="Arial" w:cs="Arial"/>
          <w:sz w:val="22"/>
          <w:szCs w:val="22"/>
          <w:lang w:val="en-GB"/>
        </w:rPr>
        <w:t xml:space="preserve">after their appointment. </w:t>
      </w:r>
      <w:r w:rsidR="00AA73F3" w:rsidRPr="00634A57">
        <w:rPr>
          <w:rFonts w:ascii="Arial" w:eastAsiaTheme="minorHAnsi" w:hAnsi="Arial" w:cs="Arial"/>
          <w:b/>
          <w:sz w:val="22"/>
          <w:szCs w:val="22"/>
        </w:rPr>
        <w:t>Significantly</w:t>
      </w:r>
      <w:r w:rsidR="00BF12F9" w:rsidRPr="00634A57">
        <w:rPr>
          <w:rFonts w:ascii="Arial" w:eastAsiaTheme="minorHAnsi" w:hAnsi="Arial" w:cs="Arial"/>
          <w:b/>
          <w:sz w:val="22"/>
          <w:szCs w:val="22"/>
        </w:rPr>
        <w:t xml:space="preserve"> more HRQL items </w:t>
      </w:r>
      <w:r w:rsidR="00AA73F3" w:rsidRPr="00634A57">
        <w:rPr>
          <w:rFonts w:ascii="Arial" w:eastAsiaTheme="minorHAnsi" w:hAnsi="Arial" w:cs="Arial"/>
          <w:b/>
          <w:sz w:val="22"/>
          <w:szCs w:val="22"/>
        </w:rPr>
        <w:t xml:space="preserve">were </w:t>
      </w:r>
      <w:r w:rsidR="009D3E48" w:rsidRPr="00634A57">
        <w:rPr>
          <w:rFonts w:ascii="Arial" w:eastAsiaTheme="minorHAnsi" w:hAnsi="Arial" w:cs="Arial"/>
          <w:b/>
          <w:sz w:val="22"/>
          <w:szCs w:val="22"/>
        </w:rPr>
        <w:t>addressed during the clinic appointment, compared with patients in the control group</w:t>
      </w:r>
      <w:r w:rsidR="00BF12F9" w:rsidRPr="00634A57">
        <w:rPr>
          <w:rFonts w:ascii="Arial" w:eastAsiaTheme="minorHAnsi" w:hAnsi="Arial" w:cs="Arial"/>
          <w:b/>
          <w:sz w:val="22"/>
          <w:szCs w:val="22"/>
        </w:rPr>
        <w:t xml:space="preserve"> (49</w:t>
      </w:r>
      <w:r w:rsidR="00A179BB" w:rsidRPr="00634A57">
        <w:rPr>
          <w:rFonts w:ascii="Arial" w:eastAsiaTheme="minorHAnsi" w:hAnsi="Arial" w:cs="Arial"/>
          <w:b/>
          <w:sz w:val="22"/>
          <w:szCs w:val="22"/>
        </w:rPr>
        <w:t>%</w:t>
      </w:r>
      <w:r w:rsidR="00BF12F9" w:rsidRPr="00634A57">
        <w:rPr>
          <w:rFonts w:ascii="Arial" w:eastAsiaTheme="minorHAnsi" w:hAnsi="Arial" w:cs="Arial"/>
          <w:b/>
          <w:sz w:val="22"/>
          <w:szCs w:val="22"/>
        </w:rPr>
        <w:t xml:space="preserve"> vs. 2</w:t>
      </w:r>
      <w:r w:rsidR="00A179BB" w:rsidRPr="00634A57">
        <w:rPr>
          <w:rFonts w:ascii="Arial" w:eastAsiaTheme="minorHAnsi" w:hAnsi="Arial" w:cs="Arial"/>
          <w:b/>
          <w:sz w:val="22"/>
          <w:szCs w:val="22"/>
        </w:rPr>
        <w:t>4</w:t>
      </w:r>
      <w:r w:rsidR="00BF12F9" w:rsidRPr="00634A57">
        <w:rPr>
          <w:rFonts w:ascii="Arial" w:eastAsiaTheme="minorHAnsi" w:hAnsi="Arial" w:cs="Arial"/>
          <w:b/>
          <w:sz w:val="22"/>
          <w:szCs w:val="22"/>
        </w:rPr>
        <w:t>%</w:t>
      </w:r>
      <w:r w:rsidR="00A179BB" w:rsidRPr="00634A57">
        <w:rPr>
          <w:rFonts w:ascii="Arial" w:eastAsiaTheme="minorHAnsi" w:hAnsi="Arial" w:cs="Arial"/>
          <w:b/>
          <w:sz w:val="22"/>
          <w:szCs w:val="22"/>
        </w:rPr>
        <w:t xml:space="preserve">, </w:t>
      </w:r>
      <w:r w:rsidR="00A179BB" w:rsidRPr="00634A57">
        <w:rPr>
          <w:rFonts w:ascii="Arial" w:eastAsiaTheme="minorHAnsi" w:hAnsi="Arial" w:cs="Arial"/>
          <w:b/>
          <w:i/>
          <w:iCs/>
          <w:sz w:val="22"/>
          <w:szCs w:val="22"/>
        </w:rPr>
        <w:t>p</w:t>
      </w:r>
      <w:r w:rsidR="00A179BB" w:rsidRPr="00634A57">
        <w:rPr>
          <w:rFonts w:ascii="Arial" w:eastAsiaTheme="minorHAnsi" w:hAnsi="Arial" w:cs="Arial"/>
          <w:b/>
          <w:sz w:val="22"/>
          <w:szCs w:val="22"/>
        </w:rPr>
        <w:t>&lt;0.05</w:t>
      </w:r>
      <w:r w:rsidR="00BF12F9" w:rsidRPr="00634A57">
        <w:rPr>
          <w:rFonts w:ascii="Arial" w:eastAsiaTheme="minorHAnsi" w:hAnsi="Arial" w:cs="Arial"/>
          <w:b/>
          <w:sz w:val="22"/>
          <w:szCs w:val="22"/>
        </w:rPr>
        <w:t>)</w:t>
      </w:r>
      <w:r w:rsidR="009D3E48" w:rsidRPr="00634A57">
        <w:rPr>
          <w:rFonts w:ascii="Arial" w:eastAsiaTheme="minorHAnsi" w:hAnsi="Arial" w:cs="Arial"/>
          <w:b/>
          <w:sz w:val="22"/>
          <w:szCs w:val="22"/>
        </w:rPr>
        <w:t xml:space="preserve">. </w:t>
      </w:r>
    </w:p>
    <w:p w14:paraId="345495D7" w14:textId="1315353D" w:rsidR="009D57FC" w:rsidRPr="00634A57" w:rsidRDefault="009D57FC" w:rsidP="004A5E18">
      <w:pPr>
        <w:pStyle w:val="BodyText"/>
        <w:spacing w:line="240" w:lineRule="auto"/>
        <w:rPr>
          <w:rFonts w:ascii="Arial" w:hAnsi="Arial" w:cs="Arial"/>
          <w:lang w:val="en-GB"/>
        </w:rPr>
      </w:pPr>
      <w:bookmarkStart w:id="117" w:name="_Hlk502826737"/>
      <w:proofErr w:type="spellStart"/>
      <w:r w:rsidRPr="00634A57">
        <w:rPr>
          <w:rFonts w:ascii="Arial" w:hAnsi="Arial" w:cs="Arial"/>
          <w:b/>
          <w:lang w:val="en-GB"/>
        </w:rPr>
        <w:t>Mazonson</w:t>
      </w:r>
      <w:proofErr w:type="spellEnd"/>
      <w:r w:rsidR="002A500B" w:rsidRPr="00634A57">
        <w:rPr>
          <w:rFonts w:ascii="Arial" w:hAnsi="Arial" w:cs="Arial"/>
          <w:b/>
          <w:lang w:val="en-GB"/>
        </w:rPr>
        <w:t xml:space="preserve"> et al.</w:t>
      </w:r>
      <w:r w:rsidR="00CA1A2A" w:rsidRPr="00634A57">
        <w:rPr>
          <w:rFonts w:ascii="Arial" w:hAnsi="Arial" w:cs="Arial"/>
          <w:b/>
          <w:lang w:val="en-GB"/>
        </w:rPr>
        <w:t xml:space="preserve"> </w:t>
      </w:r>
      <w:r w:rsidRPr="00634A57">
        <w:rPr>
          <w:rFonts w:ascii="Arial" w:hAnsi="Arial" w:cs="Arial"/>
          <w:b/>
          <w:lang w:val="en-GB"/>
        </w:rPr>
        <w:t>(199</w:t>
      </w:r>
      <w:r w:rsidR="005F65F1" w:rsidRPr="00634A57">
        <w:rPr>
          <w:rFonts w:ascii="Arial" w:hAnsi="Arial" w:cs="Arial"/>
          <w:b/>
          <w:lang w:val="en-GB"/>
        </w:rPr>
        <w:t>6</w:t>
      </w:r>
      <w:r w:rsidRPr="00634A57">
        <w:rPr>
          <w:rFonts w:ascii="Arial" w:hAnsi="Arial" w:cs="Arial"/>
          <w:b/>
          <w:lang w:val="en-GB"/>
        </w:rPr>
        <w:t>)</w:t>
      </w:r>
      <w:r w:rsidR="003F0743" w:rsidRPr="00634A57">
        <w:rPr>
          <w:rFonts w:ascii="Arial" w:hAnsi="Arial" w:cs="Arial"/>
          <w:b/>
          <w:lang w:val="en-GB"/>
        </w:rPr>
        <w:fldChar w:fldCharType="begin"/>
      </w:r>
      <w:r w:rsidR="00A8178C" w:rsidRPr="00634A57">
        <w:rPr>
          <w:rFonts w:ascii="Arial" w:hAnsi="Arial" w:cs="Arial"/>
          <w:b/>
          <w:lang w:val="en-GB"/>
        </w:rPr>
        <w:instrText xml:space="preserve"> ADDIN EN.CITE &lt;EndNote&gt;&lt;Cite&gt;&lt;Author&gt;Mazonson&lt;/Author&gt;&lt;Year&gt;1996&lt;/Year&gt;&lt;RecNum&gt;1740&lt;/RecNum&gt;&lt;DisplayText&gt;&lt;style face="superscript"&gt;28&lt;/style&gt;&lt;/DisplayText&gt;&lt;record&gt;&lt;rec-number&gt;1740&lt;/rec-number&gt;&lt;foreign-keys&gt;&lt;key app="EN" db-id="92rrzf922vddp7e2dw9p9vv422e0tp5s50ws" timestamp="1596485335"&gt;1740&lt;/key&gt;&lt;/foreign-keys&gt;&lt;ref-type name="Journal Article"&gt;17&lt;/ref-type&gt;&lt;contributors&gt;&lt;authors&gt;&lt;author&gt;Mazonson, P. D.&lt;/author&gt;&lt;author&gt;Mathias, S. D.&lt;/author&gt;&lt;author&gt;Fifer, S. K.&lt;/author&gt;&lt;author&gt;Buesching, D. P.&lt;/author&gt;&lt;author&gt;Malek, P.&lt;/author&gt;&lt;author&gt;Patrick, D. L.&lt;/author&gt;&lt;/authors&gt;&lt;/contributors&gt;&lt;auth-address&gt;Technology Assessment Group, San Francisco, CA 94107, USA.&lt;/auth-address&gt;&lt;titles&gt;&lt;title&gt;The mental health patient profile: does it change primary care physicians&amp;apos; practice patterns?&lt;/title&gt;&lt;secondary-title&gt;J Am Board Fam Pract&lt;/secondary-title&gt;&lt;/titles&gt;&lt;periodical&gt;&lt;full-title&gt;J Am Board Fam Pract&lt;/full-title&gt;&lt;/periodical&gt;&lt;pages&gt;336-45&lt;/pages&gt;&lt;volume&gt;9&lt;/volume&gt;&lt;number&gt;5&lt;/number&gt;&lt;keywords&gt;&lt;keyword&gt;Adult&lt;/keyword&gt;&lt;keyword&gt;Aged&lt;/keyword&gt;&lt;keyword&gt;Anxiety/diagnosis/therapy&lt;/keyword&gt;&lt;keyword&gt;Colorado&lt;/keyword&gt;&lt;keyword&gt;*Family Practice&lt;/keyword&gt;&lt;keyword&gt;Female&lt;/keyword&gt;&lt;keyword&gt;Health Maintenance Organizations&lt;/keyword&gt;&lt;keyword&gt;Humans&lt;/keyword&gt;&lt;keyword&gt;Internal Medicine&lt;/keyword&gt;&lt;keyword&gt;Male&lt;/keyword&gt;&lt;keyword&gt;*Mental Disorders/diagnosis/therapy&lt;/keyword&gt;&lt;keyword&gt;Mental Health Services/statistics &amp;amp; numerical data&lt;/keyword&gt;&lt;keyword&gt;Middle Aged&lt;/keyword&gt;&lt;keyword&gt;Patient Selection&lt;/keyword&gt;&lt;keyword&gt;Physicians, Family&lt;/keyword&gt;&lt;keyword&gt;*Practice Patterns, Physicians&amp;apos;&lt;/keyword&gt;&lt;keyword&gt;Prospective Studies&lt;/keyword&gt;&lt;keyword&gt;*Psychological Tests&lt;/keyword&gt;&lt;/keywords&gt;&lt;dates&gt;&lt;year&gt;1996&lt;/year&gt;&lt;pub-dates&gt;&lt;date&gt;Sep-Oct&lt;/date&gt;&lt;/pub-dates&gt;&lt;/dates&gt;&lt;isbn&gt;0893-8652 (Print)&amp;#xD;0893-8652 (Linking)&lt;/isbn&gt;&lt;accession-num&gt;8884672&lt;/accession-num&gt;&lt;urls&gt;&lt;related-urls&gt;&lt;url&gt;https://www.ncbi.nlm.nih.gov/pubmed/8884672&lt;/url&gt;&lt;/related-urls&gt;&lt;/urls&gt;&lt;/record&gt;&lt;/Cite&gt;&lt;/EndNote&gt;</w:instrText>
      </w:r>
      <w:r w:rsidR="003F0743" w:rsidRPr="00634A57">
        <w:rPr>
          <w:rFonts w:ascii="Arial" w:hAnsi="Arial" w:cs="Arial"/>
          <w:b/>
          <w:lang w:val="en-GB"/>
        </w:rPr>
        <w:fldChar w:fldCharType="separate"/>
      </w:r>
      <w:r w:rsidR="00A8178C" w:rsidRPr="00634A57">
        <w:rPr>
          <w:rFonts w:ascii="Arial" w:hAnsi="Arial" w:cs="Arial"/>
          <w:b/>
          <w:noProof/>
          <w:vertAlign w:val="superscript"/>
          <w:lang w:val="en-GB"/>
        </w:rPr>
        <w:t>28</w:t>
      </w:r>
      <w:r w:rsidR="003F0743" w:rsidRPr="00634A57">
        <w:rPr>
          <w:rFonts w:ascii="Arial" w:hAnsi="Arial" w:cs="Arial"/>
          <w:b/>
          <w:lang w:val="en-GB"/>
        </w:rPr>
        <w:fldChar w:fldCharType="end"/>
      </w:r>
      <w:r w:rsidR="007127E2" w:rsidRPr="00634A57">
        <w:rPr>
          <w:rFonts w:ascii="Arial" w:hAnsi="Arial" w:cs="Arial"/>
          <w:b/>
          <w:lang w:val="en-GB"/>
        </w:rPr>
        <w:t>:</w:t>
      </w:r>
      <w:r w:rsidRPr="00634A57">
        <w:rPr>
          <w:rFonts w:ascii="Arial" w:hAnsi="Arial" w:cs="Arial"/>
          <w:b/>
          <w:lang w:val="en-GB"/>
        </w:rPr>
        <w:t xml:space="preserve"> </w:t>
      </w:r>
      <w:bookmarkEnd w:id="117"/>
      <w:r w:rsidR="00DE2A49" w:rsidRPr="00634A57">
        <w:rPr>
          <w:rFonts w:ascii="Arial" w:hAnsi="Arial" w:cs="Arial"/>
          <w:lang w:val="en-GB"/>
        </w:rPr>
        <w:t>A</w:t>
      </w:r>
      <w:r w:rsidRPr="00634A57">
        <w:rPr>
          <w:rFonts w:ascii="Arial" w:hAnsi="Arial" w:cs="Arial"/>
          <w:lang w:val="en-GB"/>
        </w:rPr>
        <w:t xml:space="preserve"> </w:t>
      </w:r>
      <w:r w:rsidR="001609EC" w:rsidRPr="00634A57">
        <w:rPr>
          <w:rFonts w:ascii="Arial" w:hAnsi="Arial" w:cs="Arial"/>
          <w:lang w:val="en-GB"/>
        </w:rPr>
        <w:t>5-</w:t>
      </w:r>
      <w:r w:rsidRPr="00634A57">
        <w:rPr>
          <w:rFonts w:ascii="Arial" w:hAnsi="Arial" w:cs="Arial"/>
          <w:lang w:val="en-GB"/>
        </w:rPr>
        <w:t xml:space="preserve">month prospective trial </w:t>
      </w:r>
      <w:r w:rsidR="00AA73F3" w:rsidRPr="00634A57">
        <w:rPr>
          <w:rFonts w:ascii="Arial" w:hAnsi="Arial" w:cs="Arial"/>
          <w:lang w:val="en-GB"/>
        </w:rPr>
        <w:t xml:space="preserve">studied </w:t>
      </w:r>
      <w:r w:rsidR="00DE2A49" w:rsidRPr="00634A57">
        <w:rPr>
          <w:rFonts w:ascii="Arial" w:hAnsi="Arial" w:cs="Arial"/>
          <w:lang w:val="en-GB"/>
        </w:rPr>
        <w:t xml:space="preserve">the impact </w:t>
      </w:r>
      <w:r w:rsidR="003F2499" w:rsidRPr="00634A57">
        <w:rPr>
          <w:rFonts w:ascii="Arial" w:hAnsi="Arial" w:cs="Arial"/>
          <w:lang w:val="en-GB"/>
        </w:rPr>
        <w:t xml:space="preserve">on primary care provider decision–making </w:t>
      </w:r>
      <w:r w:rsidR="00DE2A49" w:rsidRPr="00634A57">
        <w:rPr>
          <w:rFonts w:ascii="Arial" w:hAnsi="Arial" w:cs="Arial"/>
          <w:lang w:val="en-GB"/>
        </w:rPr>
        <w:t xml:space="preserve">of </w:t>
      </w:r>
      <w:r w:rsidR="00AA73F3" w:rsidRPr="00634A57">
        <w:rPr>
          <w:rFonts w:ascii="Arial" w:hAnsi="Arial" w:cs="Arial"/>
          <w:lang w:val="en-GB"/>
        </w:rPr>
        <w:t xml:space="preserve">giving </w:t>
      </w:r>
      <w:r w:rsidR="00DE2A49" w:rsidRPr="00634A57">
        <w:rPr>
          <w:rFonts w:ascii="Arial" w:hAnsi="Arial" w:cs="Arial"/>
          <w:lang w:val="en-GB"/>
        </w:rPr>
        <w:t xml:space="preserve">PRO information </w:t>
      </w:r>
      <w:r w:rsidR="00AA73F3" w:rsidRPr="00634A57">
        <w:rPr>
          <w:rFonts w:ascii="Arial" w:hAnsi="Arial" w:cs="Arial"/>
          <w:lang w:val="en-GB"/>
        </w:rPr>
        <w:t xml:space="preserve">to </w:t>
      </w:r>
      <w:r w:rsidR="00DE2A49" w:rsidRPr="00634A57">
        <w:rPr>
          <w:rFonts w:ascii="Arial" w:hAnsi="Arial" w:cs="Arial"/>
          <w:lang w:val="en-GB"/>
        </w:rPr>
        <w:t xml:space="preserve">on anxiety and other mental health symptoms and disorders </w:t>
      </w:r>
      <w:r w:rsidR="00AA73F3" w:rsidRPr="00634A57">
        <w:rPr>
          <w:rFonts w:ascii="Arial" w:hAnsi="Arial" w:cs="Arial"/>
          <w:lang w:val="en-GB"/>
        </w:rPr>
        <w:t xml:space="preserve">to providers (n=75) </w:t>
      </w:r>
      <w:r w:rsidR="00DE2A49" w:rsidRPr="00634A57">
        <w:rPr>
          <w:rFonts w:ascii="Arial" w:hAnsi="Arial" w:cs="Arial"/>
          <w:lang w:val="en-GB"/>
        </w:rPr>
        <w:t xml:space="preserve">in primary care. </w:t>
      </w:r>
      <w:r w:rsidR="00AA73F3" w:rsidRPr="00634A57">
        <w:rPr>
          <w:rFonts w:ascii="Arial" w:hAnsi="Arial" w:cs="Arial"/>
          <w:lang w:val="en-GB"/>
        </w:rPr>
        <w:t xml:space="preserve">Randomization was to either a </w:t>
      </w:r>
      <w:r w:rsidR="003F2499" w:rsidRPr="00634A57">
        <w:rPr>
          <w:rFonts w:ascii="Arial" w:hAnsi="Arial" w:cs="Arial"/>
          <w:lang w:val="en-GB"/>
        </w:rPr>
        <w:t>control group that received no PRO feedback, or to an intervention group that did. Patients</w:t>
      </w:r>
      <w:r w:rsidRPr="00634A57">
        <w:rPr>
          <w:rFonts w:ascii="Arial" w:hAnsi="Arial" w:cs="Arial"/>
          <w:lang w:val="en-GB"/>
        </w:rPr>
        <w:t xml:space="preserve"> </w:t>
      </w:r>
      <w:r w:rsidR="003F2499" w:rsidRPr="00634A57">
        <w:rPr>
          <w:rFonts w:ascii="Arial" w:hAnsi="Arial" w:cs="Arial"/>
          <w:lang w:val="en-GB"/>
        </w:rPr>
        <w:t>(n=573) received</w:t>
      </w:r>
      <w:r w:rsidRPr="00634A57">
        <w:rPr>
          <w:rFonts w:ascii="Arial" w:hAnsi="Arial" w:cs="Arial"/>
          <w:lang w:val="en-GB"/>
        </w:rPr>
        <w:t xml:space="preserve"> the Symptom Checklist-90 (SCL-90) and the 36-item Standard Health Form (SF-36).</w:t>
      </w:r>
      <w:r w:rsidR="00C2582D" w:rsidRPr="00634A57">
        <w:rPr>
          <w:rFonts w:ascii="Arial" w:hAnsi="Arial" w:cs="Arial"/>
          <w:b/>
          <w:lang w:val="en-GB"/>
        </w:rPr>
        <w:t xml:space="preserve"> Providers</w:t>
      </w:r>
      <w:r w:rsidR="00790849" w:rsidRPr="00634A57">
        <w:rPr>
          <w:rFonts w:ascii="Arial" w:hAnsi="Arial" w:cs="Arial"/>
          <w:b/>
          <w:lang w:val="en-GB"/>
        </w:rPr>
        <w:t xml:space="preserve"> </w:t>
      </w:r>
      <w:r w:rsidRPr="00634A57">
        <w:rPr>
          <w:rFonts w:ascii="Arial" w:hAnsi="Arial" w:cs="Arial"/>
          <w:b/>
          <w:lang w:val="en-GB"/>
        </w:rPr>
        <w:t xml:space="preserve">receiving PRO feedback on patients with </w:t>
      </w:r>
      <w:r w:rsidR="00B10EF4" w:rsidRPr="00634A57">
        <w:rPr>
          <w:rFonts w:ascii="Arial" w:hAnsi="Arial" w:cs="Arial"/>
          <w:b/>
          <w:lang w:val="en-GB"/>
        </w:rPr>
        <w:t xml:space="preserve">no </w:t>
      </w:r>
      <w:r w:rsidRPr="00634A57">
        <w:rPr>
          <w:rFonts w:ascii="Arial" w:hAnsi="Arial" w:cs="Arial"/>
          <w:b/>
          <w:lang w:val="en-GB"/>
        </w:rPr>
        <w:t xml:space="preserve">previous anxiety were more likely to </w:t>
      </w:r>
      <w:r w:rsidR="00B10EF4" w:rsidRPr="00634A57">
        <w:rPr>
          <w:rFonts w:ascii="Arial" w:hAnsi="Arial" w:cs="Arial"/>
          <w:b/>
          <w:lang w:val="en-GB"/>
        </w:rPr>
        <w:t xml:space="preserve">identify </w:t>
      </w:r>
      <w:r w:rsidR="00DE2A49" w:rsidRPr="00634A57">
        <w:rPr>
          <w:rFonts w:ascii="Arial" w:hAnsi="Arial" w:cs="Arial"/>
          <w:b/>
          <w:lang w:val="en-GB"/>
        </w:rPr>
        <w:t xml:space="preserve">anxiety </w:t>
      </w:r>
      <w:r w:rsidRPr="00634A57">
        <w:rPr>
          <w:rFonts w:ascii="Arial" w:hAnsi="Arial" w:cs="Arial"/>
          <w:b/>
          <w:lang w:val="en-GB"/>
        </w:rPr>
        <w:t xml:space="preserve">(32% </w:t>
      </w:r>
      <w:r w:rsidR="003F2499" w:rsidRPr="00634A57">
        <w:rPr>
          <w:rFonts w:ascii="Arial" w:hAnsi="Arial" w:cs="Arial"/>
          <w:b/>
          <w:lang w:val="en-GB"/>
        </w:rPr>
        <w:t>vs. 19% control)</w:t>
      </w:r>
      <w:r w:rsidR="00DE2A49" w:rsidRPr="00634A57">
        <w:rPr>
          <w:rFonts w:ascii="Arial" w:hAnsi="Arial" w:cs="Arial"/>
        </w:rPr>
        <w:t xml:space="preserve">, adjusted odds ratio </w:t>
      </w:r>
      <w:r w:rsidR="00345EB0" w:rsidRPr="00634A57">
        <w:rPr>
          <w:rFonts w:ascii="Arial" w:hAnsi="Arial" w:cs="Arial"/>
        </w:rPr>
        <w:t>(</w:t>
      </w:r>
      <w:r w:rsidR="00DE2A49" w:rsidRPr="00634A57">
        <w:rPr>
          <w:rFonts w:ascii="Arial" w:hAnsi="Arial" w:cs="Arial"/>
        </w:rPr>
        <w:t xml:space="preserve">AOR = 2.51, 95 </w:t>
      </w:r>
      <w:r w:rsidR="00345EB0" w:rsidRPr="00634A57">
        <w:rPr>
          <w:rFonts w:ascii="Arial" w:hAnsi="Arial" w:cs="Arial"/>
        </w:rPr>
        <w:t xml:space="preserve">%CI </w:t>
      </w:r>
      <w:r w:rsidR="00DE2A49" w:rsidRPr="00634A57">
        <w:rPr>
          <w:rFonts w:ascii="Arial" w:hAnsi="Arial" w:cs="Arial"/>
        </w:rPr>
        <w:t>=</w:t>
      </w:r>
      <w:r w:rsidR="00345EB0" w:rsidRPr="00634A57">
        <w:rPr>
          <w:rFonts w:ascii="Arial" w:hAnsi="Arial" w:cs="Arial"/>
        </w:rPr>
        <w:t xml:space="preserve"> </w:t>
      </w:r>
      <w:r w:rsidR="00DE2A49" w:rsidRPr="00634A57">
        <w:rPr>
          <w:rFonts w:ascii="Arial" w:hAnsi="Arial" w:cs="Arial"/>
        </w:rPr>
        <w:t>1.6-3.</w:t>
      </w:r>
      <w:r w:rsidR="007F3FE4" w:rsidRPr="00634A57">
        <w:rPr>
          <w:rFonts w:ascii="Arial" w:hAnsi="Arial" w:cs="Arial"/>
        </w:rPr>
        <w:t>9</w:t>
      </w:r>
      <w:r w:rsidR="00345EB0" w:rsidRPr="00634A57">
        <w:rPr>
          <w:rFonts w:ascii="Arial" w:hAnsi="Arial" w:cs="Arial"/>
          <w:b/>
          <w:lang w:val="en-GB"/>
        </w:rPr>
        <w:t>)</w:t>
      </w:r>
      <w:r w:rsidRPr="00634A57">
        <w:rPr>
          <w:rFonts w:ascii="Arial" w:hAnsi="Arial" w:cs="Arial"/>
          <w:b/>
          <w:lang w:val="en-GB"/>
        </w:rPr>
        <w:t xml:space="preserve">, and </w:t>
      </w:r>
      <w:r w:rsidR="003F2499" w:rsidRPr="00634A57">
        <w:rPr>
          <w:rFonts w:ascii="Arial" w:hAnsi="Arial" w:cs="Arial"/>
          <w:b/>
          <w:lang w:val="en-GB"/>
        </w:rPr>
        <w:t>conducted</w:t>
      </w:r>
      <w:r w:rsidRPr="00634A57">
        <w:rPr>
          <w:rFonts w:ascii="Arial" w:hAnsi="Arial" w:cs="Arial"/>
          <w:b/>
          <w:lang w:val="en-GB"/>
        </w:rPr>
        <w:t xml:space="preserve"> more frequent visits</w:t>
      </w:r>
      <w:r w:rsidR="003F2499" w:rsidRPr="00634A57">
        <w:rPr>
          <w:rFonts w:ascii="Arial" w:hAnsi="Arial" w:cs="Arial"/>
          <w:b/>
          <w:lang w:val="en-GB"/>
        </w:rPr>
        <w:t xml:space="preserve"> with patients</w:t>
      </w:r>
      <w:r w:rsidR="00345EB0" w:rsidRPr="00634A57">
        <w:rPr>
          <w:rFonts w:ascii="Arial" w:hAnsi="Arial" w:cs="Arial"/>
          <w:b/>
          <w:lang w:val="en-GB"/>
        </w:rPr>
        <w:t xml:space="preserve"> </w:t>
      </w:r>
      <w:r w:rsidR="00DE2A49" w:rsidRPr="00634A57">
        <w:rPr>
          <w:rFonts w:ascii="Arial" w:hAnsi="Arial" w:cs="Arial"/>
        </w:rPr>
        <w:t>(AOR = 1.7, 95 percent CI = 1.1-2.7)</w:t>
      </w:r>
      <w:r w:rsidRPr="00634A57">
        <w:rPr>
          <w:rFonts w:ascii="Arial" w:hAnsi="Arial" w:cs="Arial"/>
          <w:b/>
          <w:lang w:val="en-GB"/>
        </w:rPr>
        <w:t xml:space="preserve">. </w:t>
      </w:r>
    </w:p>
    <w:p w14:paraId="55A4B716" w14:textId="244AFFCB" w:rsidR="004A5E18" w:rsidRDefault="00CC56F6" w:rsidP="004A5E18">
      <w:pPr>
        <w:pStyle w:val="BodyText"/>
        <w:spacing w:line="240" w:lineRule="auto"/>
        <w:rPr>
          <w:rFonts w:ascii="Arial" w:hAnsi="Arial" w:cs="Arial"/>
          <w:b/>
          <w:lang w:val="en-GB"/>
        </w:rPr>
      </w:pPr>
      <w:r w:rsidRPr="00634A57">
        <w:rPr>
          <w:rFonts w:ascii="Arial" w:hAnsi="Arial" w:cs="Arial"/>
          <w:b/>
          <w:lang w:val="en-GB"/>
        </w:rPr>
        <w:t>Mark et al. (2008a) and Mark et al. (2008b)</w:t>
      </w:r>
      <w:r w:rsidRPr="00634A57">
        <w:rPr>
          <w:rFonts w:ascii="Arial" w:hAnsi="Arial" w:cs="Arial"/>
          <w:b/>
          <w:lang w:val="en-GB"/>
        </w:rPr>
        <w:fldChar w:fldCharType="begin">
          <w:fldData xml:space="preserve">PEVuZE5vdGU+PENpdGU+PEF1dGhvcj5NYXJrPC9BdXRob3I+PFllYXI+MjAwODwvWWVhcj48UmVj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PEVuZE5vdGU+PENpdGU+PEF1dGhvcj5NYXJrPC9BdXRob3I+PFllYXI+MjAwODwvWWVhcj48UmVj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Pr="00634A57">
        <w:rPr>
          <w:rFonts w:ascii="Arial" w:hAnsi="Arial" w:cs="Arial"/>
          <w:b/>
          <w:noProof/>
          <w:vertAlign w:val="superscript"/>
          <w:lang w:val="en-GB"/>
        </w:rPr>
        <w:t>3,4</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Quantitative and qualitative approaches were used to evaluate providers’ impressions of the </w:t>
      </w:r>
      <w:r w:rsidRPr="00634A57">
        <w:rPr>
          <w:rFonts w:ascii="Arial" w:hAnsi="Arial" w:cs="Arial"/>
        </w:rPr>
        <w:t>Patient Assessment, Care and Education (</w:t>
      </w:r>
      <w:r w:rsidRPr="00634A57">
        <w:rPr>
          <w:rFonts w:ascii="Arial" w:hAnsi="Arial" w:cs="Arial"/>
          <w:lang w:val="en-GB"/>
        </w:rPr>
        <w:t xml:space="preserve">PACE) system™ which administered a symptom severity screening scale. </w:t>
      </w:r>
      <w:r w:rsidRPr="00634A57">
        <w:rPr>
          <w:rFonts w:ascii="Arial" w:hAnsi="Arial" w:cs="Arial"/>
          <w:b/>
          <w:lang w:val="en-GB"/>
        </w:rPr>
        <w:t>Over 60% of the providers rated the system as high value with regards to patient problem identification, focusing patient interviews, tracking changes in patient symptoms and providing documentation.</w:t>
      </w:r>
    </w:p>
    <w:p w14:paraId="3E6AB0B9" w14:textId="451F1CE8" w:rsidR="009B1BA0" w:rsidRPr="00634A57" w:rsidRDefault="00CC56F6" w:rsidP="004A5E18">
      <w:pPr>
        <w:pStyle w:val="BodyText"/>
        <w:spacing w:line="240" w:lineRule="auto"/>
        <w:rPr>
          <w:rFonts w:ascii="Arial" w:hAnsi="Arial" w:cs="Arial"/>
          <w:lang w:val="en-GB"/>
        </w:rPr>
      </w:pPr>
      <w:r w:rsidRPr="00634A57">
        <w:rPr>
          <w:rFonts w:ascii="Arial" w:hAnsi="Arial" w:cs="Arial"/>
          <w:b/>
          <w:lang w:val="en-GB"/>
        </w:rPr>
        <w:t xml:space="preserve"> </w:t>
      </w:r>
      <w:bookmarkStart w:id="118" w:name="_Toc499284582"/>
      <w:bookmarkStart w:id="119" w:name="_Toc499311231"/>
      <w:bookmarkStart w:id="120" w:name="_Toc499312793"/>
      <w:bookmarkStart w:id="121" w:name="_Toc499284584"/>
      <w:bookmarkStart w:id="122" w:name="_Toc499311233"/>
      <w:bookmarkStart w:id="123" w:name="_Toc499312795"/>
      <w:bookmarkStart w:id="124" w:name="_Toc499284586"/>
      <w:bookmarkStart w:id="125" w:name="_Toc499311235"/>
      <w:bookmarkStart w:id="126" w:name="_Toc499312797"/>
      <w:bookmarkStart w:id="127" w:name="_Toc499284587"/>
      <w:bookmarkStart w:id="128" w:name="_Toc499311236"/>
      <w:bookmarkStart w:id="129" w:name="_Toc499312798"/>
      <w:bookmarkStart w:id="130" w:name="_Toc499284591"/>
      <w:bookmarkStart w:id="131" w:name="_Toc499311240"/>
      <w:bookmarkStart w:id="132" w:name="_Toc499312802"/>
      <w:bookmarkStart w:id="133" w:name="_Toc499284594"/>
      <w:bookmarkStart w:id="134" w:name="_Toc499311243"/>
      <w:bookmarkStart w:id="135" w:name="_Toc499312805"/>
      <w:bookmarkStart w:id="136" w:name="_Toc499284595"/>
      <w:bookmarkStart w:id="137" w:name="_Toc499311244"/>
      <w:bookmarkStart w:id="138" w:name="_Toc499312806"/>
      <w:bookmarkStart w:id="139" w:name="_Toc499284596"/>
      <w:bookmarkStart w:id="140" w:name="_Toc499311245"/>
      <w:bookmarkStart w:id="141" w:name="_Toc499312807"/>
      <w:bookmarkStart w:id="142" w:name="_Toc499284598"/>
      <w:bookmarkStart w:id="143" w:name="_Toc499311247"/>
      <w:bookmarkStart w:id="144" w:name="_Toc499312809"/>
      <w:bookmarkStart w:id="145" w:name="_Toc499284600"/>
      <w:bookmarkStart w:id="146" w:name="_Toc499311249"/>
      <w:bookmarkStart w:id="147" w:name="_Toc499312811"/>
      <w:bookmarkStart w:id="148" w:name="_Toc499284601"/>
      <w:bookmarkStart w:id="149" w:name="_Toc499311250"/>
      <w:bookmarkStart w:id="150" w:name="_Toc499312812"/>
      <w:bookmarkStart w:id="151" w:name="_Toc499284602"/>
      <w:bookmarkStart w:id="152" w:name="_Toc499311251"/>
      <w:bookmarkStart w:id="153" w:name="_Toc499312813"/>
      <w:bookmarkStart w:id="154" w:name="_Toc499284603"/>
      <w:bookmarkStart w:id="155" w:name="_Toc499311252"/>
      <w:bookmarkStart w:id="156" w:name="_Toc499312814"/>
      <w:bookmarkStart w:id="157" w:name="_Toc499284604"/>
      <w:bookmarkStart w:id="158" w:name="_Toc499311253"/>
      <w:bookmarkStart w:id="159" w:name="_Toc499312815"/>
      <w:bookmarkStart w:id="160" w:name="_Toc499284606"/>
      <w:bookmarkStart w:id="161" w:name="_Toc499311255"/>
      <w:bookmarkStart w:id="162" w:name="_Toc499312817"/>
      <w:bookmarkStart w:id="163" w:name="_Toc499284608"/>
      <w:bookmarkStart w:id="164" w:name="_Toc499311257"/>
      <w:bookmarkStart w:id="165" w:name="_Toc499312819"/>
      <w:bookmarkStart w:id="166" w:name="_Toc499284614"/>
      <w:bookmarkStart w:id="167" w:name="_Toc499311263"/>
      <w:bookmarkStart w:id="168" w:name="_Toc499312825"/>
      <w:bookmarkStart w:id="169" w:name="_Toc499284615"/>
      <w:bookmarkStart w:id="170" w:name="_Toc499311264"/>
      <w:bookmarkStart w:id="171" w:name="_Toc499312826"/>
      <w:bookmarkStart w:id="172" w:name="_Toc499284617"/>
      <w:bookmarkStart w:id="173" w:name="_Toc499311266"/>
      <w:bookmarkStart w:id="174" w:name="_Toc499312828"/>
      <w:bookmarkStart w:id="175" w:name="_Toc499284618"/>
      <w:bookmarkStart w:id="176" w:name="_Toc499311267"/>
      <w:bookmarkStart w:id="177" w:name="_Toc499312829"/>
      <w:bookmarkStart w:id="178" w:name="_Toc499284619"/>
      <w:bookmarkStart w:id="179" w:name="_Toc499311268"/>
      <w:bookmarkStart w:id="180" w:name="_Toc499312830"/>
      <w:bookmarkStart w:id="181" w:name="_Toc499284621"/>
      <w:bookmarkStart w:id="182" w:name="_Toc499311270"/>
      <w:bookmarkStart w:id="183" w:name="_Toc499312832"/>
      <w:bookmarkStart w:id="184" w:name="_Toc499284626"/>
      <w:bookmarkStart w:id="185" w:name="_Toc499311275"/>
      <w:bookmarkStart w:id="186" w:name="_Toc499312837"/>
      <w:bookmarkStart w:id="187" w:name="_Toc499284627"/>
      <w:bookmarkStart w:id="188" w:name="_Toc499311276"/>
      <w:bookmarkStart w:id="189" w:name="_Toc499312838"/>
      <w:bookmarkStart w:id="190" w:name="_Toc499284628"/>
      <w:bookmarkStart w:id="191" w:name="_Toc499311277"/>
      <w:bookmarkStart w:id="192" w:name="_Toc499312839"/>
      <w:bookmarkStart w:id="193" w:name="_Toc499284629"/>
      <w:bookmarkStart w:id="194" w:name="_Toc499311278"/>
      <w:bookmarkStart w:id="195" w:name="_Toc499312840"/>
      <w:bookmarkStart w:id="196" w:name="_Toc499284630"/>
      <w:bookmarkStart w:id="197" w:name="_Toc499311279"/>
      <w:bookmarkStart w:id="198" w:name="_Toc499312841"/>
      <w:bookmarkStart w:id="199" w:name="_Toc499284631"/>
      <w:bookmarkStart w:id="200" w:name="_Toc499311280"/>
      <w:bookmarkStart w:id="201" w:name="_Toc499312842"/>
      <w:bookmarkStart w:id="202" w:name="_Toc499284632"/>
      <w:bookmarkStart w:id="203" w:name="_Toc499311281"/>
      <w:bookmarkStart w:id="204" w:name="_Toc499312843"/>
      <w:bookmarkStart w:id="205" w:name="_Toc499284634"/>
      <w:bookmarkStart w:id="206" w:name="_Toc499311283"/>
      <w:bookmarkStart w:id="207" w:name="_Toc499312845"/>
      <w:bookmarkStart w:id="208" w:name="_Toc499284635"/>
      <w:bookmarkStart w:id="209" w:name="_Toc499311284"/>
      <w:bookmarkStart w:id="210" w:name="_Toc499312846"/>
      <w:bookmarkStart w:id="211" w:name="_Toc499284636"/>
      <w:bookmarkStart w:id="212" w:name="_Toc499311285"/>
      <w:bookmarkStart w:id="213" w:name="_Toc499312847"/>
      <w:bookmarkStart w:id="214" w:name="_Toc499284637"/>
      <w:bookmarkStart w:id="215" w:name="_Toc499311286"/>
      <w:bookmarkStart w:id="216" w:name="_Toc499312848"/>
      <w:bookmarkStart w:id="217" w:name="_Toc499284638"/>
      <w:bookmarkStart w:id="218" w:name="_Toc499311287"/>
      <w:bookmarkStart w:id="219" w:name="_Toc499312849"/>
      <w:bookmarkStart w:id="220" w:name="_Toc499284639"/>
      <w:bookmarkStart w:id="221" w:name="_Toc499311288"/>
      <w:bookmarkStart w:id="222" w:name="_Toc499312850"/>
      <w:bookmarkStart w:id="223" w:name="_Toc499284641"/>
      <w:bookmarkStart w:id="224" w:name="_Toc499311290"/>
      <w:bookmarkStart w:id="225" w:name="_Toc499312852"/>
      <w:bookmarkStart w:id="226" w:name="_Toc499284642"/>
      <w:bookmarkStart w:id="227" w:name="_Toc499311291"/>
      <w:bookmarkStart w:id="228" w:name="_Toc499312853"/>
      <w:bookmarkStart w:id="229" w:name="_Toc499284645"/>
      <w:bookmarkStart w:id="230" w:name="_Toc499311294"/>
      <w:bookmarkStart w:id="231" w:name="_Toc499312856"/>
      <w:bookmarkStart w:id="232" w:name="_Toc499284646"/>
      <w:bookmarkStart w:id="233" w:name="_Toc499311295"/>
      <w:bookmarkStart w:id="234" w:name="_Toc499312857"/>
      <w:bookmarkStart w:id="235" w:name="_Toc499284648"/>
      <w:bookmarkStart w:id="236" w:name="_Toc499311297"/>
      <w:bookmarkStart w:id="237" w:name="_Toc499312859"/>
      <w:bookmarkStart w:id="238" w:name="_Toc499284650"/>
      <w:bookmarkStart w:id="239" w:name="_Toc499311299"/>
      <w:bookmarkStart w:id="240" w:name="_Toc499312861"/>
      <w:bookmarkStart w:id="241" w:name="_Toc499284652"/>
      <w:bookmarkStart w:id="242" w:name="_Toc499311301"/>
      <w:bookmarkStart w:id="243" w:name="_Toc499312863"/>
      <w:bookmarkStart w:id="244" w:name="_Toc499284653"/>
      <w:bookmarkStart w:id="245" w:name="_Toc499311302"/>
      <w:bookmarkStart w:id="246" w:name="_Toc499312864"/>
      <w:bookmarkStart w:id="247" w:name="_Toc499284654"/>
      <w:bookmarkStart w:id="248" w:name="_Toc499311303"/>
      <w:bookmarkStart w:id="249" w:name="_Toc499312865"/>
      <w:bookmarkStart w:id="250" w:name="_Toc499284655"/>
      <w:bookmarkStart w:id="251" w:name="_Toc499311304"/>
      <w:bookmarkStart w:id="252" w:name="_Toc499312866"/>
      <w:bookmarkStart w:id="253" w:name="_Toc499284658"/>
      <w:bookmarkStart w:id="254" w:name="_Toc499311307"/>
      <w:bookmarkStart w:id="255" w:name="_Toc499312869"/>
      <w:bookmarkStart w:id="256" w:name="_Toc499284659"/>
      <w:bookmarkStart w:id="257" w:name="_Toc499311308"/>
      <w:bookmarkStart w:id="258" w:name="_Toc499312870"/>
      <w:bookmarkStart w:id="259" w:name="_Toc499284660"/>
      <w:bookmarkStart w:id="260" w:name="_Toc499311309"/>
      <w:bookmarkStart w:id="261" w:name="_Toc499312871"/>
      <w:bookmarkStart w:id="262" w:name="_Toc499284663"/>
      <w:bookmarkStart w:id="263" w:name="_Toc499311312"/>
      <w:bookmarkStart w:id="264" w:name="_Toc499312874"/>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009B1BA0" w:rsidRPr="00634A57">
        <w:rPr>
          <w:rFonts w:ascii="Arial" w:hAnsi="Arial" w:cs="Arial"/>
          <w:lang w:val="en-GB"/>
        </w:rPr>
        <w:br w:type="page"/>
      </w:r>
    </w:p>
    <w:p w14:paraId="1E0A6BD2" w14:textId="0A765CF5" w:rsidR="006F350C" w:rsidRPr="00634A57" w:rsidRDefault="00A13E57" w:rsidP="00ED3C74">
      <w:pPr>
        <w:pStyle w:val="Heading1"/>
        <w:spacing w:before="480" w:after="360"/>
        <w:rPr>
          <w:rFonts w:ascii="Arial" w:hAnsi="Arial" w:cs="Arial"/>
          <w:lang w:val="en-GB"/>
        </w:rPr>
      </w:pPr>
      <w:bookmarkStart w:id="265" w:name="_Toc49863472"/>
      <w:r w:rsidRPr="00634A57">
        <w:rPr>
          <w:rFonts w:ascii="Arial" w:hAnsi="Arial" w:cs="Arial"/>
          <w:lang w:val="en-GB"/>
        </w:rPr>
        <w:lastRenderedPageBreak/>
        <w:t>III.</w:t>
      </w:r>
      <w:r>
        <w:rPr>
          <w:rFonts w:ascii="Arial" w:hAnsi="Arial" w:cs="Arial"/>
          <w:lang w:val="en-GB"/>
        </w:rPr>
        <w:t xml:space="preserve"> </w:t>
      </w:r>
      <w:r w:rsidRPr="00634A57">
        <w:rPr>
          <w:rFonts w:ascii="Arial" w:hAnsi="Arial" w:cs="Arial"/>
          <w:lang w:val="en-GB"/>
        </w:rPr>
        <w:t>IMPACT ON PATIENT-PROVIDER COMMUNICATION</w:t>
      </w:r>
      <w:bookmarkEnd w:id="265"/>
    </w:p>
    <w:bookmarkStart w:id="266" w:name="_Toc498780741"/>
    <w:bookmarkStart w:id="267" w:name="_Toc498781095"/>
    <w:bookmarkStart w:id="268" w:name="_Toc498781196"/>
    <w:bookmarkStart w:id="269" w:name="_Toc498883274"/>
    <w:bookmarkStart w:id="270" w:name="_Toc498883376"/>
    <w:bookmarkStart w:id="271" w:name="_Toc498883538"/>
    <w:bookmarkStart w:id="272" w:name="_Toc498940157"/>
    <w:bookmarkStart w:id="273" w:name="_Toc498972548"/>
    <w:bookmarkStart w:id="274" w:name="_Toc498973760"/>
    <w:bookmarkStart w:id="275" w:name="_Toc499284665"/>
    <w:bookmarkStart w:id="276" w:name="_Toc499311314"/>
    <w:bookmarkStart w:id="277" w:name="_Toc499312876"/>
    <w:bookmarkStart w:id="278" w:name="_Toc498780744"/>
    <w:bookmarkStart w:id="279" w:name="_Toc498781098"/>
    <w:bookmarkStart w:id="280" w:name="_Toc498781199"/>
    <w:bookmarkStart w:id="281" w:name="_Toc498883277"/>
    <w:bookmarkStart w:id="282" w:name="_Toc498883379"/>
    <w:bookmarkStart w:id="283" w:name="_Toc498883541"/>
    <w:bookmarkStart w:id="284" w:name="_Toc498940160"/>
    <w:bookmarkStart w:id="285" w:name="_Toc498972551"/>
    <w:bookmarkStart w:id="286" w:name="_Toc498973763"/>
    <w:bookmarkStart w:id="287" w:name="_Toc499284668"/>
    <w:bookmarkStart w:id="288" w:name="_Toc499311317"/>
    <w:bookmarkStart w:id="289" w:name="_Toc499312879"/>
    <w:bookmarkStart w:id="290" w:name="_Toc498780747"/>
    <w:bookmarkStart w:id="291" w:name="_Toc498781101"/>
    <w:bookmarkStart w:id="292" w:name="_Toc498781202"/>
    <w:bookmarkStart w:id="293" w:name="_Toc498883280"/>
    <w:bookmarkStart w:id="294" w:name="_Toc498883382"/>
    <w:bookmarkStart w:id="295" w:name="_Toc498883544"/>
    <w:bookmarkStart w:id="296" w:name="_Toc498940163"/>
    <w:bookmarkStart w:id="297" w:name="_Toc498972554"/>
    <w:bookmarkStart w:id="298" w:name="_Toc498973766"/>
    <w:bookmarkStart w:id="299" w:name="_Toc499284671"/>
    <w:bookmarkStart w:id="300" w:name="_Toc499311320"/>
    <w:bookmarkStart w:id="301" w:name="_Toc499312882"/>
    <w:bookmarkStart w:id="302" w:name="_Toc498780748"/>
    <w:bookmarkStart w:id="303" w:name="_Toc498781102"/>
    <w:bookmarkStart w:id="304" w:name="_Toc498781203"/>
    <w:bookmarkStart w:id="305" w:name="_Toc498883281"/>
    <w:bookmarkStart w:id="306" w:name="_Toc498883383"/>
    <w:bookmarkStart w:id="307" w:name="_Toc498883545"/>
    <w:bookmarkStart w:id="308" w:name="_Toc498940164"/>
    <w:bookmarkStart w:id="309" w:name="_Toc498972555"/>
    <w:bookmarkStart w:id="310" w:name="_Toc498973767"/>
    <w:bookmarkStart w:id="311" w:name="_Toc499284672"/>
    <w:bookmarkStart w:id="312" w:name="_Toc499311321"/>
    <w:bookmarkStart w:id="313" w:name="_Toc499312883"/>
    <w:bookmarkStart w:id="314" w:name="_Toc498780749"/>
    <w:bookmarkStart w:id="315" w:name="_Toc498781103"/>
    <w:bookmarkStart w:id="316" w:name="_Toc498781204"/>
    <w:bookmarkStart w:id="317" w:name="_Toc498883282"/>
    <w:bookmarkStart w:id="318" w:name="_Toc498883384"/>
    <w:bookmarkStart w:id="319" w:name="_Toc498883546"/>
    <w:bookmarkStart w:id="320" w:name="_Toc498940165"/>
    <w:bookmarkStart w:id="321" w:name="_Toc498972556"/>
    <w:bookmarkStart w:id="322" w:name="_Toc498973768"/>
    <w:bookmarkStart w:id="323" w:name="_Toc499284673"/>
    <w:bookmarkStart w:id="324" w:name="_Toc499311322"/>
    <w:bookmarkStart w:id="325" w:name="_Toc499312884"/>
    <w:bookmarkStart w:id="326" w:name="_Toc498780752"/>
    <w:bookmarkStart w:id="327" w:name="_Toc498781106"/>
    <w:bookmarkStart w:id="328" w:name="_Toc498781207"/>
    <w:bookmarkStart w:id="329" w:name="_Toc498883285"/>
    <w:bookmarkStart w:id="330" w:name="_Toc498883387"/>
    <w:bookmarkStart w:id="331" w:name="_Toc498883549"/>
    <w:bookmarkStart w:id="332" w:name="_Toc498940168"/>
    <w:bookmarkStart w:id="333" w:name="_Toc498972559"/>
    <w:bookmarkStart w:id="334" w:name="_Toc498973771"/>
    <w:bookmarkStart w:id="335" w:name="_Toc499284676"/>
    <w:bookmarkStart w:id="336" w:name="_Toc499311325"/>
    <w:bookmarkStart w:id="337" w:name="_Toc499312887"/>
    <w:bookmarkStart w:id="338" w:name="_Toc498780753"/>
    <w:bookmarkStart w:id="339" w:name="_Toc498781107"/>
    <w:bookmarkStart w:id="340" w:name="_Toc498781208"/>
    <w:bookmarkStart w:id="341" w:name="_Toc498883286"/>
    <w:bookmarkStart w:id="342" w:name="_Toc498883388"/>
    <w:bookmarkStart w:id="343" w:name="_Toc498883550"/>
    <w:bookmarkStart w:id="344" w:name="_Toc498940169"/>
    <w:bookmarkStart w:id="345" w:name="_Toc498972560"/>
    <w:bookmarkStart w:id="346" w:name="_Toc498973772"/>
    <w:bookmarkStart w:id="347" w:name="_Toc499284677"/>
    <w:bookmarkStart w:id="348" w:name="_Toc499311326"/>
    <w:bookmarkStart w:id="349" w:name="_Toc499312888"/>
    <w:bookmarkStart w:id="350" w:name="_Toc498780756"/>
    <w:bookmarkStart w:id="351" w:name="_Toc498781110"/>
    <w:bookmarkStart w:id="352" w:name="_Toc498781211"/>
    <w:bookmarkStart w:id="353" w:name="_Toc498883289"/>
    <w:bookmarkStart w:id="354" w:name="_Toc498883391"/>
    <w:bookmarkStart w:id="355" w:name="_Toc498883553"/>
    <w:bookmarkStart w:id="356" w:name="_Toc498940172"/>
    <w:bookmarkStart w:id="357" w:name="_Toc498972563"/>
    <w:bookmarkStart w:id="358" w:name="_Toc498973775"/>
    <w:bookmarkStart w:id="359" w:name="_Toc499284680"/>
    <w:bookmarkStart w:id="360" w:name="_Toc499311329"/>
    <w:bookmarkStart w:id="361" w:name="_Toc499312891"/>
    <w:bookmarkStart w:id="362" w:name="_Toc498780757"/>
    <w:bookmarkStart w:id="363" w:name="_Toc498781111"/>
    <w:bookmarkStart w:id="364" w:name="_Toc498781212"/>
    <w:bookmarkStart w:id="365" w:name="_Toc498883290"/>
    <w:bookmarkStart w:id="366" w:name="_Toc498883392"/>
    <w:bookmarkStart w:id="367" w:name="_Toc498883554"/>
    <w:bookmarkStart w:id="368" w:name="_Toc498940173"/>
    <w:bookmarkStart w:id="369" w:name="_Toc498972564"/>
    <w:bookmarkStart w:id="370" w:name="_Toc498973776"/>
    <w:bookmarkStart w:id="371" w:name="_Toc499284681"/>
    <w:bookmarkStart w:id="372" w:name="_Toc499311330"/>
    <w:bookmarkStart w:id="373" w:name="_Toc499312892"/>
    <w:bookmarkStart w:id="374" w:name="_Toc498780758"/>
    <w:bookmarkStart w:id="375" w:name="_Toc498781112"/>
    <w:bookmarkStart w:id="376" w:name="_Toc498781213"/>
    <w:bookmarkStart w:id="377" w:name="_Toc498883291"/>
    <w:bookmarkStart w:id="378" w:name="_Toc498883393"/>
    <w:bookmarkStart w:id="379" w:name="_Toc498883555"/>
    <w:bookmarkStart w:id="380" w:name="_Toc498940174"/>
    <w:bookmarkStart w:id="381" w:name="_Toc498972565"/>
    <w:bookmarkStart w:id="382" w:name="_Toc498973777"/>
    <w:bookmarkStart w:id="383" w:name="_Toc499284682"/>
    <w:bookmarkStart w:id="384" w:name="_Toc499311331"/>
    <w:bookmarkStart w:id="385" w:name="_Toc499312893"/>
    <w:bookmarkStart w:id="386" w:name="_Toc498780759"/>
    <w:bookmarkStart w:id="387" w:name="_Toc498781113"/>
    <w:bookmarkStart w:id="388" w:name="_Toc498781214"/>
    <w:bookmarkStart w:id="389" w:name="_Toc498883292"/>
    <w:bookmarkStart w:id="390" w:name="_Toc498883394"/>
    <w:bookmarkStart w:id="391" w:name="_Toc498883556"/>
    <w:bookmarkStart w:id="392" w:name="_Toc498940175"/>
    <w:bookmarkStart w:id="393" w:name="_Toc498972566"/>
    <w:bookmarkStart w:id="394" w:name="_Toc498973778"/>
    <w:bookmarkStart w:id="395" w:name="_Toc499284683"/>
    <w:bookmarkStart w:id="396" w:name="_Toc499311332"/>
    <w:bookmarkStart w:id="397" w:name="_Toc499312894"/>
    <w:bookmarkStart w:id="398" w:name="_Toc498780760"/>
    <w:bookmarkStart w:id="399" w:name="_Toc498781114"/>
    <w:bookmarkStart w:id="400" w:name="_Toc498781215"/>
    <w:bookmarkStart w:id="401" w:name="_Toc498883293"/>
    <w:bookmarkStart w:id="402" w:name="_Toc498883395"/>
    <w:bookmarkStart w:id="403" w:name="_Toc498883557"/>
    <w:bookmarkStart w:id="404" w:name="_Toc498940176"/>
    <w:bookmarkStart w:id="405" w:name="_Toc498972567"/>
    <w:bookmarkStart w:id="406" w:name="_Toc498973779"/>
    <w:bookmarkStart w:id="407" w:name="_Toc499284684"/>
    <w:bookmarkStart w:id="408" w:name="_Toc499311333"/>
    <w:bookmarkStart w:id="409" w:name="_Toc499312895"/>
    <w:bookmarkStart w:id="410" w:name="_Toc498780761"/>
    <w:bookmarkStart w:id="411" w:name="_Toc498781115"/>
    <w:bookmarkStart w:id="412" w:name="_Toc498781216"/>
    <w:bookmarkStart w:id="413" w:name="_Toc498883294"/>
    <w:bookmarkStart w:id="414" w:name="_Toc498883396"/>
    <w:bookmarkStart w:id="415" w:name="_Toc498883558"/>
    <w:bookmarkStart w:id="416" w:name="_Toc498940177"/>
    <w:bookmarkStart w:id="417" w:name="_Toc498972568"/>
    <w:bookmarkStart w:id="418" w:name="_Toc498973780"/>
    <w:bookmarkStart w:id="419" w:name="_Toc499284685"/>
    <w:bookmarkStart w:id="420" w:name="_Toc499311334"/>
    <w:bookmarkStart w:id="421" w:name="_Toc499312896"/>
    <w:bookmarkStart w:id="422" w:name="_Toc498780763"/>
    <w:bookmarkStart w:id="423" w:name="_Toc498781117"/>
    <w:bookmarkStart w:id="424" w:name="_Toc498781218"/>
    <w:bookmarkStart w:id="425" w:name="_Toc498883296"/>
    <w:bookmarkStart w:id="426" w:name="_Toc498883398"/>
    <w:bookmarkStart w:id="427" w:name="_Toc498883560"/>
    <w:bookmarkStart w:id="428" w:name="_Toc498940179"/>
    <w:bookmarkStart w:id="429" w:name="_Toc498972570"/>
    <w:bookmarkStart w:id="430" w:name="_Toc498973782"/>
    <w:bookmarkStart w:id="431" w:name="_Toc499284687"/>
    <w:bookmarkStart w:id="432" w:name="_Toc499311336"/>
    <w:bookmarkStart w:id="433" w:name="_Toc499312898"/>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14:paraId="27851331" w14:textId="5AF8FCDC" w:rsidR="00F8643C" w:rsidRPr="00634A57" w:rsidRDefault="00F8643C" w:rsidP="00F8643C">
      <w:pPr>
        <w:pStyle w:val="BodyText"/>
        <w:rPr>
          <w:rFonts w:ascii="Arial" w:hAnsi="Arial" w:cs="Arial"/>
          <w:lang w:val="en-GB"/>
        </w:rPr>
      </w:pPr>
      <w:r w:rsidRPr="00634A57">
        <w:rPr>
          <w:rFonts w:ascii="Arial" w:hAnsi="Arial" w:cs="Arial"/>
          <w:noProof/>
        </w:rPr>
        <mc:AlternateContent>
          <mc:Choice Requires="wps">
            <w:drawing>
              <wp:inline distT="0" distB="0" distL="0" distR="0" wp14:anchorId="07AC77CD" wp14:editId="2EB9504A">
                <wp:extent cx="6061960" cy="1193800"/>
                <wp:effectExtent l="12700" t="12700" r="8890" b="1270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1960" cy="1193800"/>
                        </a:xfrm>
                        <a:prstGeom prst="roundRect">
                          <a:avLst>
                            <a:gd name="adj" fmla="val 8902"/>
                          </a:avLst>
                        </a:prstGeom>
                        <a:solidFill>
                          <a:schemeClr val="accent1">
                            <a:lumMod val="20000"/>
                            <a:lumOff val="80000"/>
                          </a:schemeClr>
                        </a:solidFill>
                        <a:ln>
                          <a:solidFill>
                            <a:schemeClr val="accent1">
                              <a:lumMod val="7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4C8179C9" w14:textId="5DE8D679" w:rsidR="00241AC4" w:rsidRPr="00084BEA" w:rsidRDefault="00241AC4" w:rsidP="004A5E18">
                            <w:pPr>
                              <w:pBdr>
                                <w:top w:val="nil"/>
                                <w:left w:val="nil"/>
                                <w:bottom w:val="nil"/>
                                <w:right w:val="nil"/>
                                <w:between w:val="nil"/>
                              </w:pBdr>
                              <w:spacing w:before="20" w:after="20"/>
                              <w:rPr>
                                <w:b/>
                              </w:rPr>
                            </w:pPr>
                            <w:r w:rsidRPr="004A5E18">
                              <w:rPr>
                                <w:rFonts w:ascii="Arial" w:eastAsia="Calibri" w:hAnsi="Arial" w:cs="Arial"/>
                                <w:b/>
                                <w:bCs/>
                                <w:i/>
                                <w:iCs/>
                                <w:sz w:val="18"/>
                                <w:szCs w:val="18"/>
                              </w:rPr>
                              <w:t>Summar</w:t>
                            </w:r>
                            <w:r>
                              <w:rPr>
                                <w:rFonts w:ascii="Arial" w:eastAsia="Calibri" w:hAnsi="Arial" w:cs="Arial"/>
                                <w:b/>
                                <w:bCs/>
                                <w:i/>
                                <w:iCs/>
                                <w:sz w:val="18"/>
                                <w:szCs w:val="18"/>
                              </w:rPr>
                              <w:t>y:</w:t>
                            </w:r>
                          </w:p>
                          <w:p w14:paraId="1E2A01CB" w14:textId="632C81B9" w:rsidR="00241AC4" w:rsidRPr="004A5E18" w:rsidRDefault="00241AC4" w:rsidP="004A5E18">
                            <w:pPr>
                              <w:spacing w:before="40" w:after="20"/>
                              <w:rPr>
                                <w:rFonts w:ascii="Arial" w:hAnsi="Arial" w:cs="Arial"/>
                                <w:sz w:val="18"/>
                                <w:szCs w:val="18"/>
                                <w:u w:val="single"/>
                              </w:rPr>
                            </w:pPr>
                            <w:r w:rsidRPr="004A5E18">
                              <w:rPr>
                                <w:rFonts w:ascii="Arial" w:hAnsi="Arial" w:cs="Arial"/>
                                <w:sz w:val="18"/>
                                <w:szCs w:val="18"/>
                                <w:u w:val="single"/>
                              </w:rPr>
                              <w:t>The use of PROs can:</w:t>
                            </w:r>
                          </w:p>
                          <w:p w14:paraId="13421C3A" w14:textId="5EF6DDE7"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Improved detection of previously unrecognized problems</w: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MTEsMTI8L3N0eWxlPjwvRGlzcGxheVRleHQ+PHJlY29yZD48cmVjLW51bWJlcj4xNDU2PC9yZWMt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L0NpdGU+PENpdGU+PEF1dGhvcj5GcmVkZXJpY2tzZW48L0F1dGhvcj48WWVhcj4yMDE2PC9ZZWFy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MTEsMTI8L3N0eWxlPjwvRGlzcGxheVRleHQ+PHJlY29yZD48cmVjLW51bWJlcj4xNDU2PC9yZWMt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L0NpdGU+PENpdGU+PEF1dGhvcj5GcmVkZXJpY2tzZW48L0F1dGhvcj48WWVhcj4yMDE2PC9ZZWFy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11,12</w:t>
                            </w:r>
                            <w:r w:rsidRPr="0082633F">
                              <w:rPr>
                                <w:rFonts w:cs="Arial"/>
                                <w:sz w:val="18"/>
                                <w:szCs w:val="18"/>
                                <w:vertAlign w:val="superscript"/>
                              </w:rPr>
                              <w:fldChar w:fldCharType="end"/>
                            </w:r>
                            <w:r w:rsidRPr="004A5E18">
                              <w:rPr>
                                <w:rFonts w:cs="Arial"/>
                                <w:sz w:val="18"/>
                                <w:szCs w:val="18"/>
                              </w:rPr>
                              <w:t xml:space="preserve"> (see Chapter II)</w:t>
                            </w:r>
                          </w:p>
                          <w:p w14:paraId="01F5D7DD" w14:textId="63386880"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Builds rapport</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&lt;EndNote&gt;&lt;Cite&gt;&lt;Author&gt;Greenhalgh&lt;/Author&gt;&lt;Year&gt;2017&lt;/Year&gt;&lt;RecNum&gt;1713&lt;/RecNum&gt;&lt;DisplayText&gt;&lt;style face="superscript"&gt;31&lt;/style&gt;&lt;/DisplayText&gt;&lt;record&gt;&lt;rec-number&gt;1713&lt;/rec-number&gt;&lt;foreign-keys&gt;&lt;key app="EN" db-id="92rrzf922vddp7e2dw9p9vv422e0tp5s50ws" timestamp="1596484733"&gt;1713&lt;/key&gt;&lt;/foreign-keys&gt;&lt;ref-type name="Book Section"&gt;5&lt;/ref-type&gt;&lt;contributors&gt;&lt;authors&gt;&lt;author&gt;Greenhalgh, J.&lt;/author&gt;&lt;author&gt;Dalkin, S.&lt;/author&gt;&lt;author&gt;Gooding, K.&lt;/author&gt;&lt;author&gt;Gibbons, E.&lt;/author&gt;&lt;author&gt;Wright, J.&lt;/author&gt;&lt;author&gt;Meads, D.&lt;/author&gt;&lt;author&gt;Black, N.&lt;/author&gt;&lt;author&gt;Valderas, J. M.&lt;/author&gt;&lt;author&gt;Pawson, R.&lt;/author&gt;&lt;/authors&gt;&lt;/contributors&gt;&lt;titles&gt;&lt;secondary-title&gt;Functionality and feedback: a realist synthesis of the collation, interpretation and utilisation of patient-reported outcome measures data to improve patient care&lt;/secondary-title&gt;&lt;tertiary-title&gt;Health Services and Delivery Research&lt;/tertiary-title&gt;&lt;/titles&gt;&lt;dates&gt;&lt;year&gt;2017&lt;/year&gt;&lt;/dates&gt;&lt;pub-location&gt;Southampton (UK)&lt;/pub-location&gt;&lt;accession-num&gt;28121094&lt;/accession-num&gt;&lt;urls&gt;&lt;related-urls&gt;&lt;url&gt;https://www.ncbi.nlm.nih.gov/pubmed/28121094&lt;/url&gt;&lt;/related-urls&gt;&lt;/urls&gt;&lt;electronic-resource-num&gt;10.3310/hsdr05020&lt;/electronic-resource-num&gt;&lt;language&gt;eng&lt;/language&gt;&lt;/record&gt;&lt;/Cite&gt;&lt;/EndNote&gt;</w:instrText>
                            </w:r>
                            <w:r w:rsidRPr="0082633F">
                              <w:rPr>
                                <w:rFonts w:cs="Arial"/>
                                <w:sz w:val="18"/>
                                <w:szCs w:val="18"/>
                                <w:vertAlign w:val="superscript"/>
                              </w:rPr>
                              <w:fldChar w:fldCharType="separate"/>
                            </w:r>
                            <w:r w:rsidRPr="0082633F">
                              <w:rPr>
                                <w:rFonts w:cs="Arial"/>
                                <w:sz w:val="18"/>
                                <w:szCs w:val="18"/>
                                <w:vertAlign w:val="superscript"/>
                              </w:rPr>
                              <w:t>31</w:t>
                            </w:r>
                            <w:r w:rsidRPr="0082633F">
                              <w:rPr>
                                <w:rFonts w:cs="Arial"/>
                                <w:sz w:val="18"/>
                                <w:szCs w:val="18"/>
                                <w:vertAlign w:val="superscript"/>
                              </w:rPr>
                              <w:fldChar w:fldCharType="end"/>
                            </w:r>
                            <w:r w:rsidRPr="004A5E18">
                              <w:rPr>
                                <w:rFonts w:cs="Arial"/>
                                <w:sz w:val="18"/>
                                <w:szCs w:val="18"/>
                              </w:rPr>
                              <w:t xml:space="preserve"> and reduces social desirability bias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Y3JpcHQiPjEyLDIyLDMyPC9zdHlsZT48L0Rpc3BsYXlUZXh0PjxyZWNvcmQ+PHJlYy1udW1iZXI+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Y3JpcHQiPjEyLDIyLDMyPC9zdHlsZT48L0Rpc3BsYXlUZXh0PjxyZWNvcmQ+PHJlYy1udW1iZXI+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12,22,32</w:t>
                            </w:r>
                            <w:r w:rsidRPr="0082633F">
                              <w:rPr>
                                <w:rFonts w:cs="Arial"/>
                                <w:sz w:val="18"/>
                                <w:szCs w:val="18"/>
                                <w:vertAlign w:val="superscript"/>
                              </w:rPr>
                              <w:fldChar w:fldCharType="end"/>
                            </w:r>
                            <w:r w:rsidRPr="004A5E18">
                              <w:rPr>
                                <w:rFonts w:cs="Arial"/>
                                <w:sz w:val="18"/>
                                <w:szCs w:val="18"/>
                              </w:rPr>
                              <w:t xml:space="preserve"> </w:t>
                            </w:r>
                          </w:p>
                          <w:p w14:paraId="31D733CE" w14:textId="6D76C80B"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Empowers patients as partners in their own care</w:t>
                            </w:r>
                            <w:r w:rsidRPr="0082633F">
                              <w:rPr>
                                <w:rFonts w:cs="Arial"/>
                                <w:sz w:val="18"/>
                                <w:szCs w:val="18"/>
                                <w:vertAlign w:val="superscript"/>
                              </w:rPr>
                              <w:fldChar w:fldCharType="begin">
                                <w:fldData xml:space="preserve">PEVuZE5vdGU+PENpdGU+PEF1dGhvcj5NZWpkYWhsPC9BdXRob3I+PFllYXI+MjAyMDwvWWVhcj48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PEVuZE5vdGU+PENpdGU+PEF1dGhvcj5NZWpkYWhsPC9BdXRob3I+PFllYXI+MjAyMDwvWWVhcj48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7,33</w:t>
                            </w:r>
                            <w:r w:rsidRPr="0082633F">
                              <w:rPr>
                                <w:rFonts w:cs="Arial"/>
                                <w:sz w:val="18"/>
                                <w:szCs w:val="18"/>
                                <w:vertAlign w:val="superscript"/>
                              </w:rPr>
                              <w:fldChar w:fldCharType="end"/>
                            </w:r>
                            <w:r w:rsidRPr="0082633F">
                              <w:rPr>
                                <w:rFonts w:cs="Arial"/>
                                <w:sz w:val="18"/>
                                <w:szCs w:val="18"/>
                                <w:vertAlign w:val="superscript"/>
                              </w:rPr>
                              <w:t xml:space="preserve"> </w:t>
                            </w:r>
                            <w:r w:rsidRPr="004A5E18">
                              <w:rPr>
                                <w:rFonts w:cs="Arial"/>
                                <w:sz w:val="18"/>
                                <w:szCs w:val="18"/>
                              </w:rPr>
                              <w:t>and helps prioritize needs/concerns</w:t>
                            </w:r>
                            <w:r w:rsidRPr="0082633F">
                              <w:rPr>
                                <w:rFonts w:cs="Arial"/>
                                <w:sz w:val="18"/>
                                <w:szCs w:val="18"/>
                                <w:vertAlign w:val="superscript"/>
                              </w:rPr>
                              <w:fldChar w:fldCharType="begin">
                                <w:fldData xml:space="preserve">PEVuZE5vdGU+PENpdGU+PEF1dGhvcj5HcmVlbmhhbGdoPC9BdXRob3I+PFllYXI+MjAxODwvWWVh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PEVuZE5vdGU+PENpdGU+PEF1dGhvcj5HcmVlbmhhbGdoPC9BdXRob3I+PFllYXI+MjAxODwvWWVh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7,9,31,32</w:t>
                            </w:r>
                            <w:r w:rsidRPr="0082633F">
                              <w:rPr>
                                <w:rFonts w:cs="Arial"/>
                                <w:sz w:val="18"/>
                                <w:szCs w:val="18"/>
                                <w:vertAlign w:val="superscript"/>
                              </w:rPr>
                              <w:fldChar w:fldCharType="end"/>
                            </w:r>
                            <w:r w:rsidRPr="0082633F">
                              <w:rPr>
                                <w:rFonts w:cs="Arial"/>
                                <w:sz w:val="18"/>
                                <w:szCs w:val="18"/>
                                <w:vertAlign w:val="superscript"/>
                              </w:rPr>
                              <w:t xml:space="preserve"> </w:t>
                            </w:r>
                          </w:p>
                          <w:p w14:paraId="4C938031" w14:textId="36ED2B6A"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Helps providers prioritize discussion of patient concerns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Y3JpcHQiPjMsNCwxMiwyMjwvc3R5bGU+PC9EaXNwbGF5VGV4dD48cmVjb3JkPjxyZWMtbnVtYmVy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cmNlLW51bT48L3JlY29yZD48L0NpdGU+PENpdGU+PEF1dGhvcj5DcmFuZSBIPC9BdXRob3I+PFll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Y3JpcHQiPjMsNCwxMiwyMjwvc3R5bGU+PC9EaXNwbGF5VGV4dD48cmVjb3JkPjxyZWMtbnVtYmVy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cmNlLW51bT48L3JlY29yZD48L0NpdGU+PENpdGU+PEF1dGhvcj5DcmFuZSBIPC9BdXRob3I+PFll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3,4,12,22</w:t>
                            </w:r>
                            <w:r w:rsidRPr="0082633F">
                              <w:rPr>
                                <w:rFonts w:cs="Arial"/>
                                <w:sz w:val="18"/>
                                <w:szCs w:val="18"/>
                                <w:vertAlign w:val="superscript"/>
                              </w:rPr>
                              <w:fldChar w:fldCharType="end"/>
                            </w:r>
                            <w:r w:rsidRPr="0082633F">
                              <w:rPr>
                                <w:rFonts w:cs="Arial"/>
                                <w:sz w:val="18"/>
                                <w:szCs w:val="18"/>
                                <w:vertAlign w:val="superscript"/>
                              </w:rPr>
                              <w:t xml:space="preserve"> </w:t>
                            </w:r>
                          </w:p>
                          <w:p w14:paraId="51A9C186" w14:textId="116E0AAF"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Increases frequency of discussions on a broad range of outcomes</w:t>
                            </w:r>
                            <w:r w:rsidRPr="0082633F">
                              <w:rPr>
                                <w:rFonts w:cs="Arial"/>
                                <w:sz w:val="18"/>
                                <w:szCs w:val="18"/>
                                <w:vertAlign w:val="superscript"/>
                              </w:rPr>
                              <w:fldChar w:fldCharType="begin">
                                <w:fldData xml:space="preserve">ZWlnbi1rZXlzPjxyZWYtdHlwZSBuYW1lPSJKb3VybmFsIEFydGljbGUiPjE3PC9yZWYtdHlwZT48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</w:fldData>
                              </w:fldChar>
                            </w:r>
                            <w:r w:rsidR="0015560C">
                              <w:rPr>
                                <w:rFonts w:cs="Arial"/>
                                <w:sz w:val="18"/>
                                <w:szCs w:val="18"/>
                                <w:vertAlign w:val="superscript"/>
                              </w:rPr>
                              <w:instrText xml:space="preserve"> ADDIN EN.CITE </w:instrText>
                            </w:r>
                            <w:r w:rsidR="0015560C">
                              <w:rPr>
                                <w:rFonts w:cs="Arial"/>
                                <w:sz w:val="18"/>
                                <w:szCs w:val="18"/>
                                <w:vertAlign w:val="superscript"/>
                              </w:rPr>
                              <w:fldChar w:fldCharType="begin">
                                <w:fldData xml:space="preserve">PEVuZE5vdGU+PENpdGU+PEF1dGhvcj5Lb3Ryb25vdWxhczwvQXV0aG9yPjxZZWFyPjIwMTQ8L1ll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==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0015560C">
                              <w:rPr>
                                <w:rFonts w:cs="Arial"/>
                                <w:sz w:val="18"/>
                                <w:szCs w:val="18"/>
                                <w:vertAlign w:val="superscript"/>
                              </w:rPr>
                              <w:fldChar w:fldCharType="begin">
                                <w:fldData xml:space="preserve">ZWlnbi1rZXlzPjxyZWYtdHlwZSBuYW1lPSJKb3VybmFsIEFydGljbGUiPjE3PC9yZWYtdHlwZT48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noProof/>
                                <w:sz w:val="18"/>
                                <w:szCs w:val="18"/>
                                <w:vertAlign w:val="superscript"/>
                              </w:rPr>
                              <w:t>2,4-9,13,14,29,34-36</w:t>
                            </w:r>
                            <w:r w:rsidRPr="0082633F">
                              <w:rPr>
                                <w:rFonts w:cs="Arial"/>
                                <w:sz w:val="18"/>
                                <w:szCs w:val="18"/>
                                <w:vertAlign w:val="superscript"/>
                              </w:rPr>
                              <w:fldChar w:fldCharType="end"/>
                            </w:r>
                            <w:r w:rsidRPr="0082633F">
                              <w:rPr>
                                <w:rFonts w:cs="Arial"/>
                                <w:sz w:val="18"/>
                                <w:szCs w:val="18"/>
                                <w:vertAlign w:val="superscript"/>
                              </w:rPr>
                              <w:t xml:space="preserve"> </w:t>
                            </w:r>
                          </w:p>
                          <w:p w14:paraId="6F72482C" w14:textId="014B44AD" w:rsidR="00241AC4" w:rsidRPr="000A5672" w:rsidRDefault="00241AC4" w:rsidP="00323A98">
                            <w:pPr>
                              <w:pStyle w:val="Bullet1"/>
                            </w:pPr>
                          </w:p>
                        </w:txbxContent>
                      </wps:txbx>
                      <wps:bodyPr rot="0" vert="horz" wrap="square" lIns="91440" tIns="45720" rIns="91440" bIns="45720" anchor="t"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7AC77CD" id="_x0000_s1027" style="width:477.3pt;height:94pt;visibility:visible;mso-wrap-style:square;mso-left-percent:-10001;mso-top-percent:-10001;mso-position-horizontal:absolute;mso-position-horizontal-relative:char;mso-position-vertical:absolute;mso-position-vertical-relative:line;mso-left-percent:-10001;mso-top-percent:-10001;v-text-anchor:top" arcsize="58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" fillcolor="#d9e2f3 [660]" strokecolor="#2f5496 [2404]" strokeweight="2pt">
                <v:textbox>
                  <w:txbxContent>
                    <w:p w14:paraId="4C8179C9" w14:textId="5DE8D679" w:rsidR="00241AC4" w:rsidRPr="00084BEA" w:rsidRDefault="00241AC4" w:rsidP="004A5E18">
                      <w:pPr>
                        <w:pBdr>
                          <w:top w:val="nil"/>
                          <w:left w:val="nil"/>
                          <w:bottom w:val="nil"/>
                          <w:right w:val="nil"/>
                          <w:between w:val="nil"/>
                        </w:pBdr>
                        <w:spacing w:before="20" w:after="20"/>
                        <w:rPr>
                          <w:b/>
                        </w:rPr>
                      </w:pPr>
                      <w:r w:rsidRPr="004A5E18">
                        <w:rPr>
                          <w:rFonts w:ascii="Arial" w:eastAsia="Calibri" w:hAnsi="Arial" w:cs="Arial"/>
                          <w:b/>
                          <w:bCs/>
                          <w:i/>
                          <w:iCs/>
                          <w:sz w:val="18"/>
                          <w:szCs w:val="18"/>
                        </w:rPr>
                        <w:t>Summar</w:t>
                      </w:r>
                      <w:r>
                        <w:rPr>
                          <w:rFonts w:ascii="Arial" w:eastAsia="Calibri" w:hAnsi="Arial" w:cs="Arial"/>
                          <w:b/>
                          <w:bCs/>
                          <w:i/>
                          <w:iCs/>
                          <w:sz w:val="18"/>
                          <w:szCs w:val="18"/>
                        </w:rPr>
                        <w:t>y:</w:t>
                      </w:r>
                    </w:p>
                    <w:p w14:paraId="1E2A01CB" w14:textId="632C81B9" w:rsidR="00241AC4" w:rsidRPr="004A5E18" w:rsidRDefault="00241AC4" w:rsidP="004A5E18">
                      <w:pPr>
                        <w:spacing w:before="40" w:after="20"/>
                        <w:rPr>
                          <w:rFonts w:ascii="Arial" w:hAnsi="Arial" w:cs="Arial"/>
                          <w:sz w:val="18"/>
                          <w:szCs w:val="18"/>
                          <w:u w:val="single"/>
                        </w:rPr>
                      </w:pPr>
                      <w:r w:rsidRPr="004A5E18">
                        <w:rPr>
                          <w:rFonts w:ascii="Arial" w:hAnsi="Arial" w:cs="Arial"/>
                          <w:sz w:val="18"/>
                          <w:szCs w:val="18"/>
                          <w:u w:val="single"/>
                        </w:rPr>
                        <w:t>The use of PROs can:</w:t>
                      </w:r>
                    </w:p>
                    <w:p w14:paraId="13421C3A" w14:textId="5EF6DDE7"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Improved detection of previously unrecognized problems</w: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MTEsMTI8L3N0eWxlPjwvRGlzcGxheVRleHQ+PHJlY29yZD48cmVjLW51bWJlcj4xNDU2PC9yZWMt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L0NpdGU+PENpdGU+PEF1dGhvcj5GcmVkZXJpY2tzZW48L0F1dGhvcj48WWVhcj4yMDE2PC9ZZWFy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MTEsMTI8L3N0eWxlPjwvRGlzcGxheVRleHQ+PHJlY29yZD48cmVjLW51bWJlcj4xNDU2PC9yZWMt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L0NpdGU+PENpdGU+PEF1dGhvcj5GcmVkZXJpY2tzZW48L0F1dGhvcj48WWVhcj4yMDE2PC9ZZWFy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11,12</w:t>
                      </w:r>
                      <w:r w:rsidRPr="0082633F">
                        <w:rPr>
                          <w:rFonts w:cs="Arial"/>
                          <w:sz w:val="18"/>
                          <w:szCs w:val="18"/>
                          <w:vertAlign w:val="superscript"/>
                        </w:rPr>
                        <w:fldChar w:fldCharType="end"/>
                      </w:r>
                      <w:r w:rsidRPr="004A5E18">
                        <w:rPr>
                          <w:rFonts w:cs="Arial"/>
                          <w:sz w:val="18"/>
                          <w:szCs w:val="18"/>
                        </w:rPr>
                        <w:t xml:space="preserve"> (see Chapter II)</w:t>
                      </w:r>
                    </w:p>
                    <w:p w14:paraId="01F5D7DD" w14:textId="63386880"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Builds rapport</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&lt;EndNote&gt;&lt;Cite&gt;&lt;Author&gt;Greenhalgh&lt;/Author&gt;&lt;Year&gt;2017&lt;/Year&gt;&lt;RecNum&gt;1713&lt;/RecNum&gt;&lt;DisplayText&gt;&lt;style face="superscript"&gt;31&lt;/style&gt;&lt;/DisplayText&gt;&lt;record&gt;&lt;rec-number&gt;1713&lt;/rec-number&gt;&lt;foreign-keys&gt;&lt;key app="EN" db-id="92rrzf922vddp7e2dw9p9vv422e0tp5s50ws" timestamp="1596484733"&gt;1713&lt;/key&gt;&lt;/foreign-keys&gt;&lt;ref-type name="Book Section"&gt;5&lt;/ref-type&gt;&lt;contributors&gt;&lt;authors&gt;&lt;author&gt;Greenhalgh, J.&lt;/author&gt;&lt;author&gt;Dalkin, S.&lt;/author&gt;&lt;author&gt;Gooding, K.&lt;/author&gt;&lt;author&gt;Gibbons, E.&lt;/author&gt;&lt;author&gt;Wright, J.&lt;/author&gt;&lt;author&gt;Meads, D.&lt;/author&gt;&lt;author&gt;Black, N.&lt;/author&gt;&lt;author&gt;Valderas, J. M.&lt;/author&gt;&lt;author&gt;Pawson, R.&lt;/author&gt;&lt;/authors&gt;&lt;/contributors&gt;&lt;titles&gt;&lt;secondary-title&gt;Functionality and feedback: a realist synthesis of the collation, interpretation and utilisation of patient-reported outcome measures data to improve patient care&lt;/secondary-title&gt;&lt;tertiary-title&gt;Health Services and Delivery Research&lt;/tertiary-title&gt;&lt;/titles&gt;&lt;dates&gt;&lt;year&gt;2017&lt;/year&gt;&lt;/dates&gt;&lt;pub-location&gt;Southampton (UK)&lt;/pub-location&gt;&lt;accession-num&gt;28121094&lt;/accession-num&gt;&lt;urls&gt;&lt;related-urls&gt;&lt;url&gt;https://www.ncbi.nlm.nih.gov/pubmed/28121094&lt;/url&gt;&lt;/related-urls&gt;&lt;/urls&gt;&lt;electronic-resource-num&gt;10.3310/hsdr05020&lt;/electronic-resource-num&gt;&lt;language&gt;eng&lt;/language&gt;&lt;/record&gt;&lt;/Cite&gt;&lt;/EndNote&gt;</w:instrText>
                      </w:r>
                      <w:r w:rsidRPr="0082633F">
                        <w:rPr>
                          <w:rFonts w:cs="Arial"/>
                          <w:sz w:val="18"/>
                          <w:szCs w:val="18"/>
                          <w:vertAlign w:val="superscript"/>
                        </w:rPr>
                        <w:fldChar w:fldCharType="separate"/>
                      </w:r>
                      <w:r w:rsidRPr="0082633F">
                        <w:rPr>
                          <w:rFonts w:cs="Arial"/>
                          <w:sz w:val="18"/>
                          <w:szCs w:val="18"/>
                          <w:vertAlign w:val="superscript"/>
                        </w:rPr>
                        <w:t>31</w:t>
                      </w:r>
                      <w:r w:rsidRPr="0082633F">
                        <w:rPr>
                          <w:rFonts w:cs="Arial"/>
                          <w:sz w:val="18"/>
                          <w:szCs w:val="18"/>
                          <w:vertAlign w:val="superscript"/>
                        </w:rPr>
                        <w:fldChar w:fldCharType="end"/>
                      </w:r>
                      <w:r w:rsidRPr="004A5E18">
                        <w:rPr>
                          <w:rFonts w:cs="Arial"/>
                          <w:sz w:val="18"/>
                          <w:szCs w:val="18"/>
                        </w:rPr>
                        <w:t xml:space="preserve"> and reduces social desirability bias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Y3JpcHQiPjEyLDIyLDMyPC9zdHlsZT48L0Rpc3BsYXlUZXh0PjxyZWNvcmQ+PHJlYy1udW1iZXI+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Y3JpcHQiPjEyLDIyLDMyPC9zdHlsZT48L0Rpc3BsYXlUZXh0PjxyZWNvcmQ+PHJlYy1udW1iZXI+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12,22,32</w:t>
                      </w:r>
                      <w:r w:rsidRPr="0082633F">
                        <w:rPr>
                          <w:rFonts w:cs="Arial"/>
                          <w:sz w:val="18"/>
                          <w:szCs w:val="18"/>
                          <w:vertAlign w:val="superscript"/>
                        </w:rPr>
                        <w:fldChar w:fldCharType="end"/>
                      </w:r>
                      <w:r w:rsidRPr="004A5E18">
                        <w:rPr>
                          <w:rFonts w:cs="Arial"/>
                          <w:sz w:val="18"/>
                          <w:szCs w:val="18"/>
                        </w:rPr>
                        <w:t xml:space="preserve"> </w:t>
                      </w:r>
                    </w:p>
                    <w:p w14:paraId="31D733CE" w14:textId="6D76C80B"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Empowers patients as partners in their own care</w:t>
                      </w:r>
                      <w:r w:rsidRPr="0082633F">
                        <w:rPr>
                          <w:rFonts w:cs="Arial"/>
                          <w:sz w:val="18"/>
                          <w:szCs w:val="18"/>
                          <w:vertAlign w:val="superscript"/>
                        </w:rPr>
                        <w:fldChar w:fldCharType="begin">
                          <w:fldData xml:space="preserve">PEVuZE5vdGU+PENpdGU+PEF1dGhvcj5NZWpkYWhsPC9BdXRob3I+PFllYXI+MjAyMDwvWWVhcj48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PEVuZE5vdGU+PENpdGU+PEF1dGhvcj5NZWpkYWhsPC9BdXRob3I+PFllYXI+MjAyMDwvWWVhcj48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7,33</w:t>
                      </w:r>
                      <w:r w:rsidRPr="0082633F">
                        <w:rPr>
                          <w:rFonts w:cs="Arial"/>
                          <w:sz w:val="18"/>
                          <w:szCs w:val="18"/>
                          <w:vertAlign w:val="superscript"/>
                        </w:rPr>
                        <w:fldChar w:fldCharType="end"/>
                      </w:r>
                      <w:r w:rsidRPr="0082633F">
                        <w:rPr>
                          <w:rFonts w:cs="Arial"/>
                          <w:sz w:val="18"/>
                          <w:szCs w:val="18"/>
                          <w:vertAlign w:val="superscript"/>
                        </w:rPr>
                        <w:t xml:space="preserve"> </w:t>
                      </w:r>
                      <w:r w:rsidRPr="004A5E18">
                        <w:rPr>
                          <w:rFonts w:cs="Arial"/>
                          <w:sz w:val="18"/>
                          <w:szCs w:val="18"/>
                        </w:rPr>
                        <w:t>and helps prioritize needs/concerns</w:t>
                      </w:r>
                      <w:r w:rsidRPr="0082633F">
                        <w:rPr>
                          <w:rFonts w:cs="Arial"/>
                          <w:sz w:val="18"/>
                          <w:szCs w:val="18"/>
                          <w:vertAlign w:val="superscript"/>
                        </w:rPr>
                        <w:fldChar w:fldCharType="begin">
                          <w:fldData xml:space="preserve">PEVuZE5vdGU+PENpdGU+PEF1dGhvcj5HcmVlbmhhbGdoPC9BdXRob3I+PFllYXI+MjAxODwvWWVh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PEVuZE5vdGU+PENpdGU+PEF1dGhvcj5HcmVlbmhhbGdoPC9BdXRob3I+PFllYXI+MjAxODwvWWVh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7,9,31,32</w:t>
                      </w:r>
                      <w:r w:rsidRPr="0082633F">
                        <w:rPr>
                          <w:rFonts w:cs="Arial"/>
                          <w:sz w:val="18"/>
                          <w:szCs w:val="18"/>
                          <w:vertAlign w:val="superscript"/>
                        </w:rPr>
                        <w:fldChar w:fldCharType="end"/>
                      </w:r>
                      <w:r w:rsidRPr="0082633F">
                        <w:rPr>
                          <w:rFonts w:cs="Arial"/>
                          <w:sz w:val="18"/>
                          <w:szCs w:val="18"/>
                          <w:vertAlign w:val="superscript"/>
                        </w:rPr>
                        <w:t xml:space="preserve"> </w:t>
                      </w:r>
                    </w:p>
                    <w:p w14:paraId="4C938031" w14:textId="36ED2B6A"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Helps providers prioritize discussion of patient concerns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Y3JpcHQiPjMsNCwxMiwyMjwvc3R5bGU+PC9EaXNwbGF5VGV4dD48cmVjb3JkPjxyZWMtbnVtYmVy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cmNlLW51bT48L3JlY29yZD48L0NpdGU+PENpdGU+PEF1dGhvcj5DcmFuZSBIPC9BdXRob3I+PFll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Y3JpcHQiPjMsNCwxMiwyMjwvc3R5bGU+PC9EaXNwbGF5VGV4dD48cmVjb3JkPjxyZWMtbnVtYmVy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cmNlLW51bT48L3JlY29yZD48L0NpdGU+PENpdGU+PEF1dGhvcj5DcmFuZSBIPC9BdXRob3I+PFll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3,4,12,22</w:t>
                      </w:r>
                      <w:r w:rsidRPr="0082633F">
                        <w:rPr>
                          <w:rFonts w:cs="Arial"/>
                          <w:sz w:val="18"/>
                          <w:szCs w:val="18"/>
                          <w:vertAlign w:val="superscript"/>
                        </w:rPr>
                        <w:fldChar w:fldCharType="end"/>
                      </w:r>
                      <w:r w:rsidRPr="0082633F">
                        <w:rPr>
                          <w:rFonts w:cs="Arial"/>
                          <w:sz w:val="18"/>
                          <w:szCs w:val="18"/>
                          <w:vertAlign w:val="superscript"/>
                        </w:rPr>
                        <w:t xml:space="preserve"> </w:t>
                      </w:r>
                    </w:p>
                    <w:p w14:paraId="51A9C186" w14:textId="116E0AAF" w:rsidR="00241AC4" w:rsidRPr="004A5E18" w:rsidRDefault="00241AC4" w:rsidP="004A5E18">
                      <w:pPr>
                        <w:pStyle w:val="ListParagraph"/>
                        <w:numPr>
                          <w:ilvl w:val="0"/>
                          <w:numId w:val="9"/>
                        </w:numPr>
                        <w:spacing w:before="0" w:after="0"/>
                        <w:ind w:left="634"/>
                        <w:contextualSpacing w:val="0"/>
                        <w:rPr>
                          <w:rFonts w:cs="Arial"/>
                          <w:sz w:val="18"/>
                          <w:szCs w:val="18"/>
                        </w:rPr>
                      </w:pPr>
                      <w:r w:rsidRPr="004A5E18">
                        <w:rPr>
                          <w:rFonts w:cs="Arial"/>
                          <w:sz w:val="18"/>
                          <w:szCs w:val="18"/>
                        </w:rPr>
                        <w:t>Increases frequency of discussions on a broad range of outcomes</w:t>
                      </w:r>
                      <w:r w:rsidRPr="0082633F">
                        <w:rPr>
                          <w:rFonts w:cs="Arial"/>
                          <w:sz w:val="18"/>
                          <w:szCs w:val="18"/>
                          <w:vertAlign w:val="superscript"/>
                        </w:rPr>
                        <w:fldChar w:fldCharType="begin">
                          <w:fldData xml:space="preserve">ZWlnbi1rZXlzPjxyZWYtdHlwZSBuYW1lPSJKb3VybmFsIEFydGljbGUiPjE3PC9yZWYtdHlwZT48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</w:fldData>
                        </w:fldChar>
                      </w:r>
                      <w:r w:rsidR="0015560C">
                        <w:rPr>
                          <w:rFonts w:cs="Arial"/>
                          <w:sz w:val="18"/>
                          <w:szCs w:val="18"/>
                          <w:vertAlign w:val="superscript"/>
                        </w:rPr>
                        <w:instrText xml:space="preserve"> ADDIN EN.CITE </w:instrText>
                      </w:r>
                      <w:r w:rsidR="0015560C">
                        <w:rPr>
                          <w:rFonts w:cs="Arial"/>
                          <w:sz w:val="18"/>
                          <w:szCs w:val="18"/>
                          <w:vertAlign w:val="superscript"/>
                        </w:rPr>
                        <w:fldChar w:fldCharType="begin">
                          <w:fldData xml:space="preserve">PEVuZE5vdGU+PENpdGU+PEF1dGhvcj5Lb3Ryb25vdWxhczwvQXV0aG9yPjxZZWFyPjIwMTQ8L1ll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==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0015560C">
                        <w:rPr>
                          <w:rFonts w:cs="Arial"/>
                          <w:sz w:val="18"/>
                          <w:szCs w:val="18"/>
                          <w:vertAlign w:val="superscript"/>
                        </w:rPr>
                        <w:fldChar w:fldCharType="begin">
                          <w:fldData xml:space="preserve">ZWlnbi1rZXlzPjxyZWYtdHlwZSBuYW1lPSJKb3VybmFsIEFydGljbGUiPjE3PC9yZWYtdHlwZT48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Pr="0082633F">
                        <w:rPr>
                          <w:rFonts w:cs="Arial"/>
                          <w:sz w:val="18"/>
                          <w:szCs w:val="18"/>
                          <w:vertAlign w:val="superscript"/>
                        </w:rPr>
                        <w:fldChar w:fldCharType="separate"/>
                      </w:r>
                      <w:r w:rsidRPr="0082633F">
                        <w:rPr>
                          <w:rFonts w:cs="Arial"/>
                          <w:noProof/>
                          <w:sz w:val="18"/>
                          <w:szCs w:val="18"/>
                          <w:vertAlign w:val="superscript"/>
                        </w:rPr>
                        <w:t>2,4-9,13,14,29,34-36</w:t>
                      </w:r>
                      <w:r w:rsidRPr="0082633F">
                        <w:rPr>
                          <w:rFonts w:cs="Arial"/>
                          <w:sz w:val="18"/>
                          <w:szCs w:val="18"/>
                          <w:vertAlign w:val="superscript"/>
                        </w:rPr>
                        <w:fldChar w:fldCharType="end"/>
                      </w:r>
                      <w:r w:rsidRPr="0082633F">
                        <w:rPr>
                          <w:rFonts w:cs="Arial"/>
                          <w:sz w:val="18"/>
                          <w:szCs w:val="18"/>
                          <w:vertAlign w:val="superscript"/>
                        </w:rPr>
                        <w:t xml:space="preserve"> </w:t>
                      </w:r>
                    </w:p>
                    <w:p w14:paraId="6F72482C" w14:textId="014B44AD" w:rsidR="00241AC4" w:rsidRPr="000A5672" w:rsidRDefault="00241AC4" w:rsidP="00323A98">
                      <w:pPr>
                        <w:pStyle w:val="Bullet1"/>
                      </w:pPr>
                    </w:p>
                  </w:txbxContent>
                </v:textbox>
                <w10:anchorlock/>
              </v:roundrect>
            </w:pict>
          </mc:Fallback>
        </mc:AlternateContent>
      </w:r>
    </w:p>
    <w:p w14:paraId="373E0BFA" w14:textId="7A4E995A" w:rsidR="001F496C" w:rsidRPr="00634A57" w:rsidRDefault="003827CE" w:rsidP="004A5E18">
      <w:pPr>
        <w:pStyle w:val="BodyText"/>
        <w:spacing w:line="240" w:lineRule="auto"/>
        <w:rPr>
          <w:rFonts w:ascii="Arial" w:hAnsi="Arial" w:cs="Arial"/>
          <w:lang w:val="en-GB"/>
        </w:rPr>
      </w:pPr>
      <w:r w:rsidRPr="00634A57">
        <w:rPr>
          <w:rFonts w:ascii="Arial" w:hAnsi="Arial" w:cs="Arial"/>
          <w:lang w:val="en-GB"/>
        </w:rPr>
        <w:t>Evidence suggests</w:t>
      </w:r>
      <w:r w:rsidR="00696D25" w:rsidRPr="00634A57">
        <w:rPr>
          <w:rFonts w:ascii="Arial" w:hAnsi="Arial" w:cs="Arial"/>
          <w:lang w:val="en-GB"/>
        </w:rPr>
        <w:t xml:space="preserve"> </w:t>
      </w:r>
      <w:r w:rsidRPr="00634A57">
        <w:rPr>
          <w:rFonts w:ascii="Arial" w:hAnsi="Arial" w:cs="Arial"/>
          <w:lang w:val="en-GB"/>
        </w:rPr>
        <w:t>PROs improve, and do</w:t>
      </w:r>
      <w:r w:rsidR="006E76A2" w:rsidRPr="00634A57">
        <w:rPr>
          <w:rFonts w:ascii="Arial" w:hAnsi="Arial" w:cs="Arial"/>
          <w:lang w:val="en-GB"/>
        </w:rPr>
        <w:t>es</w:t>
      </w:r>
      <w:r w:rsidRPr="00634A57">
        <w:rPr>
          <w:rFonts w:ascii="Arial" w:hAnsi="Arial" w:cs="Arial"/>
          <w:lang w:val="en-GB"/>
        </w:rPr>
        <w:t xml:space="preserve"> not impede, patient-provider communication. Both patients and providers have found PROs useful for prioritizing concerns, as well as reducing social desirability bias experienced when discussing highly personal or potentially stigmatizing topics face-to-face. In addition to improved detection of issues that may have otherwise gone unaddressed, </w:t>
      </w:r>
      <w:r w:rsidR="00140064" w:rsidRPr="00634A57">
        <w:rPr>
          <w:rFonts w:ascii="Arial" w:hAnsi="Arial" w:cs="Arial"/>
          <w:lang w:val="en-GB"/>
        </w:rPr>
        <w:t xml:space="preserve">the discussion of </w:t>
      </w:r>
      <w:r w:rsidR="006E76A2" w:rsidRPr="00634A57">
        <w:rPr>
          <w:rFonts w:ascii="Arial" w:hAnsi="Arial" w:cs="Arial"/>
          <w:lang w:val="en-GB"/>
        </w:rPr>
        <w:t>PROs appear</w:t>
      </w:r>
      <w:r w:rsidR="00140064" w:rsidRPr="00634A57">
        <w:rPr>
          <w:rFonts w:ascii="Arial" w:hAnsi="Arial" w:cs="Arial"/>
          <w:lang w:val="en-GB"/>
        </w:rPr>
        <w:t>s</w:t>
      </w:r>
      <w:r w:rsidR="006E76A2" w:rsidRPr="00634A57">
        <w:rPr>
          <w:rFonts w:ascii="Arial" w:hAnsi="Arial" w:cs="Arial"/>
          <w:lang w:val="en-GB"/>
        </w:rPr>
        <w:t xml:space="preserve"> to add a depth of communication that </w:t>
      </w:r>
      <w:r w:rsidR="008472E2" w:rsidRPr="00634A57">
        <w:rPr>
          <w:rFonts w:ascii="Arial" w:hAnsi="Arial" w:cs="Arial"/>
          <w:lang w:val="en-GB"/>
        </w:rPr>
        <w:t xml:space="preserve">legitimizes discussion of difficult topics, </w:t>
      </w:r>
      <w:r w:rsidR="006E76A2" w:rsidRPr="00634A57">
        <w:rPr>
          <w:rFonts w:ascii="Arial" w:hAnsi="Arial" w:cs="Arial"/>
          <w:lang w:val="en-GB"/>
        </w:rPr>
        <w:t xml:space="preserve">enriches rapport, focuses the visit, and </w:t>
      </w:r>
      <w:r w:rsidR="00140064" w:rsidRPr="00634A57">
        <w:rPr>
          <w:rFonts w:ascii="Arial" w:hAnsi="Arial" w:cs="Arial"/>
          <w:lang w:val="en-GB"/>
        </w:rPr>
        <w:t>empowers the patient</w:t>
      </w:r>
      <w:r w:rsidR="006E76A2" w:rsidRPr="00634A57">
        <w:rPr>
          <w:rFonts w:ascii="Arial" w:hAnsi="Arial" w:cs="Arial"/>
          <w:lang w:val="en-GB"/>
        </w:rPr>
        <w:t xml:space="preserve">. </w:t>
      </w:r>
    </w:p>
    <w:p w14:paraId="57A7121E" w14:textId="77777777" w:rsidR="00F722A0" w:rsidRPr="009F669C" w:rsidRDefault="00F722A0"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34" w:name="_Toc49863473"/>
      <w:r w:rsidRPr="009F669C">
        <w:rPr>
          <w:rFonts w:ascii="Arial" w:eastAsiaTheme="majorEastAsia" w:hAnsi="Arial" w:cs="Times New Roman (Headings CS)"/>
          <w:b/>
          <w:bCs/>
          <w:color w:val="4472C4" w:themeColor="accent1"/>
          <w:sz w:val="28"/>
          <w:szCs w:val="26"/>
        </w:rPr>
        <w:t>Evidence</w:t>
      </w:r>
      <w:r w:rsidR="00FC3D4F" w:rsidRPr="009F669C">
        <w:rPr>
          <w:rFonts w:ascii="Arial" w:eastAsiaTheme="majorEastAsia" w:hAnsi="Arial" w:cs="Times New Roman (Headings CS)"/>
          <w:b/>
          <w:bCs/>
          <w:color w:val="4472C4" w:themeColor="accent1"/>
          <w:sz w:val="28"/>
          <w:szCs w:val="26"/>
        </w:rPr>
        <w:t xml:space="preserve"> </w:t>
      </w:r>
      <w:r w:rsidR="007127E2" w:rsidRPr="009F669C">
        <w:rPr>
          <w:rFonts w:ascii="Arial" w:eastAsiaTheme="majorEastAsia" w:hAnsi="Arial" w:cs="Times New Roman (Headings CS)"/>
          <w:b/>
          <w:bCs/>
          <w:color w:val="4472C4" w:themeColor="accent1"/>
          <w:sz w:val="28"/>
          <w:szCs w:val="26"/>
        </w:rPr>
        <w:t xml:space="preserve">from </w:t>
      </w:r>
      <w:r w:rsidR="00FC3D4F" w:rsidRPr="009F669C">
        <w:rPr>
          <w:rFonts w:ascii="Arial" w:eastAsiaTheme="majorEastAsia" w:hAnsi="Arial" w:cs="Times New Roman (Headings CS)"/>
          <w:b/>
          <w:bCs/>
          <w:color w:val="4472C4" w:themeColor="accent1"/>
          <w:sz w:val="28"/>
          <w:szCs w:val="26"/>
        </w:rPr>
        <w:t>HIV Care</w:t>
      </w:r>
      <w:bookmarkEnd w:id="434"/>
    </w:p>
    <w:p w14:paraId="2DAB4E4B" w14:textId="3EDDAE8D" w:rsidR="00AC437F" w:rsidRPr="00634A57" w:rsidRDefault="00AC437F" w:rsidP="004A5E18">
      <w:pPr>
        <w:pStyle w:val="BodyText"/>
        <w:spacing w:line="240" w:lineRule="auto"/>
        <w:rPr>
          <w:rFonts w:ascii="Arial" w:hAnsi="Arial" w:cs="Arial"/>
          <w:lang w:val="en-GB"/>
        </w:rPr>
      </w:pPr>
      <w:r w:rsidRPr="00634A57">
        <w:rPr>
          <w:rFonts w:ascii="Arial" w:hAnsi="Arial" w:cs="Arial"/>
          <w:b/>
          <w:lang w:val="en-GB"/>
        </w:rPr>
        <w:t>Crane et al. (2017)</w:t>
      </w:r>
      <w:r w:rsidR="00DF6DC0" w:rsidRPr="00634A57">
        <w:rPr>
          <w:rFonts w:ascii="Arial" w:hAnsi="Arial" w:cs="Arial"/>
          <w:b/>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0D2A37" w:rsidRPr="00634A57">
        <w:rPr>
          <w:rFonts w:ascii="Arial" w:hAnsi="Arial" w:cs="Arial"/>
          <w:b/>
          <w:lang w:val="en-GB"/>
        </w:rPr>
        <w:instrText xml:space="preserve"> ADDIN EN.CITE </w:instrText>
      </w:r>
      <w:r w:rsidR="000D2A37" w:rsidRPr="00634A57">
        <w:rPr>
          <w:rFonts w:ascii="Arial" w:hAnsi="Arial" w:cs="Arial"/>
          <w:b/>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0D2A37" w:rsidRPr="00634A57">
        <w:rPr>
          <w:rFonts w:ascii="Arial" w:hAnsi="Arial" w:cs="Arial"/>
          <w:b/>
          <w:lang w:val="en-GB"/>
        </w:rPr>
        <w:instrText xml:space="preserve"> ADDIN EN.CITE.DATA </w:instrText>
      </w:r>
      <w:r w:rsidR="000D2A37" w:rsidRPr="00634A57">
        <w:rPr>
          <w:rFonts w:ascii="Arial" w:hAnsi="Arial" w:cs="Arial"/>
          <w:b/>
          <w:lang w:val="en-GB"/>
        </w:rPr>
      </w:r>
      <w:r w:rsidR="000D2A37" w:rsidRPr="00634A57">
        <w:rPr>
          <w:rFonts w:ascii="Arial" w:hAnsi="Arial" w:cs="Arial"/>
          <w:b/>
          <w:lang w:val="en-GB"/>
        </w:rPr>
        <w:fldChar w:fldCharType="end"/>
      </w:r>
      <w:r w:rsidR="00DF6DC0" w:rsidRPr="00634A57">
        <w:rPr>
          <w:rFonts w:ascii="Arial" w:hAnsi="Arial" w:cs="Arial"/>
          <w:b/>
          <w:lang w:val="en-GB"/>
        </w:rPr>
      </w:r>
      <w:r w:rsidR="00DF6DC0" w:rsidRPr="00634A57">
        <w:rPr>
          <w:rFonts w:ascii="Arial" w:hAnsi="Arial" w:cs="Arial"/>
          <w:b/>
          <w:lang w:val="en-GB"/>
        </w:rPr>
        <w:fldChar w:fldCharType="separate"/>
      </w:r>
      <w:r w:rsidR="000D2A37" w:rsidRPr="00634A57">
        <w:rPr>
          <w:rFonts w:ascii="Arial" w:hAnsi="Arial" w:cs="Arial"/>
          <w:b/>
          <w:noProof/>
          <w:vertAlign w:val="superscript"/>
          <w:lang w:val="en-GB"/>
        </w:rPr>
        <w:t>11</w:t>
      </w:r>
      <w:r w:rsidR="00DF6DC0" w:rsidRPr="00634A57">
        <w:rPr>
          <w:rFonts w:ascii="Arial" w:hAnsi="Arial" w:cs="Arial"/>
          <w:b/>
          <w:lang w:val="en-GB"/>
        </w:rPr>
        <w:fldChar w:fldCharType="end"/>
      </w:r>
      <w:r w:rsidR="00DF6DC0" w:rsidRPr="00634A57">
        <w:rPr>
          <w:rFonts w:ascii="Arial" w:hAnsi="Arial" w:cs="Arial"/>
          <w:b/>
          <w:lang w:val="en-GB"/>
        </w:rPr>
        <w:t>:</w:t>
      </w:r>
      <w:r w:rsidRPr="00634A57">
        <w:rPr>
          <w:rFonts w:ascii="Arial" w:hAnsi="Arial" w:cs="Arial"/>
          <w:lang w:val="en-GB"/>
        </w:rPr>
        <w:t xml:space="preserve"> </w:t>
      </w:r>
      <w:r w:rsidR="009F60D6" w:rsidRPr="00634A57">
        <w:rPr>
          <w:rFonts w:ascii="Arial" w:hAnsi="Arial" w:cs="Arial"/>
          <w:lang w:val="en-GB"/>
        </w:rPr>
        <w:t>I</w:t>
      </w:r>
      <w:r w:rsidRPr="00634A57">
        <w:rPr>
          <w:rFonts w:ascii="Arial" w:hAnsi="Arial" w:cs="Arial"/>
          <w:lang w:val="en-GB"/>
        </w:rPr>
        <w:t xml:space="preserve">ncreased documentation of </w:t>
      </w:r>
      <w:r w:rsidR="00A232FD" w:rsidRPr="00634A57">
        <w:rPr>
          <w:rFonts w:ascii="Arial" w:hAnsi="Arial" w:cs="Arial"/>
          <w:lang w:val="en-GB"/>
        </w:rPr>
        <w:t>discussion</w:t>
      </w:r>
      <w:r w:rsidR="00696D25" w:rsidRPr="00634A57">
        <w:rPr>
          <w:rFonts w:ascii="Arial" w:hAnsi="Arial" w:cs="Arial"/>
          <w:lang w:val="en-GB"/>
        </w:rPr>
        <w:t>s and other</w:t>
      </w:r>
      <w:r w:rsidR="00AF5159" w:rsidRPr="00634A57">
        <w:rPr>
          <w:rFonts w:ascii="Arial" w:hAnsi="Arial" w:cs="Arial"/>
          <w:lang w:val="en-GB"/>
        </w:rPr>
        <w:t xml:space="preserve"> provider</w:t>
      </w:r>
      <w:r w:rsidR="00696D25" w:rsidRPr="00634A57">
        <w:rPr>
          <w:rFonts w:ascii="Arial" w:hAnsi="Arial" w:cs="Arial"/>
          <w:lang w:val="en-GB"/>
        </w:rPr>
        <w:t xml:space="preserve"> actions</w:t>
      </w:r>
      <w:r w:rsidR="00AF5159" w:rsidRPr="00634A57">
        <w:rPr>
          <w:rFonts w:ascii="Arial" w:hAnsi="Arial" w:cs="Arial"/>
          <w:lang w:val="en-GB"/>
        </w:rPr>
        <w:t xml:space="preserve"> such as referrals</w:t>
      </w:r>
      <w:r w:rsidR="00696D25" w:rsidRPr="00634A57">
        <w:rPr>
          <w:rFonts w:ascii="Arial" w:hAnsi="Arial" w:cs="Arial"/>
          <w:lang w:val="en-GB"/>
        </w:rPr>
        <w:t xml:space="preserve"> in response to </w:t>
      </w:r>
      <w:r w:rsidR="00AF5159" w:rsidRPr="00634A57">
        <w:rPr>
          <w:rFonts w:ascii="Arial" w:hAnsi="Arial" w:cs="Arial"/>
          <w:lang w:val="en-GB"/>
        </w:rPr>
        <w:t>depression</w:t>
      </w:r>
      <w:r w:rsidRPr="00634A57">
        <w:rPr>
          <w:rFonts w:ascii="Arial" w:hAnsi="Arial" w:cs="Arial"/>
          <w:lang w:val="en-GB"/>
        </w:rPr>
        <w:t xml:space="preserve"> and </w:t>
      </w:r>
      <w:r w:rsidR="00AF5159" w:rsidRPr="00634A57">
        <w:rPr>
          <w:rFonts w:ascii="Arial" w:hAnsi="Arial" w:cs="Arial"/>
          <w:lang w:val="en-GB"/>
        </w:rPr>
        <w:t xml:space="preserve">inadequate </w:t>
      </w:r>
      <w:r w:rsidR="00696D25" w:rsidRPr="00634A57">
        <w:rPr>
          <w:rFonts w:ascii="Arial" w:hAnsi="Arial" w:cs="Arial"/>
          <w:lang w:val="en-GB"/>
        </w:rPr>
        <w:t>adherence</w:t>
      </w:r>
      <w:r w:rsidRPr="00634A57">
        <w:rPr>
          <w:rFonts w:ascii="Arial" w:hAnsi="Arial" w:cs="Arial"/>
          <w:lang w:val="en-GB"/>
        </w:rPr>
        <w:t xml:space="preserve"> occurred after implementation of PROs</w:t>
      </w:r>
      <w:r w:rsidR="00AF5159" w:rsidRPr="00634A57">
        <w:rPr>
          <w:rFonts w:ascii="Arial" w:hAnsi="Arial" w:cs="Arial"/>
          <w:lang w:val="en-GB"/>
        </w:rPr>
        <w:t xml:space="preserve"> in an HIV clinic</w:t>
      </w:r>
      <w:r w:rsidRPr="00634A57">
        <w:rPr>
          <w:rFonts w:ascii="Arial" w:hAnsi="Arial" w:cs="Arial"/>
          <w:lang w:val="en-GB"/>
        </w:rPr>
        <w:t>, suggesting improved patient-provider communication regarding depression</w:t>
      </w:r>
      <w:r w:rsidR="00AF5159" w:rsidRPr="00634A57">
        <w:rPr>
          <w:rFonts w:ascii="Arial" w:hAnsi="Arial" w:cs="Arial"/>
          <w:lang w:val="en-GB"/>
        </w:rPr>
        <w:t xml:space="preserve"> </w:t>
      </w:r>
      <w:r w:rsidRPr="00634A57">
        <w:rPr>
          <w:rFonts w:ascii="Arial" w:hAnsi="Arial" w:cs="Arial"/>
          <w:lang w:val="en-GB"/>
        </w:rPr>
        <w:t>and medication adherence.</w:t>
      </w:r>
    </w:p>
    <w:p w14:paraId="73FB953A" w14:textId="24251027" w:rsidR="00B514DD" w:rsidRPr="00634A57" w:rsidRDefault="00EA6037" w:rsidP="004A5E18">
      <w:pPr>
        <w:autoSpaceDE w:val="0"/>
        <w:autoSpaceDN w:val="0"/>
        <w:adjustRightInd w:val="0"/>
        <w:spacing w:before="60" w:after="180"/>
        <w:rPr>
          <w:rFonts w:ascii="Arial" w:hAnsi="Arial" w:cs="Arial"/>
          <w:lang w:val="en-GB"/>
        </w:rPr>
      </w:pPr>
      <w:r w:rsidRPr="00634A57">
        <w:rPr>
          <w:rFonts w:ascii="Arial" w:hAnsi="Arial" w:cs="Arial"/>
          <w:b/>
          <w:lang w:val="en-GB"/>
        </w:rPr>
        <w:t xml:space="preserve">Fredericksen et </w:t>
      </w:r>
      <w:r w:rsidR="00162537" w:rsidRPr="00634A57">
        <w:rPr>
          <w:rFonts w:ascii="Arial" w:hAnsi="Arial" w:cs="Arial"/>
          <w:b/>
          <w:lang w:val="en-GB"/>
        </w:rPr>
        <w:t xml:space="preserve">al. </w:t>
      </w:r>
      <w:r w:rsidRPr="00634A57">
        <w:rPr>
          <w:rFonts w:ascii="Arial" w:hAnsi="Arial" w:cs="Arial"/>
          <w:b/>
          <w:lang w:val="en-GB"/>
        </w:rPr>
        <w:t>(2016)</w:t>
      </w:r>
      <w:r w:rsidR="00DF6DC0"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 </w:instrText>
      </w:r>
      <w:r w:rsidR="000D2A37"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EN.CITE.DATA </w:instrText>
      </w:r>
      <w:r w:rsidR="000D2A37" w:rsidRPr="00634A57">
        <w:rPr>
          <w:rFonts w:ascii="Arial" w:hAnsi="Arial" w:cs="Arial"/>
          <w:b/>
          <w:lang w:val="en-GB"/>
        </w:rPr>
      </w:r>
      <w:r w:rsidR="000D2A37" w:rsidRPr="00634A57">
        <w:rPr>
          <w:rFonts w:ascii="Arial" w:hAnsi="Arial" w:cs="Arial"/>
          <w:b/>
          <w:lang w:val="en-GB"/>
        </w:rPr>
        <w:fldChar w:fldCharType="end"/>
      </w:r>
      <w:r w:rsidR="00DF6DC0" w:rsidRPr="00634A57">
        <w:rPr>
          <w:rFonts w:ascii="Arial" w:hAnsi="Arial" w:cs="Arial"/>
          <w:b/>
          <w:lang w:val="en-GB"/>
        </w:rPr>
      </w:r>
      <w:r w:rsidR="00DF6DC0" w:rsidRPr="00634A57">
        <w:rPr>
          <w:rFonts w:ascii="Arial" w:hAnsi="Arial" w:cs="Arial"/>
          <w:b/>
          <w:lang w:val="en-GB"/>
        </w:rPr>
        <w:fldChar w:fldCharType="separate"/>
      </w:r>
      <w:r w:rsidR="000D2A37" w:rsidRPr="00634A57">
        <w:rPr>
          <w:rFonts w:ascii="Arial" w:hAnsi="Arial" w:cs="Arial"/>
          <w:b/>
          <w:noProof/>
          <w:vertAlign w:val="superscript"/>
          <w:lang w:val="en-GB"/>
        </w:rPr>
        <w:t>12</w:t>
      </w:r>
      <w:r w:rsidR="00DF6DC0"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w:t>
      </w:r>
      <w:r w:rsidR="00F23372" w:rsidRPr="00634A57">
        <w:rPr>
          <w:rFonts w:ascii="Arial" w:hAnsi="Arial" w:cs="Arial"/>
          <w:lang w:val="en-GB"/>
        </w:rPr>
        <w:t xml:space="preserve">As described in Chapter II, </w:t>
      </w:r>
      <w:r w:rsidR="00B514DD" w:rsidRPr="00634A57">
        <w:rPr>
          <w:rFonts w:ascii="Arial" w:hAnsi="Arial" w:cs="Arial"/>
          <w:lang w:val="en-GB"/>
        </w:rPr>
        <w:t>27 p</w:t>
      </w:r>
      <w:r w:rsidRPr="00634A57">
        <w:rPr>
          <w:rFonts w:ascii="Arial" w:hAnsi="Arial" w:cs="Arial"/>
          <w:lang w:val="en-GB"/>
        </w:rPr>
        <w:t>roviders were interviewed regarding the benefit</w:t>
      </w:r>
      <w:r w:rsidR="00AF5159" w:rsidRPr="00634A57">
        <w:rPr>
          <w:rFonts w:ascii="Arial" w:hAnsi="Arial" w:cs="Arial"/>
          <w:lang w:val="en-GB"/>
        </w:rPr>
        <w:t>s and consequences</w:t>
      </w:r>
      <w:r w:rsidRPr="00634A57">
        <w:rPr>
          <w:rFonts w:ascii="Arial" w:hAnsi="Arial" w:cs="Arial"/>
          <w:lang w:val="en-GB"/>
        </w:rPr>
        <w:t xml:space="preserve"> of having </w:t>
      </w:r>
      <w:r w:rsidR="00AF5159" w:rsidRPr="00634A57">
        <w:rPr>
          <w:rFonts w:ascii="Arial" w:hAnsi="Arial" w:cs="Arial"/>
          <w:lang w:val="en-GB"/>
        </w:rPr>
        <w:t xml:space="preserve">had </w:t>
      </w:r>
      <w:r w:rsidRPr="00634A57">
        <w:rPr>
          <w:rFonts w:ascii="Arial" w:hAnsi="Arial" w:cs="Arial"/>
          <w:lang w:val="en-GB"/>
        </w:rPr>
        <w:t>PROs integrated into routine HIV care at their clinic</w:t>
      </w:r>
      <w:r w:rsidR="00AF5159" w:rsidRPr="00634A57">
        <w:rPr>
          <w:rFonts w:ascii="Arial" w:hAnsi="Arial" w:cs="Arial"/>
          <w:lang w:val="en-GB"/>
        </w:rPr>
        <w:t>s</w:t>
      </w:r>
      <w:r w:rsidRPr="00634A57">
        <w:rPr>
          <w:rFonts w:ascii="Arial" w:hAnsi="Arial" w:cs="Arial"/>
          <w:lang w:val="en-GB"/>
        </w:rPr>
        <w:t xml:space="preserve">. </w:t>
      </w:r>
      <w:r w:rsidR="00CC56F6" w:rsidRPr="00634A57">
        <w:rPr>
          <w:rFonts w:ascii="Arial" w:hAnsi="Arial" w:cs="Arial"/>
          <w:b/>
          <w:lang w:val="en-GB"/>
        </w:rPr>
        <w:t xml:space="preserve">PROs helped </w:t>
      </w:r>
      <w:r w:rsidR="00E66BEF" w:rsidRPr="00634A57">
        <w:rPr>
          <w:rFonts w:ascii="Arial" w:hAnsi="Arial" w:cs="Arial"/>
          <w:b/>
          <w:lang w:val="en-GB"/>
        </w:rPr>
        <w:t>providers set</w:t>
      </w:r>
      <w:r w:rsidRPr="00634A57">
        <w:rPr>
          <w:rFonts w:ascii="Arial" w:hAnsi="Arial" w:cs="Arial"/>
          <w:b/>
          <w:lang w:val="en-GB"/>
        </w:rPr>
        <w:t xml:space="preserve"> the agenda for the </w:t>
      </w:r>
      <w:r w:rsidR="00B514DD" w:rsidRPr="00634A57">
        <w:rPr>
          <w:rFonts w:ascii="Arial" w:hAnsi="Arial" w:cs="Arial"/>
          <w:b/>
          <w:lang w:val="en-GB"/>
        </w:rPr>
        <w:t xml:space="preserve">interaction. </w:t>
      </w:r>
      <w:r w:rsidR="00B514DD" w:rsidRPr="00634A57">
        <w:rPr>
          <w:rFonts w:ascii="Arial" w:hAnsi="Arial" w:cs="Arial"/>
          <w:lang w:val="en-GB"/>
        </w:rPr>
        <w:t>Value was also reported in the</w:t>
      </w:r>
      <w:r w:rsidR="00B514DD" w:rsidRPr="00634A57">
        <w:rPr>
          <w:rFonts w:ascii="Arial" w:hAnsi="Arial" w:cs="Arial"/>
          <w:b/>
          <w:lang w:val="en-GB"/>
        </w:rPr>
        <w:t xml:space="preserve"> </w:t>
      </w:r>
      <w:r w:rsidR="00DD1599" w:rsidRPr="00634A57">
        <w:rPr>
          <w:rFonts w:ascii="Arial" w:hAnsi="Arial" w:cs="Arial"/>
          <w:b/>
          <w:lang w:val="en-GB"/>
        </w:rPr>
        <w:t xml:space="preserve">use of PROs </w:t>
      </w:r>
      <w:r w:rsidR="00D24617" w:rsidRPr="00634A57">
        <w:rPr>
          <w:rFonts w:ascii="Arial" w:hAnsi="Arial" w:cs="Arial"/>
          <w:b/>
          <w:lang w:val="en-GB"/>
        </w:rPr>
        <w:t>to promote</w:t>
      </w:r>
      <w:r w:rsidR="00DD1599" w:rsidRPr="00634A57">
        <w:rPr>
          <w:rFonts w:ascii="Arial" w:hAnsi="Arial" w:cs="Arial"/>
          <w:b/>
          <w:lang w:val="en-GB"/>
        </w:rPr>
        <w:t xml:space="preserve"> </w:t>
      </w:r>
      <w:r w:rsidR="00D24617" w:rsidRPr="00634A57">
        <w:rPr>
          <w:rFonts w:ascii="Arial" w:hAnsi="Arial" w:cs="Arial"/>
          <w:b/>
          <w:lang w:val="en-GB"/>
        </w:rPr>
        <w:t xml:space="preserve">patient–provider collaboration </w:t>
      </w:r>
      <w:r w:rsidR="00D24617" w:rsidRPr="00634A57">
        <w:rPr>
          <w:rFonts w:ascii="Arial" w:hAnsi="Arial" w:cs="Arial"/>
          <w:lang w:val="en-GB"/>
        </w:rPr>
        <w:t xml:space="preserve">and </w:t>
      </w:r>
      <w:r w:rsidR="00B514DD" w:rsidRPr="00634A57">
        <w:rPr>
          <w:rFonts w:ascii="Arial" w:hAnsi="Arial" w:cs="Arial"/>
          <w:lang w:val="en-GB"/>
        </w:rPr>
        <w:t>to</w:t>
      </w:r>
      <w:r w:rsidR="00B514DD" w:rsidRPr="00634A57">
        <w:rPr>
          <w:rFonts w:ascii="Arial" w:hAnsi="Arial" w:cs="Arial"/>
          <w:b/>
          <w:lang w:val="en-GB"/>
        </w:rPr>
        <w:t xml:space="preserve"> </w:t>
      </w:r>
      <w:r w:rsidR="00D24617" w:rsidRPr="00634A57">
        <w:rPr>
          <w:rFonts w:ascii="Arial" w:hAnsi="Arial" w:cs="Arial"/>
          <w:b/>
          <w:lang w:val="en-GB"/>
        </w:rPr>
        <w:t>improve patient</w:t>
      </w:r>
      <w:r w:rsidR="00DD1599" w:rsidRPr="00634A57">
        <w:rPr>
          <w:rFonts w:ascii="Arial" w:hAnsi="Arial" w:cs="Arial"/>
          <w:b/>
          <w:lang w:val="en-GB"/>
        </w:rPr>
        <w:t xml:space="preserve"> </w:t>
      </w:r>
      <w:r w:rsidR="00D24617" w:rsidRPr="00634A57">
        <w:rPr>
          <w:rFonts w:ascii="Arial" w:hAnsi="Arial" w:cs="Arial"/>
          <w:b/>
          <w:lang w:val="en-GB"/>
        </w:rPr>
        <w:t>involvement</w:t>
      </w:r>
      <w:r w:rsidRPr="00634A57">
        <w:rPr>
          <w:rFonts w:ascii="Arial" w:hAnsi="Arial" w:cs="Arial"/>
          <w:b/>
          <w:lang w:val="en-GB"/>
        </w:rPr>
        <w:t xml:space="preserve">. </w:t>
      </w:r>
      <w:r w:rsidRPr="00634A57">
        <w:rPr>
          <w:rFonts w:ascii="Arial" w:hAnsi="Arial" w:cs="Arial"/>
          <w:lang w:val="en-GB"/>
        </w:rPr>
        <w:t>A</w:t>
      </w:r>
      <w:r w:rsidR="005A0821" w:rsidRPr="00634A57">
        <w:rPr>
          <w:rFonts w:ascii="Arial" w:hAnsi="Arial" w:cs="Arial"/>
          <w:lang w:val="en-GB"/>
        </w:rPr>
        <w:t xml:space="preserve"> key benefit</w:t>
      </w:r>
      <w:r w:rsidRPr="00634A57">
        <w:rPr>
          <w:rFonts w:ascii="Arial" w:hAnsi="Arial" w:cs="Arial"/>
          <w:lang w:val="en-GB"/>
        </w:rPr>
        <w:t xml:space="preserve"> reported by providers included the</w:t>
      </w:r>
      <w:r w:rsidRPr="00634A57">
        <w:rPr>
          <w:rFonts w:ascii="Arial" w:hAnsi="Arial" w:cs="Arial"/>
          <w:b/>
          <w:lang w:val="en-GB"/>
        </w:rPr>
        <w:t xml:space="preserve"> identification of less observable </w:t>
      </w:r>
      <w:proofErr w:type="spellStart"/>
      <w:r w:rsidR="00033CDF" w:rsidRPr="00634A57">
        <w:rPr>
          <w:rFonts w:ascii="Arial" w:hAnsi="Arial" w:cs="Arial"/>
          <w:b/>
          <w:lang w:val="en-GB"/>
        </w:rPr>
        <w:t>behavior</w:t>
      </w:r>
      <w:r w:rsidRPr="00634A57">
        <w:rPr>
          <w:rFonts w:ascii="Arial" w:hAnsi="Arial" w:cs="Arial"/>
          <w:b/>
          <w:lang w:val="en-GB"/>
        </w:rPr>
        <w:t>s</w:t>
      </w:r>
      <w:proofErr w:type="spellEnd"/>
      <w:r w:rsidRPr="00634A57">
        <w:rPr>
          <w:rFonts w:ascii="Arial" w:hAnsi="Arial" w:cs="Arial"/>
          <w:b/>
          <w:lang w:val="en-GB"/>
        </w:rPr>
        <w:t xml:space="preserve"> that could be problematic including suicid</w:t>
      </w:r>
      <w:r w:rsidR="004C071F" w:rsidRPr="00634A57">
        <w:rPr>
          <w:rFonts w:ascii="Arial" w:hAnsi="Arial" w:cs="Arial"/>
          <w:b/>
          <w:lang w:val="en-GB"/>
        </w:rPr>
        <w:t xml:space="preserve">al </w:t>
      </w:r>
      <w:r w:rsidRPr="00634A57">
        <w:rPr>
          <w:rFonts w:ascii="Arial" w:hAnsi="Arial" w:cs="Arial"/>
          <w:b/>
          <w:lang w:val="en-GB"/>
        </w:rPr>
        <w:t>ideation</w:t>
      </w:r>
      <w:r w:rsidR="00F81565" w:rsidRPr="00634A57">
        <w:rPr>
          <w:rFonts w:ascii="Arial" w:hAnsi="Arial" w:cs="Arial"/>
          <w:b/>
          <w:lang w:val="en-GB"/>
        </w:rPr>
        <w:t xml:space="preserve"> and previously unknown at-risk alcohol use</w:t>
      </w:r>
      <w:r w:rsidR="005A0821" w:rsidRPr="00634A57">
        <w:rPr>
          <w:rFonts w:ascii="Arial" w:hAnsi="Arial" w:cs="Arial"/>
          <w:b/>
          <w:lang w:val="en-GB"/>
        </w:rPr>
        <w:t xml:space="preserve"> </w:t>
      </w:r>
      <w:r w:rsidR="005A0821" w:rsidRPr="00634A57">
        <w:rPr>
          <w:rFonts w:ascii="Arial" w:hAnsi="Arial" w:cs="Arial"/>
          <w:lang w:val="en-GB"/>
        </w:rPr>
        <w:t xml:space="preserve">that would have not been discussed without the </w:t>
      </w:r>
      <w:proofErr w:type="spellStart"/>
      <w:r w:rsidR="005A0821" w:rsidRPr="00634A57">
        <w:rPr>
          <w:rFonts w:ascii="Arial" w:hAnsi="Arial" w:cs="Arial"/>
          <w:lang w:val="en-GB"/>
        </w:rPr>
        <w:t>PROs</w:t>
      </w:r>
      <w:r w:rsidRPr="00634A57">
        <w:rPr>
          <w:rFonts w:ascii="Arial" w:hAnsi="Arial" w:cs="Arial"/>
          <w:lang w:val="en-GB"/>
        </w:rPr>
        <w:t>.</w:t>
      </w:r>
      <w:proofErr w:type="spellEnd"/>
      <w:r w:rsidRPr="00634A57">
        <w:rPr>
          <w:rFonts w:ascii="Arial" w:hAnsi="Arial" w:cs="Arial"/>
          <w:lang w:val="en-GB"/>
        </w:rPr>
        <w:t xml:space="preserve"> </w:t>
      </w:r>
    </w:p>
    <w:p w14:paraId="1C423B3B" w14:textId="6224615C" w:rsidR="00FD422B" w:rsidRPr="00634A57" w:rsidRDefault="00FD422B" w:rsidP="004A5E18">
      <w:pPr>
        <w:pStyle w:val="BodyText"/>
        <w:spacing w:line="240" w:lineRule="auto"/>
        <w:rPr>
          <w:rFonts w:ascii="Arial" w:hAnsi="Arial" w:cs="Arial"/>
          <w:lang w:val="en-GB"/>
        </w:rPr>
      </w:pPr>
      <w:r w:rsidRPr="00634A57">
        <w:rPr>
          <w:rFonts w:ascii="Arial" w:hAnsi="Arial" w:cs="Arial"/>
          <w:b/>
          <w:lang w:val="en-GB"/>
        </w:rPr>
        <w:t>Crane et al.</w:t>
      </w:r>
      <w:r w:rsidR="006A57C4" w:rsidRPr="00634A57">
        <w:rPr>
          <w:rFonts w:ascii="Arial" w:hAnsi="Arial" w:cs="Arial"/>
          <w:b/>
          <w:lang w:val="en-GB"/>
        </w:rPr>
        <w:t xml:space="preserve"> </w:t>
      </w:r>
      <w:r w:rsidRPr="00634A57">
        <w:rPr>
          <w:rFonts w:ascii="Arial" w:hAnsi="Arial" w:cs="Arial"/>
          <w:b/>
          <w:lang w:val="en-GB"/>
        </w:rPr>
        <w:t>(2010)</w:t>
      </w:r>
      <w:r w:rsidR="00F4112F" w:rsidRPr="00634A57">
        <w:rPr>
          <w:rFonts w:ascii="Arial" w:hAnsi="Arial" w:cs="Arial"/>
          <w:b/>
          <w:lang w:val="en-GB"/>
        </w:rPr>
        <w:fldChar w:fldCharType="begin"/>
      </w:r>
      <w:r w:rsidR="0015560C">
        <w:rPr>
          <w:rFonts w:ascii="Arial" w:hAnsi="Arial" w:cs="Arial"/>
          <w:b/>
          <w:lang w:val="en-GB"/>
        </w:rPr>
        <w:instrText xml:space="preserve"> ADDIN EN.CITE &lt;EndNote&gt;&lt;Cite&gt;&lt;Author&gt;Crane HM&lt;/Author&gt;&lt;Year&gt;2010&lt;/Year&gt;&lt;RecNum&gt;7020&lt;/RecNum&gt;&lt;DisplayText&gt;&lt;style face="superscript"&gt;65&lt;/style&gt;&lt;/DisplayText&gt;&lt;record&gt;&lt;rec-number&gt;7020&lt;/rec-number&gt;&lt;foreign-keys&gt;&lt;key app="EN" db-id="9dd90wvx2spdv9etaz6p5a9mtvetetvpev9r" timestamp="1599019496"&gt;7020&lt;/key&gt;&lt;/foreign-keys&gt;&lt;ref-type name="Conference Paper"&gt;47&lt;/ref-type&gt;&lt;contributors&gt;&lt;authors&gt;&lt;author&gt;Crane HM, Tufano J, Fredericksen R, Schmidt S, Brown T, Harrington R, Lober W, Kitahata M, Ralston J&lt;/author&gt;&lt;/authors&gt;&lt;/contributors&gt;&lt;titles&gt;&lt;title&gt;Integration of an HIV Medication Adherence Computer Assisted Self-Administered Interview (CASI) with Routine Patient Care&lt;/title&gt;&lt;secondary-title&gt;&lt;style face="italic" font="default" size="100%"&gt;5th International Conference 5th International Conference on HIV Treatment Adherence&lt;/style&gt;&lt;/secondary-title&gt;&lt;/titles&gt;&lt;dates&gt;&lt;year&gt;2010&lt;/year&gt;&lt;/dates&gt;&lt;pub-location&gt;Miami, FL&lt;/pub-location&gt;&lt;urls&gt;&lt;/urls&gt;&lt;/record&gt;&lt;/Cite&gt;&lt;/EndNote&gt;</w:instrText>
      </w:r>
      <w:r w:rsidR="00F4112F" w:rsidRPr="00634A57">
        <w:rPr>
          <w:rFonts w:ascii="Arial" w:hAnsi="Arial" w:cs="Arial"/>
          <w:b/>
          <w:lang w:val="en-GB"/>
        </w:rPr>
        <w:fldChar w:fldCharType="separate"/>
      </w:r>
      <w:r w:rsidR="00F11141" w:rsidRPr="00634A57">
        <w:rPr>
          <w:rFonts w:ascii="Arial" w:hAnsi="Arial" w:cs="Arial"/>
          <w:b/>
          <w:noProof/>
          <w:vertAlign w:val="superscript"/>
          <w:lang w:val="en-GB"/>
        </w:rPr>
        <w:t>65</w:t>
      </w:r>
      <w:r w:rsidR="00F4112F"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lang w:val="en-GB"/>
        </w:rPr>
        <w:t xml:space="preserve">Stakeholder interviews with providers and patient usability interviews were conducted as part of an evaluation of </w:t>
      </w:r>
      <w:r w:rsidR="00AF5159" w:rsidRPr="00634A57">
        <w:rPr>
          <w:rFonts w:ascii="Arial" w:hAnsi="Arial" w:cs="Arial"/>
          <w:lang w:val="en-GB"/>
        </w:rPr>
        <w:t>PRO implementation into routine HIV clinical care</w:t>
      </w:r>
      <w:r w:rsidRPr="00634A57">
        <w:rPr>
          <w:rFonts w:ascii="Arial" w:hAnsi="Arial" w:cs="Arial"/>
          <w:lang w:val="en-GB"/>
        </w:rPr>
        <w:t>.</w:t>
      </w:r>
      <w:r w:rsidRPr="00634A57">
        <w:rPr>
          <w:rFonts w:ascii="Arial" w:hAnsi="Arial" w:cs="Arial"/>
          <w:b/>
          <w:lang w:val="en-GB"/>
        </w:rPr>
        <w:t xml:space="preserve"> Results indicated that both providers and patients viewed the PROs as extremely relevant to the clinical consultation.</w:t>
      </w:r>
      <w:r w:rsidR="009F669C">
        <w:rPr>
          <w:rFonts w:ascii="Arial" w:hAnsi="Arial" w:cs="Arial"/>
          <w:b/>
          <w:lang w:val="en-GB"/>
        </w:rPr>
        <w:t xml:space="preserve"> </w:t>
      </w:r>
      <w:r w:rsidRPr="00634A57">
        <w:rPr>
          <w:rFonts w:ascii="Arial" w:hAnsi="Arial" w:cs="Arial"/>
          <w:b/>
          <w:lang w:val="en-GB"/>
        </w:rPr>
        <w:t>Providers found the PRO reports to serve as “conversational ice-breakers”</w:t>
      </w:r>
      <w:r w:rsidR="00033CDF" w:rsidRPr="00634A57">
        <w:rPr>
          <w:rFonts w:ascii="Arial" w:hAnsi="Arial" w:cs="Arial"/>
          <w:b/>
          <w:lang w:val="en-GB"/>
        </w:rPr>
        <w:t>. P</w:t>
      </w:r>
      <w:r w:rsidRPr="00634A57">
        <w:rPr>
          <w:rFonts w:ascii="Arial" w:hAnsi="Arial" w:cs="Arial"/>
          <w:b/>
          <w:lang w:val="en-GB"/>
        </w:rPr>
        <w:t xml:space="preserve">atients noted </w:t>
      </w:r>
      <w:r w:rsidR="00033CDF" w:rsidRPr="00634A57">
        <w:rPr>
          <w:rFonts w:ascii="Arial" w:hAnsi="Arial" w:cs="Arial"/>
          <w:b/>
          <w:lang w:val="en-GB"/>
        </w:rPr>
        <w:t xml:space="preserve">PROs increased awareness of their own needs, focused the visit, and allowed them to be more honest. </w:t>
      </w:r>
      <w:r w:rsidRPr="00634A57">
        <w:rPr>
          <w:rFonts w:ascii="Arial" w:hAnsi="Arial" w:cs="Arial"/>
          <w:lang w:val="en-GB"/>
        </w:rPr>
        <w:t xml:space="preserve">The CASI </w:t>
      </w:r>
      <w:r w:rsidR="00255AFD" w:rsidRPr="00634A57">
        <w:rPr>
          <w:rFonts w:ascii="Arial" w:hAnsi="Arial" w:cs="Arial"/>
          <w:lang w:val="en-GB"/>
        </w:rPr>
        <w:t>(Computer Assisted Self-</w:t>
      </w:r>
      <w:r w:rsidR="003F7849" w:rsidRPr="00634A57">
        <w:rPr>
          <w:rFonts w:ascii="Arial" w:hAnsi="Arial" w:cs="Arial"/>
          <w:lang w:val="en-GB"/>
        </w:rPr>
        <w:t>Interview</w:t>
      </w:r>
      <w:r w:rsidR="00255AFD" w:rsidRPr="00634A57">
        <w:rPr>
          <w:rFonts w:ascii="Arial" w:hAnsi="Arial" w:cs="Arial"/>
          <w:lang w:val="en-GB"/>
        </w:rPr>
        <w:t xml:space="preserve">) </w:t>
      </w:r>
      <w:r w:rsidRPr="00634A57">
        <w:rPr>
          <w:rFonts w:ascii="Arial" w:hAnsi="Arial" w:cs="Arial"/>
          <w:lang w:val="en-GB"/>
        </w:rPr>
        <w:t xml:space="preserve">included PROs reporting on symptoms and </w:t>
      </w:r>
      <w:proofErr w:type="spellStart"/>
      <w:r w:rsidR="00033CDF" w:rsidRPr="00634A57">
        <w:rPr>
          <w:rFonts w:ascii="Arial" w:hAnsi="Arial" w:cs="Arial"/>
          <w:lang w:val="en-GB"/>
        </w:rPr>
        <w:t>behavior</w:t>
      </w:r>
      <w:r w:rsidRPr="00634A57">
        <w:rPr>
          <w:rFonts w:ascii="Arial" w:hAnsi="Arial" w:cs="Arial"/>
          <w:lang w:val="en-GB"/>
        </w:rPr>
        <w:t>s</w:t>
      </w:r>
      <w:proofErr w:type="spellEnd"/>
      <w:r w:rsidRPr="00634A57">
        <w:rPr>
          <w:rFonts w:ascii="Arial" w:hAnsi="Arial" w:cs="Arial"/>
          <w:lang w:val="en-GB"/>
        </w:rPr>
        <w:t xml:space="preserve"> including medication adherence.</w:t>
      </w:r>
      <w:r w:rsidR="009F669C">
        <w:rPr>
          <w:rFonts w:ascii="Arial" w:hAnsi="Arial" w:cs="Arial"/>
          <w:lang w:val="en-GB"/>
        </w:rPr>
        <w:t xml:space="preserve"> </w:t>
      </w:r>
    </w:p>
    <w:p w14:paraId="1449A6DC" w14:textId="77777777" w:rsidR="006F350C" w:rsidRPr="009F669C" w:rsidRDefault="006F350C"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35" w:name="_Toc49863474"/>
      <w:r w:rsidRPr="009F669C">
        <w:rPr>
          <w:rFonts w:ascii="Arial" w:eastAsiaTheme="majorEastAsia" w:hAnsi="Arial" w:cs="Times New Roman (Headings CS)"/>
          <w:b/>
          <w:bCs/>
          <w:color w:val="4472C4" w:themeColor="accent1"/>
          <w:sz w:val="28"/>
          <w:szCs w:val="26"/>
        </w:rPr>
        <w:t>Evidence</w:t>
      </w:r>
      <w:r w:rsidR="00FC3D4F" w:rsidRPr="009F669C">
        <w:rPr>
          <w:rFonts w:ascii="Arial" w:eastAsiaTheme="majorEastAsia" w:hAnsi="Arial" w:cs="Times New Roman (Headings CS)"/>
          <w:b/>
          <w:bCs/>
          <w:color w:val="4472C4" w:themeColor="accent1"/>
          <w:sz w:val="28"/>
          <w:szCs w:val="26"/>
        </w:rPr>
        <w:t xml:space="preserve"> </w:t>
      </w:r>
      <w:r w:rsidR="007127E2" w:rsidRPr="009F669C">
        <w:rPr>
          <w:rFonts w:ascii="Arial" w:eastAsiaTheme="majorEastAsia" w:hAnsi="Arial" w:cs="Times New Roman (Headings CS)"/>
          <w:b/>
          <w:bCs/>
          <w:color w:val="4472C4" w:themeColor="accent1"/>
          <w:sz w:val="28"/>
          <w:szCs w:val="26"/>
        </w:rPr>
        <w:t xml:space="preserve">from </w:t>
      </w:r>
      <w:r w:rsidR="00FC3D4F" w:rsidRPr="009F669C">
        <w:rPr>
          <w:rFonts w:ascii="Arial" w:eastAsiaTheme="majorEastAsia" w:hAnsi="Arial" w:cs="Times New Roman (Headings CS)"/>
          <w:b/>
          <w:bCs/>
          <w:color w:val="4472C4" w:themeColor="accent1"/>
          <w:sz w:val="28"/>
          <w:szCs w:val="26"/>
        </w:rPr>
        <w:t>Other Disease Areas</w:t>
      </w:r>
      <w:bookmarkEnd w:id="435"/>
    </w:p>
    <w:p w14:paraId="20CF29C9" w14:textId="084230CD" w:rsidR="0000765C" w:rsidRPr="0082633F" w:rsidRDefault="001E5802" w:rsidP="004A5E18">
      <w:pPr>
        <w:spacing w:before="60" w:after="180"/>
        <w:rPr>
          <w:rFonts w:ascii="Arial" w:eastAsia="Times New Roman" w:hAnsi="Arial" w:cs="Arial"/>
          <w:color w:val="000000" w:themeColor="text1"/>
        </w:rPr>
      </w:pPr>
      <w:r w:rsidRPr="00634A57">
        <w:rPr>
          <w:rFonts w:ascii="Arial" w:hAnsi="Arial" w:cs="Arial"/>
          <w:b/>
          <w:bCs/>
          <w:color w:val="000000"/>
        </w:rPr>
        <w:t>Greenhalgh et al</w:t>
      </w:r>
      <w:r w:rsidR="00162537" w:rsidRPr="00634A57">
        <w:rPr>
          <w:rFonts w:ascii="Arial" w:hAnsi="Arial" w:cs="Arial"/>
          <w:b/>
          <w:bCs/>
          <w:color w:val="000000"/>
        </w:rPr>
        <w:t>.</w:t>
      </w:r>
      <w:r w:rsidRPr="00634A57">
        <w:rPr>
          <w:rFonts w:ascii="Arial" w:hAnsi="Arial" w:cs="Arial"/>
          <w:b/>
          <w:bCs/>
          <w:color w:val="000000"/>
        </w:rPr>
        <w:t xml:space="preserve"> (2018)</w:t>
      </w:r>
      <w:r w:rsidRPr="00634A57">
        <w:rPr>
          <w:rFonts w:ascii="Arial" w:hAnsi="Arial" w:cs="Arial"/>
          <w:b/>
          <w:bCs/>
          <w:color w:val="000000"/>
        </w:rPr>
        <w:fldChar w:fldCharType="begin">
          <w:fldData xml:space="preserve">PEVuZE5vdGU+PENpdGU+PEF1dGhvcj5HcmVlbmhhbGdoPC9BdXRob3I+PFllYXI+MjAxODwvWWVh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</w:fldData>
        </w:fldChar>
      </w:r>
      <w:r w:rsidR="0015560C">
        <w:rPr>
          <w:rFonts w:ascii="Arial" w:hAnsi="Arial" w:cs="Arial"/>
          <w:b/>
          <w:bCs/>
          <w:color w:val="000000"/>
        </w:rPr>
        <w:instrText xml:space="preserve"> ADDIN EN.CITE </w:instrText>
      </w:r>
      <w:r w:rsidR="0015560C">
        <w:rPr>
          <w:rFonts w:ascii="Arial" w:hAnsi="Arial" w:cs="Arial"/>
          <w:b/>
          <w:bCs/>
          <w:color w:val="000000"/>
        </w:rPr>
        <w:fldChar w:fldCharType="begin">
          <w:fldData xml:space="preserve">PEVuZE5vdGU+PENpdGU+PEF1dGhvcj5HcmVlbmhhbGdoPC9BdXRob3I+PFllYXI+MjAxODwvWWVh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</w:fldData>
        </w:fldChar>
      </w:r>
      <w:r w:rsidR="0015560C">
        <w:rPr>
          <w:rFonts w:ascii="Arial" w:hAnsi="Arial" w:cs="Arial"/>
          <w:b/>
          <w:bCs/>
          <w:color w:val="000000"/>
        </w:rPr>
        <w:instrText xml:space="preserve"> ADDIN EN.CITE.DATA </w:instrText>
      </w:r>
      <w:r w:rsidR="0015560C">
        <w:rPr>
          <w:rFonts w:ascii="Arial" w:hAnsi="Arial" w:cs="Arial"/>
          <w:b/>
          <w:bCs/>
          <w:color w:val="000000"/>
        </w:rPr>
      </w:r>
      <w:r w:rsidR="0015560C">
        <w:rPr>
          <w:rFonts w:ascii="Arial" w:hAnsi="Arial" w:cs="Arial"/>
          <w:b/>
          <w:bCs/>
          <w:color w:val="000000"/>
        </w:rPr>
        <w:fldChar w:fldCharType="end"/>
      </w:r>
      <w:r w:rsidRPr="00634A57">
        <w:rPr>
          <w:rFonts w:ascii="Arial" w:hAnsi="Arial" w:cs="Arial"/>
          <w:b/>
          <w:bCs/>
          <w:color w:val="000000"/>
        </w:rPr>
      </w:r>
      <w:r w:rsidRPr="00634A57">
        <w:rPr>
          <w:rFonts w:ascii="Arial" w:hAnsi="Arial" w:cs="Arial"/>
          <w:b/>
          <w:bCs/>
          <w:color w:val="000000"/>
        </w:rPr>
        <w:fldChar w:fldCharType="separate"/>
      </w:r>
      <w:r w:rsidR="00A8178C" w:rsidRPr="00634A57">
        <w:rPr>
          <w:rFonts w:ascii="Arial" w:hAnsi="Arial" w:cs="Arial"/>
          <w:b/>
          <w:bCs/>
          <w:noProof/>
          <w:color w:val="000000"/>
          <w:vertAlign w:val="superscript"/>
        </w:rPr>
        <w:t>32</w:t>
      </w:r>
      <w:r w:rsidRPr="00634A57">
        <w:rPr>
          <w:rFonts w:ascii="Arial" w:hAnsi="Arial" w:cs="Arial"/>
          <w:b/>
          <w:bCs/>
          <w:color w:val="000000"/>
        </w:rPr>
        <w:fldChar w:fldCharType="end"/>
      </w:r>
      <w:r w:rsidRPr="00634A57">
        <w:rPr>
          <w:rFonts w:ascii="Arial" w:hAnsi="Arial" w:cs="Arial"/>
          <w:b/>
          <w:bCs/>
          <w:color w:val="000000"/>
        </w:rPr>
        <w:t>:</w:t>
      </w:r>
      <w:r w:rsidRPr="00634A57">
        <w:rPr>
          <w:rFonts w:ascii="Arial" w:hAnsi="Arial" w:cs="Arial"/>
          <w:color w:val="000000"/>
        </w:rPr>
        <w:t xml:space="preserve"> This realist synthesis</w:t>
      </w:r>
      <w:r w:rsidRPr="00634A57">
        <w:rPr>
          <w:rFonts w:ascii="Arial" w:hAnsi="Arial" w:cs="Arial"/>
        </w:rPr>
        <w:t xml:space="preserve"> </w:t>
      </w:r>
      <w:r w:rsidR="00CC56F6" w:rsidRPr="00634A57">
        <w:rPr>
          <w:rFonts w:ascii="Arial" w:hAnsi="Arial" w:cs="Arial"/>
          <w:color w:val="000000"/>
        </w:rPr>
        <w:t xml:space="preserve">(a review of </w:t>
      </w:r>
      <w:r w:rsidR="0000765C" w:rsidRPr="00634A57">
        <w:rPr>
          <w:rFonts w:ascii="Arial" w:hAnsi="Arial" w:cs="Arial"/>
          <w:color w:val="000000"/>
        </w:rPr>
        <w:t xml:space="preserve">39 </w:t>
      </w:r>
      <w:r w:rsidR="00CC56F6" w:rsidRPr="00634A57">
        <w:rPr>
          <w:rFonts w:ascii="Arial" w:hAnsi="Arial" w:cs="Arial"/>
          <w:color w:val="000000"/>
        </w:rPr>
        <w:t xml:space="preserve">studies) sought to understand whether PROs generate patient “self-reflection” and improve ability to communicate with providers. It also sought to understand whether PRO </w:t>
      </w:r>
      <w:r w:rsidR="00CC56F6" w:rsidRPr="0082633F">
        <w:rPr>
          <w:rFonts w:ascii="Arial" w:hAnsi="Arial" w:cs="Arial"/>
          <w:color w:val="000000" w:themeColor="text1"/>
        </w:rPr>
        <w:t xml:space="preserve">results lead to identification of issues and prompt action. </w:t>
      </w:r>
      <w:r w:rsidR="0000765C" w:rsidRPr="0082633F">
        <w:rPr>
          <w:rFonts w:ascii="Arial" w:hAnsi="Arial" w:cs="Arial"/>
          <w:color w:val="000000" w:themeColor="text1"/>
        </w:rPr>
        <w:t>The synthesis concluded that both hypotheses were true.</w:t>
      </w:r>
      <w:r w:rsidR="009F669C" w:rsidRPr="0082633F">
        <w:rPr>
          <w:rFonts w:ascii="Arial" w:hAnsi="Arial" w:cs="Arial"/>
          <w:color w:val="000000" w:themeColor="text1"/>
        </w:rPr>
        <w:t xml:space="preserve"> </w:t>
      </w:r>
      <w:r w:rsidR="0000765C" w:rsidRPr="0082633F">
        <w:rPr>
          <w:rFonts w:ascii="Arial" w:eastAsia="Times New Roman" w:hAnsi="Arial" w:cs="Arial"/>
          <w:color w:val="000000" w:themeColor="text1"/>
        </w:rPr>
        <w:t>They found that completing PROs to be “not a neutral act of information retrieval but can change </w:t>
      </w:r>
      <w:r w:rsidR="0000765C" w:rsidRPr="0082633F">
        <w:rPr>
          <w:rFonts w:ascii="Arial" w:eastAsia="Times New Roman" w:hAnsi="Arial" w:cs="Arial"/>
          <w:bCs/>
          <w:color w:val="000000" w:themeColor="text1"/>
          <w:bdr w:val="none" w:sz="0" w:space="0" w:color="auto" w:frame="1"/>
        </w:rPr>
        <w:t>how</w:t>
      </w:r>
      <w:r w:rsidR="0000765C" w:rsidRPr="0082633F">
        <w:rPr>
          <w:rFonts w:ascii="Arial" w:eastAsia="Times New Roman" w:hAnsi="Arial" w:cs="Arial"/>
          <w:color w:val="000000" w:themeColor="text1"/>
        </w:rPr>
        <w:t> </w:t>
      </w:r>
      <w:r w:rsidR="0000765C" w:rsidRPr="0082633F">
        <w:rPr>
          <w:rFonts w:ascii="Arial" w:eastAsia="Times New Roman" w:hAnsi="Arial" w:cs="Arial"/>
          <w:bCs/>
          <w:color w:val="000000" w:themeColor="text1"/>
          <w:bdr w:val="none" w:sz="0" w:space="0" w:color="auto" w:frame="1"/>
        </w:rPr>
        <w:t>patients</w:t>
      </w:r>
      <w:r w:rsidR="0000765C" w:rsidRPr="0082633F">
        <w:rPr>
          <w:rFonts w:ascii="Arial" w:eastAsia="Times New Roman" w:hAnsi="Arial" w:cs="Arial"/>
          <w:color w:val="000000" w:themeColor="text1"/>
        </w:rPr>
        <w:t> think about their condition”.</w:t>
      </w:r>
    </w:p>
    <w:p w14:paraId="4421B7BF" w14:textId="10B8481D" w:rsidR="001E5802" w:rsidRPr="00634A57" w:rsidRDefault="001E5802" w:rsidP="004A5E18">
      <w:pPr>
        <w:pStyle w:val="NormalWeb"/>
        <w:spacing w:before="60" w:beforeAutospacing="0" w:after="180" w:afterAutospacing="0"/>
        <w:rPr>
          <w:rFonts w:ascii="Arial" w:hAnsi="Arial" w:cs="Arial"/>
          <w:b/>
          <w:sz w:val="22"/>
          <w:szCs w:val="22"/>
        </w:rPr>
      </w:pPr>
      <w:r w:rsidRPr="00634A57">
        <w:rPr>
          <w:rFonts w:ascii="Arial" w:hAnsi="Arial" w:cs="Arial"/>
          <w:b/>
          <w:bCs/>
          <w:color w:val="000000"/>
          <w:sz w:val="22"/>
          <w:szCs w:val="22"/>
        </w:rPr>
        <w:lastRenderedPageBreak/>
        <w:t>Greenhalgh et al. (2017)</w:t>
      </w:r>
      <w:r w:rsidRPr="00634A57">
        <w:rPr>
          <w:rFonts w:ascii="Arial" w:hAnsi="Arial" w:cs="Arial"/>
          <w:b/>
          <w:bCs/>
          <w:color w:val="000000"/>
          <w:sz w:val="22"/>
          <w:szCs w:val="22"/>
        </w:rPr>
        <w:fldChar w:fldCharType="begin"/>
      </w:r>
      <w:r w:rsidR="0015560C">
        <w:rPr>
          <w:rFonts w:ascii="Arial" w:hAnsi="Arial" w:cs="Arial"/>
          <w:b/>
          <w:bCs/>
          <w:color w:val="000000"/>
          <w:sz w:val="22"/>
          <w:szCs w:val="22"/>
        </w:rPr>
        <w:instrText xml:space="preserve"> ADDIN EN.CITE &lt;EndNote&gt;&lt;Cite&gt;&lt;Author&gt;Greenhalgh&lt;/Author&gt;&lt;Year&gt;2017&lt;/Year&gt;&lt;RecNum&gt;7022&lt;/RecNum&gt;&lt;DisplayText&gt;&lt;style face="superscript"&gt;31&lt;/style&gt;&lt;/DisplayText&gt;&lt;record&gt;&lt;rec-number&gt;7022&lt;/rec-number&gt;&lt;foreign-keys&gt;&lt;key app="EN" db-id="9dd90wvx2spdv9etaz6p5a9mtvetetvpev9r" timestamp="1599019496"&gt;7022&lt;/key&gt;&lt;/foreign-keys&gt;&lt;ref-type name="Book Section"&gt;5&lt;/ref-type&gt;&lt;contributors&gt;&lt;authors&gt;&lt;author&gt;Greenhalgh, J.&lt;/author&gt;&lt;author&gt;Dalkin, S.&lt;/author&gt;&lt;author&gt;Gooding, K.&lt;/author&gt;&lt;author&gt;Gibbons, E.&lt;/author&gt;&lt;author&gt;Wright, J.&lt;/author&gt;&lt;author&gt;Meads, D.&lt;/author&gt;&lt;author&gt;Black, N.&lt;/author&gt;&lt;author&gt;Valderas, J. M.&lt;/author&gt;&lt;author&gt;Pawson, R.&lt;/author&gt;&lt;/authors&gt;&lt;/contributors&gt;&lt;titles&gt;&lt;secondary-title&gt;Functionality and feedback: a realist synthesis of the collation, interpretation and utilisation of patient-reported outcome measures data to improve patient care&lt;/secondary-title&gt;&lt;tertiary-title&gt;Health Services and Delivery Research&lt;/tertiary-title&gt;&lt;/titles&gt;&lt;dates&gt;&lt;year&gt;2017&lt;/year&gt;&lt;/dates&gt;&lt;pub-location&gt;Southampton (UK)&lt;/pub-location&gt;&lt;accession-num&gt;28121094&lt;/accession-num&gt;&lt;urls&gt;&lt;related-urls&gt;&lt;url&gt;https://www.ncbi.nlm.nih.gov/pubmed/28121094&lt;/url&gt;&lt;/related-urls&gt;&lt;/urls&gt;&lt;electronic-resource-num&gt;10.3310/hsdr05020&lt;/electronic-resource-num&gt;&lt;language&gt;eng&lt;/language&gt;&lt;/record&gt;&lt;/Cite&gt;&lt;/EndNote&gt;</w:instrText>
      </w:r>
      <w:r w:rsidRPr="00634A57">
        <w:rPr>
          <w:rFonts w:ascii="Arial" w:hAnsi="Arial" w:cs="Arial"/>
          <w:b/>
          <w:bCs/>
          <w:color w:val="000000"/>
          <w:sz w:val="22"/>
          <w:szCs w:val="22"/>
        </w:rPr>
        <w:fldChar w:fldCharType="separate"/>
      </w:r>
      <w:r w:rsidR="00A8178C" w:rsidRPr="00634A57">
        <w:rPr>
          <w:rFonts w:ascii="Arial" w:hAnsi="Arial" w:cs="Arial"/>
          <w:b/>
          <w:bCs/>
          <w:noProof/>
          <w:color w:val="000000"/>
          <w:sz w:val="22"/>
          <w:szCs w:val="22"/>
          <w:vertAlign w:val="superscript"/>
        </w:rPr>
        <w:t>31</w:t>
      </w:r>
      <w:r w:rsidRPr="00634A57">
        <w:rPr>
          <w:rFonts w:ascii="Arial" w:hAnsi="Arial" w:cs="Arial"/>
          <w:b/>
          <w:bCs/>
          <w:color w:val="000000"/>
          <w:sz w:val="22"/>
          <w:szCs w:val="22"/>
        </w:rPr>
        <w:fldChar w:fldCharType="end"/>
      </w:r>
      <w:r w:rsidRPr="00634A57">
        <w:rPr>
          <w:rFonts w:ascii="Arial" w:hAnsi="Arial" w:cs="Arial"/>
          <w:b/>
          <w:bCs/>
          <w:color w:val="000000"/>
          <w:sz w:val="22"/>
          <w:szCs w:val="22"/>
        </w:rPr>
        <w:t>:</w:t>
      </w:r>
      <w:r w:rsidRPr="00634A57">
        <w:rPr>
          <w:rFonts w:ascii="Arial" w:hAnsi="Arial" w:cs="Arial"/>
          <w:color w:val="000000"/>
          <w:sz w:val="22"/>
          <w:szCs w:val="22"/>
        </w:rPr>
        <w:t xml:space="preserve"> </w:t>
      </w:r>
      <w:r w:rsidR="0003748D" w:rsidRPr="00634A57">
        <w:rPr>
          <w:rFonts w:ascii="Arial" w:hAnsi="Arial" w:cs="Arial"/>
          <w:color w:val="000000"/>
          <w:sz w:val="22"/>
          <w:szCs w:val="22"/>
        </w:rPr>
        <w:t>This</w:t>
      </w:r>
      <w:r w:rsidRPr="00634A57">
        <w:rPr>
          <w:rFonts w:ascii="Arial" w:hAnsi="Arial" w:cs="Arial"/>
          <w:color w:val="000000"/>
          <w:sz w:val="22"/>
          <w:szCs w:val="22"/>
        </w:rPr>
        <w:t xml:space="preserve"> systemic review of palliative care, mental health care, and oncology </w:t>
      </w:r>
      <w:r w:rsidR="0003748D" w:rsidRPr="00634A57">
        <w:rPr>
          <w:rFonts w:ascii="Arial" w:hAnsi="Arial" w:cs="Arial"/>
          <w:color w:val="000000"/>
          <w:sz w:val="22"/>
          <w:szCs w:val="22"/>
        </w:rPr>
        <w:t xml:space="preserve">found that </w:t>
      </w:r>
      <w:r w:rsidRPr="00634A57">
        <w:rPr>
          <w:rFonts w:ascii="Arial" w:hAnsi="Arial" w:cs="Arial"/>
          <w:b/>
          <w:bCs/>
          <w:color w:val="000000"/>
          <w:sz w:val="22"/>
          <w:szCs w:val="22"/>
        </w:rPr>
        <w:t>PROs support patients in raising issues with clinicians</w:t>
      </w:r>
      <w:r w:rsidR="0059701A" w:rsidRPr="00634A57">
        <w:rPr>
          <w:rFonts w:ascii="Arial" w:hAnsi="Arial" w:cs="Arial"/>
          <w:bCs/>
          <w:color w:val="000000"/>
          <w:sz w:val="22"/>
          <w:szCs w:val="22"/>
        </w:rPr>
        <w:t xml:space="preserve">, and that </w:t>
      </w:r>
      <w:r w:rsidR="0059701A" w:rsidRPr="00634A57">
        <w:rPr>
          <w:rFonts w:ascii="Arial" w:hAnsi="Arial" w:cs="Arial"/>
          <w:b/>
          <w:bCs/>
          <w:color w:val="000000"/>
          <w:sz w:val="22"/>
          <w:szCs w:val="22"/>
        </w:rPr>
        <w:t xml:space="preserve">clinicians found PROs useful for rapport-building. </w:t>
      </w:r>
    </w:p>
    <w:p w14:paraId="633A18E8" w14:textId="40134C68" w:rsidR="009B5ABF" w:rsidRPr="00634A57" w:rsidRDefault="001E5802" w:rsidP="004A5E18">
      <w:pPr>
        <w:spacing w:before="60" w:after="180"/>
        <w:rPr>
          <w:rFonts w:ascii="Arial" w:eastAsia="Times New Roman" w:hAnsi="Arial" w:cs="Arial"/>
          <w:b/>
        </w:rPr>
      </w:pPr>
      <w:proofErr w:type="spellStart"/>
      <w:r w:rsidRPr="00634A57">
        <w:rPr>
          <w:rFonts w:ascii="Arial" w:hAnsi="Arial" w:cs="Arial"/>
          <w:b/>
          <w:bCs/>
          <w:color w:val="000000"/>
        </w:rPr>
        <w:t>Kotronoulas</w:t>
      </w:r>
      <w:proofErr w:type="spellEnd"/>
      <w:r w:rsidRPr="00634A57">
        <w:rPr>
          <w:rFonts w:ascii="Arial" w:hAnsi="Arial" w:cs="Arial"/>
          <w:b/>
          <w:bCs/>
          <w:color w:val="000000"/>
        </w:rPr>
        <w:t xml:space="preserve"> et al</w:t>
      </w:r>
      <w:r w:rsidR="00162537" w:rsidRPr="00634A57">
        <w:rPr>
          <w:rFonts w:ascii="Arial" w:hAnsi="Arial" w:cs="Arial"/>
          <w:b/>
          <w:bCs/>
          <w:color w:val="000000"/>
        </w:rPr>
        <w:t>.</w:t>
      </w:r>
      <w:r w:rsidRPr="00634A57">
        <w:rPr>
          <w:rFonts w:ascii="Arial" w:hAnsi="Arial" w:cs="Arial"/>
          <w:b/>
          <w:bCs/>
          <w:color w:val="000000"/>
        </w:rPr>
        <w:t xml:space="preserve"> (2014)</w:t>
      </w:r>
      <w:r w:rsidRPr="00634A57">
        <w:rPr>
          <w:rFonts w:ascii="Arial" w:hAnsi="Arial" w:cs="Arial"/>
          <w:b/>
          <w:bCs/>
          <w:color w:val="000000"/>
        </w:rPr>
        <w:fldChar w:fldCharType="begin"/>
      </w:r>
      <w:r w:rsidR="0015560C">
        <w:rPr>
          <w:rFonts w:ascii="Arial" w:hAnsi="Arial" w:cs="Arial"/>
          <w:b/>
          <w:bCs/>
          <w:color w:val="000000"/>
        </w:rPr>
        <w:instrText xml:space="preserve"> ADDIN EN.CITE &lt;EndNote&gt;&lt;Cite&gt;&lt;Author&gt;Kotronoulas&lt;/Author&gt;&lt;Year&gt;2014&lt;/Year&gt;&lt;RecNum&gt;7023&lt;/RecNum&gt;&lt;DisplayText&gt;&lt;style face="superscript"&gt;34&lt;/style&gt;&lt;/DisplayText&gt;&lt;record&gt;&lt;rec-number&gt;7023&lt;/rec-number&gt;&lt;foreign-keys&gt;&lt;key app="EN" db-id="9dd90wvx2spdv9etaz6p5a9mtvetetvpev9r" timestamp="1599019496"&gt;7023&lt;/key&gt;&lt;/foreign-keys&gt;&lt;ref-type name="Journal Article"&gt;17&lt;/ref-type&gt;&lt;contributors&gt;&lt;authors&gt;&lt;author&gt;Kotronoulas, G.&lt;/author&gt;&lt;author&gt;Kearney, N.&lt;/author&gt;&lt;author&gt;Maguire, R.&lt;/author&gt;&lt;author&gt;Harrow, A.&lt;/author&gt;&lt;author&gt;Di Domenico, D.&lt;/author&gt;&lt;author&gt;Croy, S.&lt;/author&gt;&lt;author&gt;MacGillivray, S.&lt;/author&gt;&lt;/authors&gt;&lt;/contributors&gt;&lt;auth-address&gt;Grigorios Kotronoulas, Nora Kearney, Roma Maguire, University of Surrey, Guildford; Alison Harrow, Dundee Cancer Centre; David Di Domenico, Stephen MacGillivray, University of Dundee, Dundee; Suzanne Croy, Dementia Services Development Centre, University of Stirling, Stirling, United Kingdom.&lt;/auth-address&gt;&lt;titles&gt;&lt;title&gt;What is the value of the routine use of patient-reported outcome measures toward improvement of patient outcomes, processes of care, and health service outcomes in cancer care? A systematic review of controlled trials&lt;/title&gt;&lt;secondary-title&gt;J Clin Oncol&lt;/secondary-title&gt;&lt;/titles&gt;&lt;periodical&gt;&lt;full-title&gt;J Clin Oncol&lt;/full-title&gt;&lt;/periodical&gt;&lt;pages&gt;1480-501&lt;/pages&gt;&lt;volume&gt;32&lt;/volume&gt;&lt;number&gt;14&lt;/number&gt;&lt;edition&gt;2014/04/09&lt;/edition&gt;&lt;keywords&gt;&lt;keyword&gt;*Controlled Clinical Trials as Topic&lt;/keyword&gt;&lt;keyword&gt;Humans&lt;/keyword&gt;&lt;keyword&gt;Neoplasms/*therapy&lt;/keyword&gt;&lt;keyword&gt;*Outcome Assessment, Health Care&lt;/keyword&gt;&lt;keyword&gt;*Patient Satisfaction&lt;/keyword&gt;&lt;keyword&gt;Self Report&lt;/keyword&gt;&lt;keyword&gt;Treatment Outcome&lt;/keyword&gt;&lt;/keywords&gt;&lt;dates&gt;&lt;year&gt;2014&lt;/year&gt;&lt;pub-dates&gt;&lt;date&gt;May 10&lt;/date&gt;&lt;/pub-dates&gt;&lt;/dates&gt;&lt;isbn&gt;1527-7755 (Electronic)&amp;#xD;0732-183X (Linking)&lt;/isbn&gt;&lt;accession-num&gt;24711559&lt;/accession-num&gt;&lt;urls&gt;&lt;related-urls&gt;&lt;url&gt;https://www.ncbi.nlm.nih.gov/pubmed/24711559&lt;/url&gt;&lt;/related-urls&gt;&lt;/urls&gt;&lt;electronic-resource-num&gt;10.1200/JCO.2013.53.5948&lt;/electronic-resource-num&gt;&lt;/record&gt;&lt;/Cite&gt;&lt;/EndNote&gt;</w:instrText>
      </w:r>
      <w:r w:rsidRPr="00634A57">
        <w:rPr>
          <w:rFonts w:ascii="Arial" w:hAnsi="Arial" w:cs="Arial"/>
          <w:b/>
          <w:bCs/>
          <w:color w:val="000000"/>
        </w:rPr>
        <w:fldChar w:fldCharType="separate"/>
      </w:r>
      <w:r w:rsidR="00A8178C" w:rsidRPr="00634A57">
        <w:rPr>
          <w:rFonts w:ascii="Arial" w:hAnsi="Arial" w:cs="Arial"/>
          <w:b/>
          <w:bCs/>
          <w:noProof/>
          <w:color w:val="000000"/>
          <w:vertAlign w:val="superscript"/>
        </w:rPr>
        <w:t>34</w:t>
      </w:r>
      <w:r w:rsidRPr="00634A57">
        <w:rPr>
          <w:rFonts w:ascii="Arial" w:hAnsi="Arial" w:cs="Arial"/>
          <w:b/>
          <w:bCs/>
          <w:color w:val="000000"/>
        </w:rPr>
        <w:fldChar w:fldCharType="end"/>
      </w:r>
      <w:r w:rsidRPr="00634A57">
        <w:rPr>
          <w:rFonts w:ascii="Arial" w:hAnsi="Arial" w:cs="Arial"/>
          <w:b/>
          <w:bCs/>
          <w:color w:val="000000"/>
        </w:rPr>
        <w:t>:</w:t>
      </w:r>
      <w:r w:rsidRPr="00634A57">
        <w:rPr>
          <w:rFonts w:ascii="Arial" w:hAnsi="Arial" w:cs="Arial"/>
          <w:color w:val="000000"/>
        </w:rPr>
        <w:t xml:space="preserve"> This </w:t>
      </w:r>
      <w:r w:rsidR="003E6CA9" w:rsidRPr="00634A57">
        <w:rPr>
          <w:rFonts w:ascii="Arial" w:hAnsi="Arial" w:cs="Arial"/>
          <w:color w:val="000000"/>
        </w:rPr>
        <w:t>systematic</w:t>
      </w:r>
      <w:r w:rsidRPr="00634A57">
        <w:rPr>
          <w:rFonts w:ascii="Arial" w:hAnsi="Arial" w:cs="Arial"/>
          <w:color w:val="000000"/>
        </w:rPr>
        <w:t xml:space="preserve"> </w:t>
      </w:r>
      <w:r w:rsidR="003E6CA9" w:rsidRPr="00634A57">
        <w:rPr>
          <w:rFonts w:ascii="Arial" w:hAnsi="Arial" w:cs="Arial"/>
          <w:color w:val="000000"/>
        </w:rPr>
        <w:t xml:space="preserve">review </w:t>
      </w:r>
      <w:r w:rsidRPr="00634A57">
        <w:rPr>
          <w:rFonts w:ascii="Arial" w:hAnsi="Arial" w:cs="Arial"/>
          <w:color w:val="000000"/>
        </w:rPr>
        <w:t>of cancer patients included 26 articles that reported on 24 unique controlled trials.</w:t>
      </w:r>
      <w:r w:rsidRPr="00634A57">
        <w:rPr>
          <w:rFonts w:ascii="Arial" w:hAnsi="Arial" w:cs="Arial"/>
        </w:rPr>
        <w:t xml:space="preserve"> </w:t>
      </w:r>
      <w:r w:rsidRPr="00634A57">
        <w:rPr>
          <w:rFonts w:ascii="Arial" w:hAnsi="Arial" w:cs="Arial"/>
          <w:color w:val="000000"/>
        </w:rPr>
        <w:t xml:space="preserve">PROs </w:t>
      </w:r>
      <w:r w:rsidR="00B1587C" w:rsidRPr="00634A57">
        <w:rPr>
          <w:rFonts w:ascii="Arial" w:hAnsi="Arial" w:cs="Arial"/>
          <w:color w:val="000000"/>
        </w:rPr>
        <w:t>we</w:t>
      </w:r>
      <w:r w:rsidRPr="00634A57">
        <w:rPr>
          <w:rFonts w:ascii="Arial" w:hAnsi="Arial" w:cs="Arial"/>
          <w:color w:val="000000"/>
        </w:rPr>
        <w:t xml:space="preserve">re associated with </w:t>
      </w:r>
      <w:r w:rsidR="003E6CA9" w:rsidRPr="00634A57">
        <w:rPr>
          <w:rFonts w:ascii="Arial" w:hAnsi="Arial" w:cs="Arial"/>
          <w:color w:val="000000"/>
        </w:rPr>
        <w:t>“</w:t>
      </w:r>
      <w:r w:rsidRPr="00634A57">
        <w:rPr>
          <w:rFonts w:ascii="Arial" w:hAnsi="Arial" w:cs="Arial"/>
          <w:color w:val="000000"/>
        </w:rPr>
        <w:t>improved symptom control, increased supportive care measures, and patient satisfaction</w:t>
      </w:r>
      <w:r w:rsidR="003E6CA9" w:rsidRPr="00634A57">
        <w:rPr>
          <w:rFonts w:ascii="Arial" w:hAnsi="Arial" w:cs="Arial"/>
          <w:color w:val="000000"/>
        </w:rPr>
        <w:t xml:space="preserve">.” </w:t>
      </w:r>
      <w:r w:rsidR="00BD5565" w:rsidRPr="00634A57">
        <w:rPr>
          <w:rFonts w:ascii="Arial" w:hAnsi="Arial" w:cs="Arial"/>
          <w:color w:val="000000"/>
        </w:rPr>
        <w:t xml:space="preserve">Among those receiving palliative chemotherapy, PROs improved </w:t>
      </w:r>
      <w:r w:rsidR="009B5ABF" w:rsidRPr="00634A57">
        <w:rPr>
          <w:rFonts w:ascii="Arial" w:eastAsia="Times New Roman" w:hAnsi="Arial" w:cs="Arial"/>
          <w:color w:val="000000"/>
          <w:shd w:val="clear" w:color="auto" w:fill="FFFFFF"/>
        </w:rPr>
        <w:t xml:space="preserve">overall communication </w:t>
      </w:r>
      <w:r w:rsidR="00BD5565" w:rsidRPr="00634A57">
        <w:rPr>
          <w:rFonts w:ascii="Arial" w:eastAsia="Times New Roman" w:hAnsi="Arial" w:cs="Arial"/>
          <w:color w:val="000000"/>
          <w:shd w:val="clear" w:color="auto" w:fill="FFFFFF"/>
        </w:rPr>
        <w:t xml:space="preserve">regarding </w:t>
      </w:r>
      <w:r w:rsidR="009B5ABF" w:rsidRPr="00634A57">
        <w:rPr>
          <w:rFonts w:ascii="Arial" w:eastAsia="Times New Roman" w:hAnsi="Arial" w:cs="Arial"/>
          <w:color w:val="000000"/>
          <w:shd w:val="clear" w:color="auto" w:fill="FFFFFF"/>
        </w:rPr>
        <w:t>dy</w:t>
      </w:r>
      <w:r w:rsidR="00BD5565" w:rsidRPr="00634A57">
        <w:rPr>
          <w:rFonts w:ascii="Arial" w:eastAsia="Times New Roman" w:hAnsi="Arial" w:cs="Arial"/>
          <w:color w:val="000000"/>
          <w:shd w:val="clear" w:color="auto" w:fill="FFFFFF"/>
        </w:rPr>
        <w:t xml:space="preserve">spnea, </w:t>
      </w:r>
      <w:r w:rsidR="009B5ABF" w:rsidRPr="00634A57">
        <w:rPr>
          <w:rFonts w:ascii="Arial" w:eastAsia="Times New Roman" w:hAnsi="Arial" w:cs="Arial"/>
          <w:color w:val="000000"/>
          <w:shd w:val="clear" w:color="auto" w:fill="FFFFFF"/>
        </w:rPr>
        <w:t>social functioning</w:t>
      </w:r>
      <w:r w:rsidR="00485B3A" w:rsidRPr="00634A57">
        <w:rPr>
          <w:rFonts w:ascii="Arial" w:eastAsia="Times New Roman" w:hAnsi="Arial" w:cs="Arial"/>
          <w:color w:val="000000"/>
          <w:shd w:val="clear" w:color="auto" w:fill="FFFFFF"/>
        </w:rPr>
        <w:t>,</w:t>
      </w:r>
      <w:r w:rsidR="009B5ABF" w:rsidRPr="00634A57">
        <w:rPr>
          <w:rFonts w:ascii="Arial" w:eastAsia="Times New Roman" w:hAnsi="Arial" w:cs="Arial"/>
          <w:color w:val="000000"/>
          <w:shd w:val="clear" w:color="auto" w:fill="FFFFFF"/>
        </w:rPr>
        <w:t xml:space="preserve"> fatigue</w:t>
      </w:r>
      <w:r w:rsidR="00485B3A" w:rsidRPr="00634A57">
        <w:rPr>
          <w:rFonts w:ascii="Arial" w:eastAsia="Times New Roman" w:hAnsi="Arial" w:cs="Arial"/>
          <w:color w:val="000000"/>
          <w:shd w:val="clear" w:color="auto" w:fill="FFFFFF"/>
        </w:rPr>
        <w:t>,</w:t>
      </w:r>
      <w:r w:rsidR="009B5ABF" w:rsidRPr="00634A57">
        <w:rPr>
          <w:rFonts w:ascii="Arial" w:eastAsia="Times New Roman" w:hAnsi="Arial" w:cs="Arial"/>
          <w:color w:val="000000"/>
          <w:shd w:val="clear" w:color="auto" w:fill="FFFFFF"/>
        </w:rPr>
        <w:t xml:space="preserve"> sleep problems, constipation, diarrhea, and cognitive functioning</w:t>
      </w:r>
      <w:r w:rsidR="00033CDF" w:rsidRPr="00634A57">
        <w:rPr>
          <w:rFonts w:ascii="Arial" w:eastAsia="Times New Roman" w:hAnsi="Arial" w:cs="Arial"/>
          <w:color w:val="000000"/>
          <w:shd w:val="clear" w:color="auto" w:fill="FFFFFF"/>
        </w:rPr>
        <w:t>.</w:t>
      </w:r>
      <w:r w:rsidR="009B5ABF" w:rsidRPr="00634A57">
        <w:rPr>
          <w:rFonts w:ascii="Arial" w:eastAsia="Times New Roman" w:hAnsi="Arial" w:cs="Arial"/>
          <w:color w:val="000000"/>
          <w:shd w:val="clear" w:color="auto" w:fill="FFFFFF"/>
        </w:rPr>
        <w:t xml:space="preserve"> </w:t>
      </w:r>
      <w:r w:rsidR="003E6CA9" w:rsidRPr="00634A57">
        <w:rPr>
          <w:rFonts w:ascii="Arial" w:eastAsia="Times New Roman" w:hAnsi="Arial" w:cs="Arial"/>
          <w:b/>
          <w:color w:val="000000"/>
          <w:shd w:val="clear" w:color="auto" w:fill="FFFFFF"/>
        </w:rPr>
        <w:t>Use</w:t>
      </w:r>
      <w:r w:rsidR="00485B3A" w:rsidRPr="00634A57">
        <w:rPr>
          <w:rFonts w:ascii="Arial" w:hAnsi="Arial" w:cs="Arial"/>
          <w:b/>
          <w:bCs/>
          <w:color w:val="000000"/>
        </w:rPr>
        <w:t xml:space="preserve"> of PROs increased the frequency of discussion</w:t>
      </w:r>
      <w:r w:rsidR="003E6CA9" w:rsidRPr="00634A57">
        <w:rPr>
          <w:rFonts w:ascii="Arial" w:hAnsi="Arial" w:cs="Arial"/>
          <w:b/>
          <w:bCs/>
          <w:color w:val="000000"/>
        </w:rPr>
        <w:t>s</w:t>
      </w:r>
      <w:r w:rsidR="00485B3A" w:rsidRPr="00634A57">
        <w:rPr>
          <w:rFonts w:ascii="Arial" w:hAnsi="Arial" w:cs="Arial"/>
          <w:b/>
          <w:bCs/>
          <w:color w:val="000000"/>
        </w:rPr>
        <w:t xml:space="preserve"> </w:t>
      </w:r>
      <w:r w:rsidR="003E6CA9" w:rsidRPr="00634A57">
        <w:rPr>
          <w:rFonts w:ascii="Arial" w:hAnsi="Arial" w:cs="Arial"/>
          <w:b/>
          <w:bCs/>
          <w:color w:val="000000"/>
        </w:rPr>
        <w:t>with providers on relevant outcomes.</w:t>
      </w:r>
    </w:p>
    <w:p w14:paraId="437CA889" w14:textId="06DA9D4A" w:rsidR="00C56C2A" w:rsidRPr="00634A57" w:rsidRDefault="001E5802" w:rsidP="004A5E18">
      <w:pPr>
        <w:spacing w:before="60" w:after="180"/>
        <w:rPr>
          <w:rFonts w:ascii="Arial" w:eastAsia="Times New Roman" w:hAnsi="Arial" w:cs="Arial"/>
          <w:color w:val="000000"/>
          <w:sz w:val="24"/>
          <w:szCs w:val="24"/>
          <w:shd w:val="clear" w:color="auto" w:fill="FFFFFF"/>
        </w:rPr>
      </w:pPr>
      <w:r w:rsidRPr="00634A57">
        <w:rPr>
          <w:rFonts w:ascii="Arial" w:hAnsi="Arial" w:cs="Arial"/>
          <w:b/>
          <w:lang w:val="en-GB"/>
        </w:rPr>
        <w:t>Chen et al. (2013)</w:t>
      </w:r>
      <w:r w:rsidRPr="00634A57">
        <w:rPr>
          <w:rFonts w:ascii="Arial" w:hAnsi="Arial" w:cs="Arial"/>
          <w:b/>
          <w:lang w:val="en-GB"/>
        </w:rPr>
        <w:fldChar w:fldCharType="begin"/>
      </w:r>
      <w:r w:rsidR="00A8178C" w:rsidRPr="00634A57">
        <w:rPr>
          <w:rFonts w:ascii="Arial" w:hAnsi="Arial" w:cs="Arial"/>
          <w:b/>
          <w:lang w:val="en-GB"/>
        </w:rPr>
        <w:instrText xml:space="preserve"> ADDIN EN.CITE &lt;EndNote&gt;&lt;Cite&gt;&lt;Author&gt;Chen&lt;/Author&gt;&lt;Year&gt;2013&lt;/Year&gt;&lt;RecNum&gt;1097&lt;/RecNum&gt;&lt;DisplayText&gt;&lt;style face="superscript"&gt;29&lt;/style&gt;&lt;/DisplayText&gt;&lt;record&gt;&lt;rec-number&gt;1097&lt;/rec-number&gt;&lt;foreign-keys&gt;&lt;key app="EN" db-id="92rrzf922vddp7e2dw9p9vv422e0tp5s50ws" timestamp="1579730403"&gt;1097&lt;/key&gt;&lt;/foreign-keys&gt;&lt;ref-type name="Journal Article"&gt;17&lt;/ref-type&gt;&lt;contributors&gt;&lt;authors&gt;&lt;author&gt;Chen, J.&lt;/author&gt;&lt;author&gt;Ou, L.&lt;/author&gt;&lt;author&gt;Hollis, S. J.&lt;/author&gt;&lt;/authors&gt;&lt;/contributors&gt;&lt;auth-address&gt;The Simpson Centre for Health Services Research, South Western Sydney Clinical School, University of New South Wales, Liverpool 2170NSW, Australia. jackchen@unsw.edu.au&lt;/auth-address&gt;&lt;titles&gt;&lt;title&gt;A systematic review of the impact of routine collection of patient reported outcome measures on patients, providers and health organisations in an oncologic setting&lt;/title&gt;&lt;secondary-title&gt;BMC Health Serv Res&lt;/secondary-title&gt;&lt;/titles&gt;&lt;periodical&gt;&lt;full-title&gt;BMC Health Serv Res&lt;/full-title&gt;&lt;abbr-1&gt;BMC health services research&lt;/abbr-1&gt;&lt;/periodical&gt;&lt;pages&gt;211&lt;/pages&gt;&lt;volume&gt;13&lt;/volume&gt;&lt;keywords&gt;&lt;keyword&gt;Evidence-Based Medicine/organization &amp;amp; administration&lt;/keyword&gt;&lt;keyword&gt;Humans&lt;/keyword&gt;&lt;keyword&gt;Neoplasms/diagnosis/*therapy&lt;/keyword&gt;&lt;keyword&gt;*Outcome Assessment (Health Care)&lt;/keyword&gt;&lt;keyword&gt;Patient Satisfaction&lt;/keyword&gt;&lt;keyword&gt;*Physician-Patient Relations&lt;/keyword&gt;&lt;keyword&gt;Practice Guidelines as Topic&lt;/keyword&gt;&lt;keyword&gt;Qualitative Research&lt;/keyword&gt;&lt;keyword&gt;*Quality Indicators, Health Care&lt;/keyword&gt;&lt;keyword&gt;Self Report&lt;/keyword&gt;&lt;keyword&gt;Treatment Outcome&lt;/keyword&gt;&lt;/keywords&gt;&lt;dates&gt;&lt;year&gt;2013&lt;/year&gt;&lt;/dates&gt;&lt;isbn&gt;1472-6963 (Electronic)&amp;#xD;1472-6963 (Linking)&lt;/isbn&gt;&lt;accession-num&gt;23758898&lt;/accession-num&gt;&lt;urls&gt;&lt;related-urls&gt;&lt;url&gt;http://www.ncbi.nlm.nih.gov/pubmed/23758898&lt;/url&gt;&lt;/related-urls&gt;&lt;/urls&gt;&lt;custom2&gt;PMC3700832&lt;/custom2&gt;&lt;electronic-resource-num&gt;10.1186/1472-6963-13-211&lt;/electronic-resource-num&gt;&lt;/record&gt;&lt;/Cite&gt;&lt;/EndNote&gt;</w:instrText>
      </w:r>
      <w:r w:rsidRPr="00634A57">
        <w:rPr>
          <w:rFonts w:ascii="Arial" w:hAnsi="Arial" w:cs="Arial"/>
          <w:b/>
          <w:lang w:val="en-GB"/>
        </w:rPr>
        <w:fldChar w:fldCharType="separate"/>
      </w:r>
      <w:r w:rsidR="00A8178C" w:rsidRPr="00634A57">
        <w:rPr>
          <w:rFonts w:ascii="Arial" w:hAnsi="Arial" w:cs="Arial"/>
          <w:b/>
          <w:noProof/>
          <w:vertAlign w:val="superscript"/>
          <w:lang w:val="en-GB"/>
        </w:rPr>
        <w:t>29</w:t>
      </w:r>
      <w:r w:rsidRPr="00634A57">
        <w:rPr>
          <w:rFonts w:ascii="Arial" w:hAnsi="Arial" w:cs="Arial"/>
          <w:b/>
          <w:lang w:val="en-GB"/>
        </w:rPr>
        <w:fldChar w:fldCharType="end"/>
      </w:r>
      <w:r w:rsidRPr="00634A57">
        <w:rPr>
          <w:rFonts w:ascii="Arial" w:hAnsi="Arial" w:cs="Arial"/>
          <w:b/>
          <w:lang w:val="en-GB"/>
        </w:rPr>
        <w:t xml:space="preserve">: </w:t>
      </w:r>
      <w:r w:rsidR="0003748D" w:rsidRPr="00634A57">
        <w:rPr>
          <w:rFonts w:ascii="Arial" w:hAnsi="Arial" w:cs="Arial"/>
          <w:bCs/>
          <w:lang w:val="en-GB"/>
        </w:rPr>
        <w:t>This s</w:t>
      </w:r>
      <w:r w:rsidRPr="00634A57">
        <w:rPr>
          <w:rFonts w:ascii="Arial" w:hAnsi="Arial" w:cs="Arial"/>
          <w:bCs/>
          <w:lang w:val="en-GB"/>
        </w:rPr>
        <w:t>ystemic review of 27 studies in cancer care showed</w:t>
      </w:r>
      <w:r w:rsidRPr="00634A57">
        <w:rPr>
          <w:rFonts w:ascii="Arial" w:hAnsi="Arial" w:cs="Arial"/>
          <w:b/>
          <w:lang w:val="en-GB"/>
        </w:rPr>
        <w:t xml:space="preserve"> </w:t>
      </w:r>
      <w:r w:rsidRPr="00634A57">
        <w:rPr>
          <w:rFonts w:ascii="Arial" w:hAnsi="Arial" w:cs="Arial"/>
          <w:lang w:val="en-GB"/>
        </w:rPr>
        <w:t>strong evidence that</w:t>
      </w:r>
      <w:r w:rsidRPr="00634A57">
        <w:rPr>
          <w:rFonts w:ascii="Arial" w:hAnsi="Arial" w:cs="Arial"/>
          <w:b/>
          <w:lang w:val="en-GB"/>
        </w:rPr>
        <w:t xml:space="preserve"> well-implemented PROs improved patient-provider communication. </w:t>
      </w:r>
      <w:r w:rsidR="00821F17" w:rsidRPr="00634A57">
        <w:rPr>
          <w:rFonts w:ascii="Arial" w:eastAsia="Times New Roman" w:hAnsi="Arial" w:cs="Arial"/>
          <w:color w:val="000000"/>
          <w:shd w:val="clear" w:color="auto" w:fill="FFFFFF"/>
        </w:rPr>
        <w:t xml:space="preserve">Among the 23 studies that reported on impact on patient-provider communication, 21 studies (91.3%) reported a positive effect, the studies included well-designed and conducted large RCTs. </w:t>
      </w:r>
      <w:r w:rsidRPr="00634A57">
        <w:rPr>
          <w:rFonts w:ascii="Arial" w:hAnsi="Arial" w:cs="Arial"/>
          <w:bCs/>
          <w:lang w:val="en-GB"/>
        </w:rPr>
        <w:t xml:space="preserve">There was also evidence that </w:t>
      </w:r>
      <w:r w:rsidR="00485B3A" w:rsidRPr="00634A57">
        <w:rPr>
          <w:rFonts w:ascii="Arial" w:hAnsi="Arial" w:cs="Arial"/>
          <w:bCs/>
          <w:lang w:val="en-GB"/>
        </w:rPr>
        <w:t xml:space="preserve">PROs </w:t>
      </w:r>
      <w:r w:rsidRPr="00634A57">
        <w:rPr>
          <w:rFonts w:ascii="Arial" w:hAnsi="Arial" w:cs="Arial"/>
          <w:b/>
          <w:lang w:val="en-GB"/>
        </w:rPr>
        <w:t>improved the monitoring of treatment response and the detection of un</w:t>
      </w:r>
      <w:r w:rsidR="00033CDF" w:rsidRPr="00634A57">
        <w:rPr>
          <w:rFonts w:ascii="Arial" w:hAnsi="Arial" w:cs="Arial"/>
          <w:b/>
          <w:lang w:val="en-GB"/>
        </w:rPr>
        <w:t>recognize</w:t>
      </w:r>
      <w:r w:rsidRPr="00634A57">
        <w:rPr>
          <w:rFonts w:ascii="Arial" w:hAnsi="Arial" w:cs="Arial"/>
          <w:b/>
          <w:lang w:val="en-GB"/>
        </w:rPr>
        <w:t>d problems.</w:t>
      </w:r>
      <w:r w:rsidR="00821F17" w:rsidRPr="00634A57">
        <w:rPr>
          <w:rFonts w:ascii="Arial" w:eastAsia="Times New Roman" w:hAnsi="Arial" w:cs="Arial"/>
          <w:color w:val="000000"/>
          <w:sz w:val="24"/>
          <w:szCs w:val="24"/>
          <w:shd w:val="clear" w:color="auto" w:fill="FFFFFF"/>
        </w:rPr>
        <w:t xml:space="preserve"> </w:t>
      </w:r>
    </w:p>
    <w:p w14:paraId="5373E066" w14:textId="06019BC1" w:rsidR="00FB14AB" w:rsidRPr="00634A57" w:rsidRDefault="00FB14AB" w:rsidP="004A5E18">
      <w:pPr>
        <w:pStyle w:val="NormalWeb"/>
        <w:spacing w:before="60" w:beforeAutospacing="0" w:after="180" w:afterAutospacing="0"/>
        <w:rPr>
          <w:rFonts w:ascii="Arial" w:hAnsi="Arial" w:cs="Arial"/>
          <w:b/>
          <w:color w:val="000000"/>
          <w:sz w:val="22"/>
          <w:szCs w:val="22"/>
        </w:rPr>
      </w:pPr>
      <w:proofErr w:type="spellStart"/>
      <w:r w:rsidRPr="00634A57">
        <w:rPr>
          <w:rFonts w:ascii="Arial" w:hAnsi="Arial" w:cs="Arial"/>
          <w:b/>
          <w:bCs/>
          <w:color w:val="000000"/>
          <w:sz w:val="22"/>
          <w:szCs w:val="22"/>
        </w:rPr>
        <w:t>Espallargues</w:t>
      </w:r>
      <w:proofErr w:type="spellEnd"/>
      <w:r w:rsidRPr="00634A57">
        <w:rPr>
          <w:rFonts w:ascii="Arial" w:hAnsi="Arial" w:cs="Arial"/>
          <w:b/>
          <w:bCs/>
          <w:color w:val="000000"/>
          <w:sz w:val="22"/>
          <w:szCs w:val="22"/>
        </w:rPr>
        <w:t xml:space="preserve"> et al</w:t>
      </w:r>
      <w:r w:rsidR="00162537" w:rsidRPr="00634A57">
        <w:rPr>
          <w:rFonts w:ascii="Arial" w:hAnsi="Arial" w:cs="Arial"/>
          <w:b/>
          <w:bCs/>
          <w:color w:val="000000"/>
          <w:sz w:val="22"/>
          <w:szCs w:val="22"/>
        </w:rPr>
        <w:t>.</w:t>
      </w:r>
      <w:r w:rsidRPr="00634A57">
        <w:rPr>
          <w:rFonts w:ascii="Arial" w:hAnsi="Arial" w:cs="Arial"/>
          <w:b/>
          <w:bCs/>
          <w:color w:val="000000"/>
          <w:sz w:val="22"/>
          <w:szCs w:val="22"/>
        </w:rPr>
        <w:t xml:space="preserve"> (2000)</w:t>
      </w:r>
      <w:r w:rsidRPr="00634A57">
        <w:rPr>
          <w:rFonts w:ascii="Arial" w:hAnsi="Arial" w:cs="Arial"/>
          <w:b/>
          <w:bCs/>
          <w:color w:val="000000"/>
          <w:sz w:val="22"/>
          <w:szCs w:val="22"/>
        </w:rPr>
        <w:fldChar w:fldCharType="begin"/>
      </w:r>
      <w:r w:rsidR="00A8178C" w:rsidRPr="00634A57">
        <w:rPr>
          <w:rFonts w:ascii="Arial" w:hAnsi="Arial" w:cs="Arial"/>
          <w:b/>
          <w:bCs/>
          <w:color w:val="000000"/>
          <w:sz w:val="22"/>
          <w:szCs w:val="22"/>
        </w:rPr>
        <w:instrText xml:space="preserve"> ADDIN EN.CITE &lt;EndNote&gt;&lt;Cite&gt;&lt;Author&gt;Espallargues&lt;/Author&gt;&lt;Year&gt;2000&lt;/Year&gt;&lt;RecNum&gt;1709&lt;/RecNum&gt;&lt;DisplayText&gt;&lt;style face="superscript"&gt;35&lt;/style&gt;&lt;/DisplayText&gt;&lt;record&gt;&lt;rec-number&gt;1709&lt;/rec-number&gt;&lt;foreign-keys&gt;&lt;key app="EN" db-id="92rrzf922vddp7e2dw9p9vv422e0tp5s50ws" timestamp="1596484733"&gt;1709&lt;/key&gt;&lt;/foreign-keys&gt;&lt;ref-type name="Journal Article"&gt;17&lt;/ref-type&gt;&lt;contributors&gt;&lt;authors&gt;&lt;author&gt;Espallargues, M.&lt;/author&gt;&lt;author&gt;Valderas, J. M.&lt;/author&gt;&lt;author&gt;Alonso, J.&lt;/author&gt;&lt;/authors&gt;&lt;/contributors&gt;&lt;auth-address&gt;Health Services Research Unit, Institut Municipal d&amp;apos;Investigacio Medica Barcelona, Spain.&lt;/auth-address&gt;&lt;titles&gt;&lt;title&gt;Provision of feedback on perceived health status to health care professionals: a systematic review of its impact&lt;/title&gt;&lt;secondary-title&gt;Med Care&lt;/secondary-title&gt;&lt;/titles&gt;&lt;periodical&gt;&lt;full-title&gt;Med Care&lt;/full-title&gt;&lt;/periodical&gt;&lt;pages&gt;175-86&lt;/pages&gt;&lt;volume&gt;38&lt;/volume&gt;&lt;number&gt;2&lt;/number&gt;&lt;edition&gt;2000/02/05&lt;/edition&gt;&lt;keywords&gt;&lt;keyword&gt;Adult&lt;/keyword&gt;&lt;keyword&gt;Controlled Clinical Trials as Topic&lt;/keyword&gt;&lt;keyword&gt;*Feedback&lt;/keyword&gt;&lt;keyword&gt;Health Services Research&lt;/keyword&gt;&lt;keyword&gt;*Health Status&lt;/keyword&gt;&lt;keyword&gt;Humans&lt;/keyword&gt;&lt;keyword&gt;Odds Ratio&lt;/keyword&gt;&lt;keyword&gt;Outcome and Process Assessment, Health Care/*methods&lt;/keyword&gt;&lt;keyword&gt;*Patient Satisfaction&lt;/keyword&gt;&lt;keyword&gt;*Physician-Patient Relations&lt;/keyword&gt;&lt;keyword&gt;Surveys and Questionnaires&lt;/keyword&gt;&lt;keyword&gt;United Kingdom&lt;/keyword&gt;&lt;keyword&gt;United States&lt;/keyword&gt;&lt;/keywords&gt;&lt;dates&gt;&lt;year&gt;2000&lt;/year&gt;&lt;pub-dates&gt;&lt;date&gt;Feb&lt;/date&gt;&lt;/pub-dates&gt;&lt;/dates&gt;&lt;isbn&gt;0025-7079 (Print)&amp;#xD;0025-7079 (Linking)&lt;/isbn&gt;&lt;accession-num&gt;10659691&lt;/accession-num&gt;&lt;urls&gt;&lt;related-urls&gt;&lt;url&gt;https://www.ncbi.nlm.nih.gov/pubmed/10659691&lt;/url&gt;&lt;/related-urls&gt;&lt;/urls&gt;&lt;electronic-resource-num&gt;10.1097/00005650-200002000-00007&lt;/electronic-resource-num&gt;&lt;/record&gt;&lt;/Cite&gt;&lt;/EndNote&gt;</w:instrText>
      </w:r>
      <w:r w:rsidRPr="00634A57">
        <w:rPr>
          <w:rFonts w:ascii="Arial" w:hAnsi="Arial" w:cs="Arial"/>
          <w:b/>
          <w:bCs/>
          <w:color w:val="000000"/>
          <w:sz w:val="22"/>
          <w:szCs w:val="22"/>
        </w:rPr>
        <w:fldChar w:fldCharType="separate"/>
      </w:r>
      <w:r w:rsidR="00A8178C" w:rsidRPr="00634A57">
        <w:rPr>
          <w:rFonts w:ascii="Arial" w:hAnsi="Arial" w:cs="Arial"/>
          <w:b/>
          <w:bCs/>
          <w:noProof/>
          <w:color w:val="000000"/>
          <w:sz w:val="22"/>
          <w:szCs w:val="22"/>
          <w:vertAlign w:val="superscript"/>
        </w:rPr>
        <w:t>35</w:t>
      </w:r>
      <w:r w:rsidRPr="00634A57">
        <w:rPr>
          <w:rFonts w:ascii="Arial" w:hAnsi="Arial" w:cs="Arial"/>
          <w:b/>
          <w:bCs/>
          <w:color w:val="000000"/>
          <w:sz w:val="22"/>
          <w:szCs w:val="22"/>
        </w:rPr>
        <w:fldChar w:fldCharType="end"/>
      </w:r>
      <w:r w:rsidRPr="00634A57">
        <w:rPr>
          <w:rFonts w:ascii="Arial" w:hAnsi="Arial" w:cs="Arial"/>
          <w:b/>
          <w:bCs/>
          <w:color w:val="000000"/>
          <w:sz w:val="22"/>
          <w:szCs w:val="22"/>
        </w:rPr>
        <w:t>:</w:t>
      </w:r>
      <w:r w:rsidRPr="00634A57">
        <w:rPr>
          <w:rFonts w:ascii="Arial" w:hAnsi="Arial" w:cs="Arial"/>
          <w:color w:val="000000"/>
          <w:sz w:val="22"/>
          <w:szCs w:val="22"/>
        </w:rPr>
        <w:t xml:space="preserve"> This system</w:t>
      </w:r>
      <w:r w:rsidR="0036761B" w:rsidRPr="00634A57">
        <w:rPr>
          <w:rFonts w:ascii="Arial" w:hAnsi="Arial" w:cs="Arial"/>
          <w:color w:val="000000"/>
          <w:sz w:val="22"/>
          <w:szCs w:val="22"/>
        </w:rPr>
        <w:t>at</w:t>
      </w:r>
      <w:r w:rsidRPr="00634A57">
        <w:rPr>
          <w:rFonts w:ascii="Arial" w:hAnsi="Arial" w:cs="Arial"/>
          <w:color w:val="000000"/>
          <w:sz w:val="22"/>
          <w:szCs w:val="22"/>
        </w:rPr>
        <w:t xml:space="preserve">ic review of </w:t>
      </w:r>
      <w:r w:rsidR="0036761B" w:rsidRPr="00634A57">
        <w:rPr>
          <w:rFonts w:ascii="Arial" w:hAnsi="Arial" w:cs="Arial"/>
          <w:color w:val="000000"/>
          <w:sz w:val="22"/>
          <w:szCs w:val="22"/>
        </w:rPr>
        <w:t>RCTs</w:t>
      </w:r>
      <w:r w:rsidRPr="00634A57">
        <w:rPr>
          <w:rFonts w:ascii="Arial" w:hAnsi="Arial" w:cs="Arial"/>
          <w:color w:val="000000"/>
          <w:sz w:val="22"/>
          <w:szCs w:val="22"/>
        </w:rPr>
        <w:t xml:space="preserve"> </w:t>
      </w:r>
      <w:r w:rsidR="0036761B" w:rsidRPr="00634A57">
        <w:rPr>
          <w:rFonts w:ascii="Arial" w:hAnsi="Arial" w:cs="Arial"/>
          <w:color w:val="000000"/>
          <w:sz w:val="22"/>
          <w:szCs w:val="22"/>
        </w:rPr>
        <w:t>(n=21)</w:t>
      </w:r>
      <w:r w:rsidRPr="00634A57">
        <w:rPr>
          <w:rFonts w:ascii="Arial" w:hAnsi="Arial" w:cs="Arial"/>
          <w:color w:val="000000"/>
          <w:sz w:val="22"/>
          <w:szCs w:val="22"/>
        </w:rPr>
        <w:t xml:space="preserve"> from community health and outpatient clinics assessed the impact </w:t>
      </w:r>
      <w:r w:rsidR="0036761B" w:rsidRPr="00634A57">
        <w:rPr>
          <w:rFonts w:ascii="Arial" w:hAnsi="Arial" w:cs="Arial"/>
          <w:color w:val="000000"/>
          <w:sz w:val="22"/>
          <w:szCs w:val="22"/>
        </w:rPr>
        <w:t xml:space="preserve">of PROs </w:t>
      </w:r>
      <w:r w:rsidRPr="00634A57">
        <w:rPr>
          <w:rFonts w:ascii="Arial" w:hAnsi="Arial" w:cs="Arial"/>
          <w:color w:val="000000"/>
          <w:sz w:val="22"/>
          <w:szCs w:val="22"/>
        </w:rPr>
        <w:t>on the process and the outcomes of care</w:t>
      </w:r>
      <w:r w:rsidR="0036761B" w:rsidRPr="00634A57">
        <w:rPr>
          <w:rFonts w:ascii="Arial" w:hAnsi="Arial" w:cs="Arial"/>
          <w:color w:val="000000"/>
          <w:sz w:val="22"/>
          <w:szCs w:val="22"/>
        </w:rPr>
        <w:t xml:space="preserve"> to providers broadly “in clinical practice”</w:t>
      </w:r>
      <w:r w:rsidRPr="00634A57">
        <w:rPr>
          <w:rFonts w:ascii="Arial" w:hAnsi="Arial" w:cs="Arial"/>
          <w:color w:val="000000"/>
          <w:sz w:val="22"/>
          <w:szCs w:val="22"/>
        </w:rPr>
        <w:t xml:space="preserve">. </w:t>
      </w:r>
      <w:r w:rsidR="00E95CD2" w:rsidRPr="00634A57">
        <w:rPr>
          <w:rFonts w:ascii="Arial" w:hAnsi="Arial" w:cs="Arial"/>
          <w:color w:val="000000"/>
          <w:sz w:val="22"/>
          <w:szCs w:val="22"/>
        </w:rPr>
        <w:t>“</w:t>
      </w:r>
      <w:r w:rsidRPr="00634A57">
        <w:rPr>
          <w:rFonts w:ascii="Arial" w:hAnsi="Arial" w:cs="Arial"/>
          <w:b/>
          <w:color w:val="000000"/>
          <w:sz w:val="22"/>
          <w:szCs w:val="22"/>
        </w:rPr>
        <w:t>Eleven interventions that evaluated feedback information about the patient's mental health status showed a higher rate of diagnosis in the intervention group (combined odds ratio [OR]=1.91; 95% confidence interval [CI] 1.28 to 2.83).</w:t>
      </w:r>
      <w:r w:rsidR="00E95CD2" w:rsidRPr="00634A57">
        <w:rPr>
          <w:rFonts w:ascii="Arial" w:hAnsi="Arial" w:cs="Arial"/>
          <w:b/>
          <w:color w:val="000000"/>
          <w:sz w:val="22"/>
          <w:szCs w:val="22"/>
        </w:rPr>
        <w:t>”</w:t>
      </w:r>
      <w:r w:rsidRPr="00634A57">
        <w:rPr>
          <w:rFonts w:ascii="Arial" w:hAnsi="Arial" w:cs="Arial"/>
          <w:b/>
          <w:color w:val="000000"/>
          <w:sz w:val="22"/>
          <w:szCs w:val="22"/>
        </w:rPr>
        <w:t xml:space="preserve"> </w:t>
      </w:r>
    </w:p>
    <w:p w14:paraId="7FBF26AA" w14:textId="2A799F11" w:rsidR="00E95CD2" w:rsidRPr="004A5E18" w:rsidRDefault="001E5802" w:rsidP="004A5E18">
      <w:pPr>
        <w:spacing w:before="60" w:after="180"/>
        <w:rPr>
          <w:rFonts w:ascii="Arial" w:hAnsi="Arial" w:cs="Arial"/>
          <w:b/>
        </w:rPr>
      </w:pPr>
      <w:r w:rsidRPr="00634A57">
        <w:rPr>
          <w:rFonts w:ascii="Arial" w:hAnsi="Arial" w:cs="Arial"/>
          <w:b/>
          <w:lang w:val="en-GB"/>
        </w:rPr>
        <w:t>Berry et al. (2011)</w:t>
      </w:r>
      <w:r w:rsidRPr="00634A57">
        <w:rPr>
          <w:rFonts w:ascii="Arial" w:hAnsi="Arial" w:cs="Arial"/>
          <w:b/>
          <w:lang w:val="en-GB"/>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004154FF" w:rsidRPr="00634A57">
        <w:rPr>
          <w:rFonts w:ascii="Arial" w:hAnsi="Arial" w:cs="Arial"/>
          <w:b/>
          <w:lang w:val="en-GB"/>
        </w:rPr>
        <w:instrText xml:space="preserve"> ADDIN EN.CITE </w:instrText>
      </w:r>
      <w:r w:rsidR="004154FF" w:rsidRPr="00634A57">
        <w:rPr>
          <w:rFonts w:ascii="Arial" w:hAnsi="Arial" w:cs="Arial"/>
          <w:b/>
          <w:lang w:val="en-GB"/>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004154FF" w:rsidRPr="00634A57">
        <w:rPr>
          <w:rFonts w:ascii="Arial" w:hAnsi="Arial" w:cs="Arial"/>
          <w:b/>
          <w:lang w:val="en-GB"/>
        </w:rPr>
        <w:instrText xml:space="preserve"> ADDIN EN.CITE.DATA </w:instrText>
      </w:r>
      <w:r w:rsidR="004154FF" w:rsidRPr="00634A57">
        <w:rPr>
          <w:rFonts w:ascii="Arial" w:hAnsi="Arial" w:cs="Arial"/>
          <w:b/>
          <w:lang w:val="en-GB"/>
        </w:rPr>
      </w:r>
      <w:r w:rsidR="004154FF"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4154FF" w:rsidRPr="00634A57">
        <w:rPr>
          <w:rFonts w:ascii="Arial" w:hAnsi="Arial" w:cs="Arial"/>
          <w:b/>
          <w:noProof/>
          <w:vertAlign w:val="superscript"/>
          <w:lang w:val="en-GB"/>
        </w:rPr>
        <w:t>8</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w:t>
      </w:r>
      <w:r w:rsidR="005E25C3" w:rsidRPr="00634A57">
        <w:rPr>
          <w:rFonts w:ascii="Arial" w:hAnsi="Arial" w:cs="Arial"/>
          <w:lang w:val="en-GB"/>
        </w:rPr>
        <w:t>As described in Chapter II,</w:t>
      </w:r>
      <w:r w:rsidRPr="00634A57">
        <w:rPr>
          <w:rFonts w:ascii="Arial" w:hAnsi="Arial" w:cs="Arial"/>
          <w:lang w:val="en-GB"/>
        </w:rPr>
        <w:t xml:space="preserve"> </w:t>
      </w:r>
      <w:r w:rsidR="00E95CD2" w:rsidRPr="00634A57">
        <w:rPr>
          <w:rFonts w:ascii="Arial" w:hAnsi="Arial" w:cs="Arial"/>
          <w:lang w:val="en-GB"/>
        </w:rPr>
        <w:t>in a randomized trial of oncology patients</w:t>
      </w:r>
      <w:r w:rsidR="00162C6C" w:rsidRPr="00634A57">
        <w:rPr>
          <w:rFonts w:ascii="Arial" w:hAnsi="Arial" w:cs="Arial"/>
          <w:lang w:val="en-GB"/>
        </w:rPr>
        <w:t xml:space="preserve"> </w:t>
      </w:r>
      <w:r w:rsidRPr="00634A57">
        <w:rPr>
          <w:rFonts w:ascii="Arial" w:hAnsi="Arial" w:cs="Arial"/>
          <w:lang w:val="en-GB"/>
        </w:rPr>
        <w:t xml:space="preserve">the </w:t>
      </w:r>
      <w:r w:rsidR="005E25C3" w:rsidRPr="00634A57">
        <w:rPr>
          <w:rFonts w:ascii="Arial" w:hAnsi="Arial" w:cs="Arial"/>
          <w:lang w:val="en-GB"/>
        </w:rPr>
        <w:t xml:space="preserve">Electronic Self-Report Assessment – Cancer (ESRA-C) </w:t>
      </w:r>
      <w:r w:rsidRPr="00634A57">
        <w:rPr>
          <w:rFonts w:ascii="Arial" w:hAnsi="Arial" w:cs="Arial"/>
          <w:lang w:val="en-GB"/>
        </w:rPr>
        <w:t>reporting system</w:t>
      </w:r>
      <w:r w:rsidR="00AA2DE1" w:rsidRPr="00634A57">
        <w:rPr>
          <w:rFonts w:ascii="Arial" w:hAnsi="Arial" w:cs="Arial"/>
          <w:lang w:val="en-GB"/>
        </w:rPr>
        <w:t xml:space="preserve"> was developed to assess symptoms and HRQL</w:t>
      </w:r>
      <w:r w:rsidRPr="00634A57">
        <w:rPr>
          <w:rFonts w:ascii="Arial" w:hAnsi="Arial" w:cs="Arial"/>
          <w:lang w:val="en-GB"/>
        </w:rPr>
        <w:t xml:space="preserve"> in ambulatory oncology care settings. </w:t>
      </w:r>
      <w:r w:rsidR="008472E2" w:rsidRPr="00634A57">
        <w:rPr>
          <w:rFonts w:ascii="Arial" w:hAnsi="Arial" w:cs="Arial"/>
          <w:lang w:val="en-GB"/>
        </w:rPr>
        <w:t xml:space="preserve">Among 660 patients, </w:t>
      </w:r>
      <w:r w:rsidR="00162C6C" w:rsidRPr="00634A57">
        <w:rPr>
          <w:rFonts w:ascii="Arial" w:hAnsi="Arial" w:cs="Arial"/>
          <w:lang w:val="en-GB"/>
        </w:rPr>
        <w:t xml:space="preserve">audio-recorded </w:t>
      </w:r>
      <w:r w:rsidR="008472E2" w:rsidRPr="00634A57">
        <w:rPr>
          <w:rFonts w:ascii="Arial" w:hAnsi="Arial" w:cs="Arial"/>
          <w:b/>
          <w:lang w:val="en-GB"/>
        </w:rPr>
        <w:t>p</w:t>
      </w:r>
      <w:r w:rsidRPr="00634A57">
        <w:rPr>
          <w:rFonts w:ascii="Arial" w:hAnsi="Arial" w:cs="Arial"/>
          <w:b/>
          <w:lang w:val="en-GB"/>
        </w:rPr>
        <w:t>atient-clinician discussion</w:t>
      </w:r>
      <w:r w:rsidR="00AA2DE1" w:rsidRPr="00634A57">
        <w:rPr>
          <w:rFonts w:ascii="Arial" w:hAnsi="Arial" w:cs="Arial"/>
          <w:b/>
          <w:lang w:val="en-GB"/>
        </w:rPr>
        <w:t>s</w:t>
      </w:r>
      <w:r w:rsidRPr="00634A57">
        <w:rPr>
          <w:rFonts w:ascii="Arial" w:hAnsi="Arial" w:cs="Arial"/>
          <w:b/>
          <w:lang w:val="en-GB"/>
        </w:rPr>
        <w:t xml:space="preserve"> of </w:t>
      </w:r>
      <w:r w:rsidR="00AA2DE1" w:rsidRPr="00634A57">
        <w:rPr>
          <w:rFonts w:ascii="Arial" w:hAnsi="Arial" w:cs="Arial"/>
          <w:b/>
          <w:bCs/>
          <w:lang w:val="en-GB"/>
        </w:rPr>
        <w:t>symptoms and HRQL</w:t>
      </w:r>
      <w:r w:rsidRPr="00634A57">
        <w:rPr>
          <w:rFonts w:ascii="Arial" w:hAnsi="Arial" w:cs="Arial"/>
          <w:b/>
          <w:lang w:val="en-GB"/>
        </w:rPr>
        <w:t xml:space="preserve"> w</w:t>
      </w:r>
      <w:r w:rsidR="00AA2DE1" w:rsidRPr="00634A57">
        <w:rPr>
          <w:rFonts w:ascii="Arial" w:hAnsi="Arial" w:cs="Arial"/>
          <w:b/>
          <w:lang w:val="en-GB"/>
        </w:rPr>
        <w:t>ere</w:t>
      </w:r>
      <w:r w:rsidRPr="00634A57">
        <w:rPr>
          <w:rFonts w:ascii="Arial" w:hAnsi="Arial" w:cs="Arial"/>
          <w:b/>
          <w:lang w:val="en-GB"/>
        </w:rPr>
        <w:t xml:space="preserve"> significantly increased </w:t>
      </w:r>
      <w:r w:rsidR="00162C6C" w:rsidRPr="00634A57">
        <w:rPr>
          <w:rFonts w:ascii="Arial" w:hAnsi="Arial" w:cs="Arial"/>
          <w:b/>
        </w:rPr>
        <w:t xml:space="preserve">in the intervention group (p = .03) </w:t>
      </w:r>
      <w:r w:rsidR="00AA2DE1" w:rsidRPr="00634A57">
        <w:rPr>
          <w:rFonts w:ascii="Arial" w:hAnsi="Arial" w:cs="Arial"/>
          <w:b/>
          <w:lang w:val="en-GB"/>
        </w:rPr>
        <w:t>as were</w:t>
      </w:r>
      <w:r w:rsidRPr="00634A57">
        <w:rPr>
          <w:rFonts w:ascii="Arial" w:hAnsi="Arial" w:cs="Arial"/>
          <w:b/>
          <w:lang w:val="en-GB"/>
        </w:rPr>
        <w:t xml:space="preserve"> the odds of specific symptoms being discussed in the intervention group compared with the control group</w:t>
      </w:r>
      <w:r w:rsidRPr="00634A57">
        <w:rPr>
          <w:rFonts w:ascii="Arial" w:hAnsi="Arial" w:cs="Arial"/>
          <w:lang w:val="en-GB"/>
        </w:rPr>
        <w:t xml:space="preserve">. </w:t>
      </w:r>
    </w:p>
    <w:p w14:paraId="170023D2" w14:textId="7D8C3619" w:rsidR="001E5802" w:rsidRPr="00634A57" w:rsidRDefault="001E5802" w:rsidP="004A5E18">
      <w:pPr>
        <w:pStyle w:val="BodyText"/>
        <w:spacing w:line="240" w:lineRule="auto"/>
        <w:rPr>
          <w:rFonts w:ascii="Arial" w:hAnsi="Arial" w:cs="Arial"/>
          <w:lang w:val="en-GB"/>
        </w:rPr>
      </w:pPr>
      <w:r w:rsidRPr="00634A57">
        <w:rPr>
          <w:rFonts w:ascii="Arial" w:hAnsi="Arial" w:cs="Arial"/>
          <w:b/>
          <w:lang w:val="en-GB"/>
        </w:rPr>
        <w:t>Takeuchi et al. (2011)</w:t>
      </w:r>
      <w:r w:rsidRPr="00634A57">
        <w:rPr>
          <w:rFonts w:ascii="Arial" w:hAnsi="Arial" w:cs="Arial"/>
          <w:b/>
          <w:lang w:val="en-GB"/>
        </w:rPr>
        <w:fldChar w:fldCharType="begin">
          <w:fldData xml:space="preserve">PEVuZE5vdGU+PENpdGU+PEF1dGhvcj5UYWtldWNoaTwvQXV0aG9yPjxZZWFyPjIwMTE8L1llYXI+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=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PEVuZE5vdGU+PENpdGU+PEF1dGhvcj5UYWtldWNoaTwvQXV0aG9yPjxZZWFyPjIwMTE8L1llYXI+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=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A8178C" w:rsidRPr="00634A57">
        <w:rPr>
          <w:rFonts w:ascii="Arial" w:hAnsi="Arial" w:cs="Arial"/>
          <w:b/>
          <w:noProof/>
          <w:vertAlign w:val="superscript"/>
          <w:lang w:val="en-GB"/>
        </w:rPr>
        <w:t>36</w:t>
      </w:r>
      <w:r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lang w:val="en-GB"/>
        </w:rPr>
        <w:t xml:space="preserve">This goal of this study was to evaluate whether regularly collecting PROs with feedback to oncologists impacts patient-provider communication over four consecutive visits. Patients </w:t>
      </w:r>
      <w:r w:rsidR="008472E2" w:rsidRPr="00634A57">
        <w:rPr>
          <w:rFonts w:ascii="Arial" w:hAnsi="Arial" w:cs="Arial"/>
          <w:lang w:val="en-GB"/>
        </w:rPr>
        <w:t xml:space="preserve">(n=198) </w:t>
      </w:r>
      <w:r w:rsidRPr="00634A57">
        <w:rPr>
          <w:rFonts w:ascii="Arial" w:hAnsi="Arial" w:cs="Arial"/>
          <w:lang w:val="en-GB"/>
        </w:rPr>
        <w:t xml:space="preserve">were randomly assigned to intervention (regular completion </w:t>
      </w:r>
      <w:r w:rsidR="00162C6C" w:rsidRPr="00634A57">
        <w:rPr>
          <w:rFonts w:ascii="Arial" w:hAnsi="Arial" w:cs="Arial"/>
          <w:lang w:val="en-GB"/>
        </w:rPr>
        <w:t>PROs with feedback to providers</w:t>
      </w:r>
      <w:r w:rsidRPr="00634A57">
        <w:rPr>
          <w:rFonts w:ascii="Arial" w:hAnsi="Arial" w:cs="Arial"/>
          <w:lang w:val="en-GB"/>
        </w:rPr>
        <w:t>), attention-control (</w:t>
      </w:r>
      <w:r w:rsidR="00162C6C" w:rsidRPr="00634A57">
        <w:rPr>
          <w:rFonts w:ascii="Arial" w:hAnsi="Arial" w:cs="Arial"/>
          <w:lang w:val="en-GB"/>
        </w:rPr>
        <w:t>PROs, no feedback to</w:t>
      </w:r>
      <w:r w:rsidRPr="00634A57">
        <w:rPr>
          <w:rFonts w:ascii="Arial" w:hAnsi="Arial" w:cs="Arial"/>
          <w:lang w:val="en-GB"/>
        </w:rPr>
        <w:t xml:space="preserve"> providers), and control (</w:t>
      </w:r>
      <w:r w:rsidR="00162C6C" w:rsidRPr="00634A57">
        <w:rPr>
          <w:rFonts w:ascii="Arial" w:hAnsi="Arial" w:cs="Arial"/>
          <w:lang w:val="en-GB"/>
        </w:rPr>
        <w:t>usual care) groups</w:t>
      </w:r>
      <w:r w:rsidRPr="00634A57">
        <w:rPr>
          <w:rFonts w:ascii="Arial" w:hAnsi="Arial" w:cs="Arial"/>
          <w:lang w:val="en-GB"/>
        </w:rPr>
        <w:t xml:space="preserve">. </w:t>
      </w:r>
      <w:r w:rsidR="00162C6C" w:rsidRPr="00634A57">
        <w:rPr>
          <w:rFonts w:ascii="Arial" w:hAnsi="Arial" w:cs="Arial"/>
          <w:lang w:val="en-GB"/>
        </w:rPr>
        <w:t>S</w:t>
      </w:r>
      <w:r w:rsidRPr="00634A57">
        <w:rPr>
          <w:rFonts w:ascii="Arial" w:hAnsi="Arial" w:cs="Arial"/>
          <w:lang w:val="en-GB"/>
        </w:rPr>
        <w:t xml:space="preserve">ymptoms discussed were </w:t>
      </w:r>
      <w:r w:rsidR="00162C6C" w:rsidRPr="00634A57">
        <w:rPr>
          <w:rFonts w:ascii="Arial" w:hAnsi="Arial" w:cs="Arial"/>
          <w:lang w:val="en-GB"/>
        </w:rPr>
        <w:t xml:space="preserve">noted </w:t>
      </w:r>
      <w:r w:rsidRPr="00634A57">
        <w:rPr>
          <w:rFonts w:ascii="Arial" w:hAnsi="Arial" w:cs="Arial"/>
          <w:lang w:val="en-GB"/>
        </w:rPr>
        <w:t>on a checklist</w:t>
      </w:r>
      <w:r w:rsidR="00162C6C" w:rsidRPr="00634A57">
        <w:rPr>
          <w:rFonts w:ascii="Arial" w:hAnsi="Arial" w:cs="Arial"/>
          <w:lang w:val="en-GB"/>
        </w:rPr>
        <w:t xml:space="preserve"> based on a recording of the visit</w:t>
      </w:r>
      <w:r w:rsidRPr="00634A57">
        <w:rPr>
          <w:rFonts w:ascii="Arial" w:hAnsi="Arial" w:cs="Arial"/>
          <w:lang w:val="en-GB"/>
        </w:rPr>
        <w:t xml:space="preserve">. </w:t>
      </w:r>
      <w:r w:rsidR="00162C6C" w:rsidRPr="00634A57">
        <w:rPr>
          <w:rFonts w:ascii="Arial" w:hAnsi="Arial" w:cs="Arial"/>
          <w:b/>
          <w:lang w:val="en-GB"/>
        </w:rPr>
        <w:t>In the intervention group more</w:t>
      </w:r>
      <w:r w:rsidR="009F669C">
        <w:rPr>
          <w:rFonts w:ascii="Arial" w:hAnsi="Arial" w:cs="Arial"/>
          <w:b/>
          <w:lang w:val="en-GB"/>
        </w:rPr>
        <w:t xml:space="preserve"> </w:t>
      </w:r>
      <w:proofErr w:type="spellStart"/>
      <w:r w:rsidR="008472E2" w:rsidRPr="00634A57">
        <w:rPr>
          <w:rFonts w:ascii="Arial" w:hAnsi="Arial" w:cs="Arial"/>
          <w:b/>
          <w:lang w:val="en-GB"/>
        </w:rPr>
        <w:t>more</w:t>
      </w:r>
      <w:proofErr w:type="spellEnd"/>
      <w:r w:rsidR="008472E2" w:rsidRPr="00634A57">
        <w:rPr>
          <w:rFonts w:ascii="Arial" w:hAnsi="Arial" w:cs="Arial"/>
          <w:b/>
          <w:lang w:val="en-GB"/>
        </w:rPr>
        <w:t xml:space="preserve"> physical symptoms </w:t>
      </w:r>
      <w:r w:rsidR="00162C6C" w:rsidRPr="00634A57">
        <w:rPr>
          <w:rFonts w:ascii="Arial" w:hAnsi="Arial" w:cs="Arial"/>
          <w:b/>
          <w:lang w:val="en-GB"/>
        </w:rPr>
        <w:t>were discussed relative to the</w:t>
      </w:r>
      <w:r w:rsidR="008472E2" w:rsidRPr="00634A57">
        <w:rPr>
          <w:rFonts w:ascii="Arial" w:hAnsi="Arial" w:cs="Arial"/>
          <w:b/>
          <w:lang w:val="en-GB"/>
        </w:rPr>
        <w:t xml:space="preserve"> attention-control </w:t>
      </w:r>
      <w:r w:rsidR="00154C7D" w:rsidRPr="00634A57">
        <w:rPr>
          <w:rFonts w:ascii="Arial" w:hAnsi="Arial" w:cs="Arial"/>
          <w:b/>
          <w:lang w:val="en-GB"/>
        </w:rPr>
        <w:t xml:space="preserve">(p=.008) </w:t>
      </w:r>
      <w:r w:rsidR="008472E2" w:rsidRPr="00634A57">
        <w:rPr>
          <w:rFonts w:ascii="Arial" w:hAnsi="Arial" w:cs="Arial"/>
          <w:b/>
          <w:lang w:val="en-GB"/>
        </w:rPr>
        <w:t xml:space="preserve">or the control </w:t>
      </w:r>
      <w:r w:rsidR="00154C7D" w:rsidRPr="00634A57">
        <w:rPr>
          <w:rFonts w:ascii="Arial" w:hAnsi="Arial" w:cs="Arial"/>
          <w:b/>
          <w:lang w:val="en-GB"/>
        </w:rPr>
        <w:t xml:space="preserve">(p=.04) </w:t>
      </w:r>
      <w:r w:rsidR="00162C6C" w:rsidRPr="00634A57">
        <w:rPr>
          <w:rFonts w:ascii="Arial" w:hAnsi="Arial" w:cs="Arial"/>
          <w:b/>
          <w:lang w:val="en-GB"/>
        </w:rPr>
        <w:t>groups</w:t>
      </w:r>
      <w:r w:rsidR="008472E2" w:rsidRPr="00634A57">
        <w:rPr>
          <w:rFonts w:ascii="Arial" w:hAnsi="Arial" w:cs="Arial"/>
          <w:b/>
          <w:lang w:val="en-GB"/>
        </w:rPr>
        <w:t xml:space="preserve">. </w:t>
      </w:r>
    </w:p>
    <w:p w14:paraId="536BA76C" w14:textId="77777777" w:rsidR="00104710" w:rsidRPr="00634A57" w:rsidRDefault="001E5802" w:rsidP="004A5E18">
      <w:pPr>
        <w:pStyle w:val="BodyText"/>
        <w:spacing w:line="240" w:lineRule="auto"/>
        <w:rPr>
          <w:rFonts w:ascii="Arial" w:hAnsi="Arial" w:cs="Arial"/>
          <w:lang w:val="en-GB"/>
        </w:rPr>
      </w:pPr>
      <w:proofErr w:type="spellStart"/>
      <w:r w:rsidRPr="00634A57">
        <w:rPr>
          <w:rFonts w:ascii="Arial" w:hAnsi="Arial" w:cs="Arial"/>
          <w:b/>
          <w:lang w:val="en-GB"/>
        </w:rPr>
        <w:t>Velikova</w:t>
      </w:r>
      <w:proofErr w:type="spellEnd"/>
      <w:r w:rsidRPr="00634A57">
        <w:rPr>
          <w:rFonts w:ascii="Arial" w:hAnsi="Arial" w:cs="Arial"/>
          <w:b/>
          <w:lang w:val="en-GB"/>
        </w:rPr>
        <w:t xml:space="preserve"> et al</w:t>
      </w:r>
      <w:r w:rsidR="00162537" w:rsidRPr="00634A57">
        <w:rPr>
          <w:rFonts w:ascii="Arial" w:hAnsi="Arial" w:cs="Arial"/>
          <w:b/>
          <w:lang w:val="en-GB"/>
        </w:rPr>
        <w:t>.</w:t>
      </w:r>
      <w:r w:rsidRPr="00634A57">
        <w:rPr>
          <w:rFonts w:ascii="Arial" w:hAnsi="Arial" w:cs="Arial"/>
          <w:b/>
          <w:lang w:val="en-GB"/>
        </w:rPr>
        <w:t xml:space="preserve"> (2004)</w:t>
      </w:r>
      <w:r w:rsidRPr="00634A57">
        <w:rPr>
          <w:rFonts w:ascii="Arial" w:hAnsi="Arial" w:cs="Arial"/>
          <w:b/>
          <w:lang w:val="en-GB"/>
        </w:rPr>
        <w:fldChar w:fldCharType="begin"/>
      </w:r>
      <w:r w:rsidR="000D2A37" w:rsidRPr="00634A57">
        <w:rPr>
          <w:rFonts w:ascii="Arial" w:hAnsi="Arial" w:cs="Arial"/>
          <w:b/>
          <w:lang w:val="en-GB"/>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Pr="00634A57">
        <w:rPr>
          <w:rFonts w:ascii="Arial" w:hAnsi="Arial" w:cs="Arial"/>
          <w:b/>
          <w:lang w:val="en-GB"/>
        </w:rPr>
        <w:fldChar w:fldCharType="separate"/>
      </w:r>
      <w:r w:rsidR="000D2A37" w:rsidRPr="00634A57">
        <w:rPr>
          <w:rFonts w:ascii="Arial" w:hAnsi="Arial" w:cs="Arial"/>
          <w:b/>
          <w:noProof/>
          <w:vertAlign w:val="superscript"/>
          <w:lang w:val="en-GB"/>
        </w:rPr>
        <w:t>13</w:t>
      </w:r>
      <w:r w:rsidRPr="00634A57">
        <w:rPr>
          <w:rFonts w:ascii="Arial" w:hAnsi="Arial" w:cs="Arial"/>
          <w:b/>
          <w:lang w:val="en-GB"/>
        </w:rPr>
        <w:fldChar w:fldCharType="end"/>
      </w:r>
      <w:r w:rsidRPr="00634A57">
        <w:rPr>
          <w:rFonts w:ascii="Arial" w:hAnsi="Arial" w:cs="Arial"/>
          <w:b/>
          <w:lang w:val="en-GB"/>
        </w:rPr>
        <w:t xml:space="preserve">: </w:t>
      </w:r>
      <w:r w:rsidR="005355B7" w:rsidRPr="00634A57">
        <w:rPr>
          <w:rFonts w:ascii="Arial" w:hAnsi="Arial" w:cs="Arial"/>
          <w:bCs/>
          <w:lang w:val="en-GB"/>
        </w:rPr>
        <w:t xml:space="preserve">As described in Chapter II, </w:t>
      </w:r>
      <w:r w:rsidR="00104710" w:rsidRPr="00634A57">
        <w:rPr>
          <w:rFonts w:ascii="Arial" w:hAnsi="Arial" w:cs="Arial"/>
          <w:lang w:val="en-GB"/>
        </w:rPr>
        <w:t>In a prospective randomized controlled trial, oncology patients (n=286) were</w:t>
      </w:r>
      <w:r w:rsidR="00104710" w:rsidRPr="00634A57">
        <w:rPr>
          <w:rFonts w:ascii="Arial" w:hAnsi="Arial" w:cs="Arial"/>
          <w:b/>
          <w:lang w:val="en-GB"/>
        </w:rPr>
        <w:t xml:space="preserve"> </w:t>
      </w:r>
      <w:r w:rsidR="00104710" w:rsidRPr="00634A57">
        <w:rPr>
          <w:rFonts w:ascii="Arial" w:hAnsi="Arial" w:cs="Arial"/>
          <w:lang w:val="en-GB"/>
        </w:rPr>
        <w:t xml:space="preserve">randomly assigned to 1 of 3 three groups; intervention, who completed touch-screen PROs and whose providers received the results; “attention-control”, who did the same but with no results delivered to providers; and a control group that received usual care (no PRO). PROs included the European Organization Research and Treatment of Cancer Quality of Life Cancer – 30 (EORTC-30) and the Hospital Anxiety and Depression Screening (HADS) measures. The first two groups were administered PROs over a 6 month period. </w:t>
      </w:r>
      <w:r w:rsidR="00104710" w:rsidRPr="00634A57">
        <w:rPr>
          <w:rFonts w:ascii="Arial" w:hAnsi="Arial" w:cs="Arial"/>
          <w:b/>
          <w:lang w:val="en-GB"/>
        </w:rPr>
        <w:t xml:space="preserve">When compared to the two control groups, number of symptoms identified and discussed during the provider-patient interaction was significantly higher (p=0.03). </w:t>
      </w:r>
    </w:p>
    <w:p w14:paraId="2B6AF495" w14:textId="2E848D75" w:rsidR="00625B61" w:rsidRPr="00634A57" w:rsidRDefault="001E5802" w:rsidP="004A5E18">
      <w:pPr>
        <w:pStyle w:val="BodyText"/>
        <w:spacing w:line="240" w:lineRule="auto"/>
        <w:rPr>
          <w:rFonts w:ascii="Arial" w:hAnsi="Arial" w:cs="Arial"/>
          <w:bCs/>
          <w:lang w:val="en-GB"/>
        </w:rPr>
      </w:pPr>
      <w:proofErr w:type="spellStart"/>
      <w:r w:rsidRPr="00634A57">
        <w:rPr>
          <w:rFonts w:ascii="Arial" w:hAnsi="Arial" w:cs="Arial"/>
          <w:b/>
          <w:lang w:val="en-GB"/>
        </w:rPr>
        <w:t>Detmar</w:t>
      </w:r>
      <w:proofErr w:type="spellEnd"/>
      <w:r w:rsidRPr="00634A57">
        <w:rPr>
          <w:rFonts w:ascii="Arial" w:hAnsi="Arial" w:cs="Arial"/>
          <w:b/>
          <w:lang w:val="en-GB"/>
        </w:rPr>
        <w:t xml:space="preserve"> et al. (2002)</w:t>
      </w:r>
      <w:r w:rsidRPr="00634A57">
        <w:rPr>
          <w:rFonts w:ascii="Arial" w:hAnsi="Arial" w:cs="Arial"/>
          <w:b/>
          <w:lang w:val="en-GB"/>
        </w:rPr>
        <w:fldChar w:fldCharType="begin"/>
      </w:r>
      <w:r w:rsidR="000D2A37" w:rsidRPr="00634A57">
        <w:rPr>
          <w:rFonts w:ascii="Arial" w:hAnsi="Arial" w:cs="Arial"/>
          <w:b/>
          <w:lang w:val="en-GB"/>
        </w:rPr>
        <w:instrText xml:space="preserve"> ADDIN EN.CITE &lt;EndNote&gt;&lt;Cite&gt;&lt;Author&gt;Detmar&lt;/Author&gt;&lt;Year&gt;2002&lt;/Year&gt;&lt;RecNum&gt;855&lt;/RecNum&gt;&lt;DisplayText&gt;&lt;style face="superscript"&gt;14&lt;/style&gt;&lt;/DisplayText&gt;&lt;record&gt;&lt;rec-number&gt;855&lt;/rec-number&gt;&lt;foreign-keys&gt;&lt;key app="EN" db-id="92rrzf922vddp7e2dw9p9vv422e0tp5s50ws" timestamp="1579730064"&gt;855&lt;/key&gt;&lt;/foreign-keys&gt;&lt;ref-type name="Journal Article"&gt;17&lt;/ref-type&gt;&lt;contributors&gt;&lt;authors&gt;&lt;author&gt;Detmar, S. B.&lt;/author&gt;&lt;author&gt;Muller, M. J.&lt;/author&gt;&lt;author&gt;Schornagel, J. H.&lt;/author&gt;&lt;author&gt;Wever, L. D.&lt;/author&gt;&lt;author&gt;Aaronson, N. K.&lt;/author&gt;&lt;/authors&gt;&lt;/contributors&gt;&lt;auth-address&gt;Division of Psychosocial Research and Epidemiology, the Netherlands Cancer Institute, Plesmanlaan 121, 1066 CX Amsterdam, The Netherlands.&lt;/auth-address&gt;&lt;titles&gt;&lt;title&gt;Health-related quality-of-life assessments and patient-physician communication: a randomized controlled trial&lt;/title&gt;&lt;secondary-title&gt;Jama&lt;/secondary-title&gt;&lt;/titles&gt;&lt;periodical&gt;&lt;full-title&gt;Jama&lt;/full-title&gt;&lt;/periodical&gt;&lt;pages&gt;3027-34&lt;/pages&gt;&lt;volume&gt;288&lt;/volume&gt;&lt;number&gt;23&lt;/number&gt;&lt;keywords&gt;&lt;keyword&gt;Communication&lt;/keyword&gt;&lt;keyword&gt;Cross-Over Studies&lt;/keyword&gt;&lt;keyword&gt;Female&lt;/keyword&gt;&lt;keyword&gt;*Health Status Indicators&lt;/keyword&gt;&lt;keyword&gt;Human&lt;/keyword&gt;&lt;keyword&gt;Longitudinal Studies&lt;/keyword&gt;&lt;keyword&gt;Male&lt;/keyword&gt;&lt;keyword&gt;Middle Aged&lt;/keyword&gt;&lt;keyword&gt;Neoplasms/*drug therapy&lt;/keyword&gt;&lt;keyword&gt;*Palliative Care&lt;/keyword&gt;&lt;keyword&gt;Patient Satisfaction&lt;/keyword&gt;&lt;keyword&gt;*Physician-Patient Relations&lt;/keyword&gt;&lt;keyword&gt;*Quality of Life&lt;/keyword&gt;&lt;keyword&gt;Questionnaires&lt;/keyword&gt;&lt;keyword&gt;Support, Non-U.S. Gov&amp;apos;t&lt;/keyword&gt;&lt;/keywords&gt;&lt;dates&gt;&lt;year&gt;2002&lt;/year&gt;&lt;pub-dates&gt;&lt;date&gt;Dec 18&lt;/date&gt;&lt;/pub-dates&gt;&lt;/dates&gt;&lt;accession-num&gt;12479768&lt;/accession-num&gt;&lt;urls&gt;&lt;related-urls&gt;&lt;url&gt;http://www.ncbi.nlm.nih.gov/entrez/query.fcgi?cmd=Retrieve&amp;amp;db=PubMed&amp;amp;dopt=Citation&amp;amp;list_uids=12479768&lt;/url&gt;&lt;/related-urls&gt;&lt;/urls&gt;&lt;/record&gt;&lt;/Cite&gt;&lt;/EndNote&gt;</w:instrText>
      </w:r>
      <w:r w:rsidRPr="00634A57">
        <w:rPr>
          <w:rFonts w:ascii="Arial" w:hAnsi="Arial" w:cs="Arial"/>
          <w:b/>
          <w:lang w:val="en-GB"/>
        </w:rPr>
        <w:fldChar w:fldCharType="separate"/>
      </w:r>
      <w:r w:rsidR="000D2A37" w:rsidRPr="00634A57">
        <w:rPr>
          <w:rFonts w:ascii="Arial" w:hAnsi="Arial" w:cs="Arial"/>
          <w:b/>
          <w:noProof/>
          <w:vertAlign w:val="superscript"/>
          <w:lang w:val="en-GB"/>
        </w:rPr>
        <w:t>14</w:t>
      </w:r>
      <w:r w:rsidRPr="00634A57">
        <w:rPr>
          <w:rFonts w:ascii="Arial" w:hAnsi="Arial" w:cs="Arial"/>
          <w:b/>
          <w:lang w:val="en-GB"/>
        </w:rPr>
        <w:fldChar w:fldCharType="end"/>
      </w:r>
      <w:r w:rsidRPr="00634A57">
        <w:rPr>
          <w:rFonts w:ascii="Arial" w:hAnsi="Arial" w:cs="Arial"/>
          <w:b/>
          <w:lang w:val="en-GB"/>
        </w:rPr>
        <w:t xml:space="preserve">: </w:t>
      </w:r>
      <w:r w:rsidR="00104710" w:rsidRPr="00634A57">
        <w:rPr>
          <w:rFonts w:ascii="Arial" w:hAnsi="Arial" w:cs="Arial"/>
          <w:lang w:val="en-GB"/>
        </w:rPr>
        <w:t xml:space="preserve">In a 2-year prospective randomized cross-over trial, investigators examined the usefulness of increasing providers’ awareness of patient HRQL. Patients whose providers were in the intervention arm completed the EORTC-QLQ-30. Patients also completed </w:t>
      </w:r>
      <w:r w:rsidR="00104710" w:rsidRPr="00634A57">
        <w:rPr>
          <w:rFonts w:ascii="Arial" w:hAnsi="Arial" w:cs="Arial"/>
          <w:lang w:val="en-GB"/>
        </w:rPr>
        <w:lastRenderedPageBreak/>
        <w:t xml:space="preserve">a functional assessment questionnaire – and following their first and fourth study visit, completed a patient satisfaction questionnaire. Based on content analysis of audio-taped consultations 10 of 12 </w:t>
      </w:r>
      <w:r w:rsidR="00104710" w:rsidRPr="00634A57">
        <w:rPr>
          <w:rFonts w:ascii="Arial" w:hAnsi="Arial" w:cs="Arial"/>
          <w:b/>
          <w:lang w:val="en-GB"/>
        </w:rPr>
        <w:t xml:space="preserve">HRQL concerns were more discussed by providers in the intervention arm than the control, </w:t>
      </w:r>
      <w:r w:rsidR="000E6404" w:rsidRPr="00634A57">
        <w:rPr>
          <w:rFonts w:ascii="Arial" w:hAnsi="Arial" w:cs="Arial"/>
          <w:b/>
          <w:lang w:val="en-GB"/>
        </w:rPr>
        <w:t xml:space="preserve">and moderate to sever concerns more likely to be identified. </w:t>
      </w:r>
      <w:r w:rsidRPr="00634A57">
        <w:rPr>
          <w:rFonts w:ascii="Arial" w:hAnsi="Arial" w:cs="Arial"/>
          <w:b/>
          <w:lang w:val="en-GB"/>
        </w:rPr>
        <w:t>PRO results increased discussion of less observable concerns such as social function and more long-term concerns such as fatigue.</w:t>
      </w:r>
      <w:r w:rsidRPr="00634A57">
        <w:rPr>
          <w:rFonts w:ascii="Arial" w:hAnsi="Arial" w:cs="Arial"/>
          <w:lang w:val="en-GB"/>
        </w:rPr>
        <w:t xml:space="preserve"> </w:t>
      </w:r>
    </w:p>
    <w:p w14:paraId="76D5DE10" w14:textId="48A62F83" w:rsidR="009C181A" w:rsidRPr="00634A57" w:rsidRDefault="00EA6037" w:rsidP="004A5E18">
      <w:pPr>
        <w:autoSpaceDE w:val="0"/>
        <w:autoSpaceDN w:val="0"/>
        <w:adjustRightInd w:val="0"/>
        <w:spacing w:before="60" w:after="180"/>
        <w:rPr>
          <w:rFonts w:ascii="Arial" w:hAnsi="Arial" w:cs="Arial"/>
          <w:b/>
          <w:lang w:val="en-GB"/>
        </w:rPr>
      </w:pPr>
      <w:r w:rsidRPr="00634A57">
        <w:rPr>
          <w:rFonts w:ascii="Arial" w:hAnsi="Arial" w:cs="Arial"/>
          <w:b/>
          <w:lang w:val="en-GB"/>
        </w:rPr>
        <w:t xml:space="preserve">Mark </w:t>
      </w:r>
      <w:r w:rsidR="004F1ED6" w:rsidRPr="00634A57">
        <w:rPr>
          <w:rFonts w:ascii="Arial" w:hAnsi="Arial" w:cs="Arial"/>
          <w:b/>
          <w:lang w:val="en-GB"/>
        </w:rPr>
        <w:t xml:space="preserve">et al. </w:t>
      </w:r>
      <w:r w:rsidRPr="00634A57">
        <w:rPr>
          <w:rFonts w:ascii="Arial" w:hAnsi="Arial" w:cs="Arial"/>
          <w:b/>
          <w:lang w:val="en-GB"/>
        </w:rPr>
        <w:t xml:space="preserve">(2008a) and Mark </w:t>
      </w:r>
      <w:r w:rsidR="004F1ED6" w:rsidRPr="00634A57">
        <w:rPr>
          <w:rFonts w:ascii="Arial" w:hAnsi="Arial" w:cs="Arial"/>
          <w:b/>
          <w:lang w:val="en-GB"/>
        </w:rPr>
        <w:t xml:space="preserve">et al. </w:t>
      </w:r>
      <w:r w:rsidRPr="00634A57">
        <w:rPr>
          <w:rFonts w:ascii="Arial" w:hAnsi="Arial" w:cs="Arial"/>
          <w:b/>
          <w:lang w:val="en-GB"/>
        </w:rPr>
        <w:t>(2008b)</w:t>
      </w:r>
      <w:r w:rsidR="00DF6DC0" w:rsidRPr="00634A57">
        <w:rPr>
          <w:rFonts w:ascii="Arial" w:hAnsi="Arial" w:cs="Arial"/>
          <w:b/>
          <w:lang w:val="en-GB"/>
        </w:rPr>
        <w:fldChar w:fldCharType="begin">
          <w:fldData xml:space="preserve">PEVuZE5vdGU+PENpdGU+PEF1dGhvcj5NYXJrPC9BdXRob3I+PFllYXI+MjAwODwvWWVhcj48UmVj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</w:fldData>
        </w:fldChar>
      </w:r>
      <w:r w:rsidR="00C90B56" w:rsidRPr="00634A57">
        <w:rPr>
          <w:rFonts w:ascii="Arial" w:hAnsi="Arial" w:cs="Arial"/>
          <w:b/>
          <w:lang w:val="en-GB"/>
        </w:rPr>
        <w:instrText xml:space="preserve"> ADDIN EN.CITE </w:instrText>
      </w:r>
      <w:r w:rsidR="00C90B56" w:rsidRPr="00634A57">
        <w:rPr>
          <w:rFonts w:ascii="Arial" w:hAnsi="Arial" w:cs="Arial"/>
          <w:b/>
          <w:lang w:val="en-GB"/>
        </w:rPr>
        <w:fldChar w:fldCharType="begin">
          <w:fldData xml:space="preserve">PEVuZE5vdGU+PENpdGU+PEF1dGhvcj5NYXJrPC9BdXRob3I+PFllYXI+MjAwODwvWWVhcj48UmVj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</w:fldData>
        </w:fldChar>
      </w:r>
      <w:r w:rsidR="00C90B56" w:rsidRPr="00634A57">
        <w:rPr>
          <w:rFonts w:ascii="Arial" w:hAnsi="Arial" w:cs="Arial"/>
          <w:b/>
          <w:lang w:val="en-GB"/>
        </w:rPr>
        <w:instrText xml:space="preserve"> ADDIN EN.CITE.DATA </w:instrText>
      </w:r>
      <w:r w:rsidR="00C90B56" w:rsidRPr="00634A57">
        <w:rPr>
          <w:rFonts w:ascii="Arial" w:hAnsi="Arial" w:cs="Arial"/>
          <w:b/>
          <w:lang w:val="en-GB"/>
        </w:rPr>
      </w:r>
      <w:r w:rsidR="00C90B56" w:rsidRPr="00634A57">
        <w:rPr>
          <w:rFonts w:ascii="Arial" w:hAnsi="Arial" w:cs="Arial"/>
          <w:b/>
          <w:lang w:val="en-GB"/>
        </w:rPr>
        <w:fldChar w:fldCharType="end"/>
      </w:r>
      <w:r w:rsidR="00DF6DC0" w:rsidRPr="00634A57">
        <w:rPr>
          <w:rFonts w:ascii="Arial" w:hAnsi="Arial" w:cs="Arial"/>
          <w:b/>
          <w:lang w:val="en-GB"/>
        </w:rPr>
      </w:r>
      <w:r w:rsidR="00DF6DC0" w:rsidRPr="00634A57">
        <w:rPr>
          <w:rFonts w:ascii="Arial" w:hAnsi="Arial" w:cs="Arial"/>
          <w:b/>
          <w:lang w:val="en-GB"/>
        </w:rPr>
        <w:fldChar w:fldCharType="separate"/>
      </w:r>
      <w:r w:rsidR="00C90B56" w:rsidRPr="00634A57">
        <w:rPr>
          <w:rFonts w:ascii="Arial" w:hAnsi="Arial" w:cs="Arial"/>
          <w:b/>
          <w:noProof/>
          <w:vertAlign w:val="superscript"/>
          <w:lang w:val="en-GB"/>
        </w:rPr>
        <w:t>3,4</w:t>
      </w:r>
      <w:r w:rsidR="00DF6DC0"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Quantitative and qualitative approaches were used to evaluate</w:t>
      </w:r>
      <w:r w:rsidR="00C2582D" w:rsidRPr="00634A57">
        <w:rPr>
          <w:rFonts w:ascii="Arial" w:hAnsi="Arial" w:cs="Arial"/>
          <w:lang w:val="en-GB"/>
        </w:rPr>
        <w:t xml:space="preserve"> providers</w:t>
      </w:r>
      <w:r w:rsidRPr="00634A57">
        <w:rPr>
          <w:rFonts w:ascii="Arial" w:hAnsi="Arial" w:cs="Arial"/>
          <w:lang w:val="en-GB"/>
        </w:rPr>
        <w:t xml:space="preserve">’ impressions of the </w:t>
      </w:r>
      <w:r w:rsidR="00A647D8" w:rsidRPr="00634A57">
        <w:rPr>
          <w:rFonts w:ascii="Arial" w:hAnsi="Arial" w:cs="Arial"/>
        </w:rPr>
        <w:t>Patient Assessment, Care and Education (</w:t>
      </w:r>
      <w:r w:rsidRPr="00634A57">
        <w:rPr>
          <w:rFonts w:ascii="Arial" w:hAnsi="Arial" w:cs="Arial"/>
          <w:lang w:val="en-GB"/>
        </w:rPr>
        <w:t>PACE</w:t>
      </w:r>
      <w:r w:rsidR="00A647D8" w:rsidRPr="00634A57">
        <w:rPr>
          <w:rFonts w:ascii="Arial" w:hAnsi="Arial" w:cs="Arial"/>
          <w:lang w:val="en-GB"/>
        </w:rPr>
        <w:t>)</w:t>
      </w:r>
      <w:r w:rsidRPr="00634A57">
        <w:rPr>
          <w:rFonts w:ascii="Arial" w:hAnsi="Arial" w:cs="Arial"/>
          <w:lang w:val="en-GB"/>
        </w:rPr>
        <w:t xml:space="preserve"> system</w:t>
      </w:r>
      <w:r w:rsidR="009C181A" w:rsidRPr="00634A57">
        <w:rPr>
          <w:rFonts w:ascii="Arial" w:hAnsi="Arial" w:cs="Arial"/>
          <w:lang w:val="en-GB"/>
        </w:rPr>
        <w:t>™</w:t>
      </w:r>
      <w:r w:rsidR="00C94E5E" w:rsidRPr="00634A57">
        <w:rPr>
          <w:rFonts w:ascii="Arial" w:hAnsi="Arial" w:cs="Arial"/>
          <w:lang w:val="en-GB"/>
        </w:rPr>
        <w:t xml:space="preserve"> which administered a symptom severity screening scale</w:t>
      </w:r>
      <w:r w:rsidRPr="00634A57">
        <w:rPr>
          <w:rFonts w:ascii="Arial" w:hAnsi="Arial" w:cs="Arial"/>
          <w:lang w:val="en-GB"/>
        </w:rPr>
        <w:t xml:space="preserve">. </w:t>
      </w:r>
      <w:r w:rsidRPr="00634A57">
        <w:rPr>
          <w:rFonts w:ascii="Arial" w:hAnsi="Arial" w:cs="Arial"/>
          <w:b/>
          <w:lang w:val="en-GB"/>
        </w:rPr>
        <w:t>Over 60% of the providers rated the system as high value with regards to patient problem identification, focusing patient interviews, tracking changes in patient symptoms and providing documentation. Providers noted that the time they spent discussing symptoms was increased while the time spent on unimportant symptoms was decreased.</w:t>
      </w:r>
    </w:p>
    <w:p w14:paraId="72F95010" w14:textId="10CE2716" w:rsidR="00AB143A" w:rsidRPr="00634A57" w:rsidRDefault="00AB143A" w:rsidP="004A5E18">
      <w:pPr>
        <w:pStyle w:val="BodyText"/>
        <w:spacing w:line="240" w:lineRule="auto"/>
        <w:rPr>
          <w:rFonts w:ascii="Arial" w:hAnsi="Arial" w:cs="Arial"/>
          <w:b/>
          <w:lang w:val="en-GB"/>
        </w:rPr>
      </w:pPr>
      <w:proofErr w:type="spellStart"/>
      <w:r w:rsidRPr="00634A57">
        <w:rPr>
          <w:rFonts w:ascii="Arial" w:hAnsi="Arial" w:cs="Arial"/>
          <w:b/>
          <w:lang w:val="en-GB"/>
        </w:rPr>
        <w:t>Basch</w:t>
      </w:r>
      <w:proofErr w:type="spellEnd"/>
      <w:r w:rsidRPr="00634A57">
        <w:rPr>
          <w:rFonts w:ascii="Arial" w:hAnsi="Arial" w:cs="Arial"/>
          <w:b/>
          <w:lang w:val="en-GB"/>
        </w:rPr>
        <w:t xml:space="preserve"> et al. (2005)</w:t>
      </w:r>
      <w:r w:rsidR="00AC1BBA" w:rsidRPr="00634A57">
        <w:rPr>
          <w:rFonts w:ascii="Arial" w:hAnsi="Arial" w:cs="Arial"/>
          <w:b/>
          <w:lang w:val="en-GB"/>
        </w:rPr>
        <w:fldChar w:fldCharType="begin">
          <w:fldData xml:space="preserve">PEVuZE5vdGU+PENpdGU+PEF1dGhvcj5CYXNjaDwvQXV0aG9yPjxZZWFyPjIwMDU8L1llYXI+PFJl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PEVuZE5vdGU+PENpdGU+PEF1dGhvcj5CYXNjaDwvQXV0aG9yPjxZZWFyPjIwMDU8L1llYXI+PFJl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00AC1BBA" w:rsidRPr="00634A57">
        <w:rPr>
          <w:rFonts w:ascii="Arial" w:hAnsi="Arial" w:cs="Arial"/>
          <w:b/>
          <w:lang w:val="en-GB"/>
        </w:rPr>
      </w:r>
      <w:r w:rsidR="00AC1BBA" w:rsidRPr="00634A57">
        <w:rPr>
          <w:rFonts w:ascii="Arial" w:hAnsi="Arial" w:cs="Arial"/>
          <w:b/>
          <w:lang w:val="en-GB"/>
        </w:rPr>
        <w:fldChar w:fldCharType="separate"/>
      </w:r>
      <w:r w:rsidR="00C90B56" w:rsidRPr="00634A57">
        <w:rPr>
          <w:rFonts w:ascii="Arial" w:hAnsi="Arial" w:cs="Arial"/>
          <w:b/>
          <w:noProof/>
          <w:vertAlign w:val="superscript"/>
          <w:lang w:val="en-GB"/>
        </w:rPr>
        <w:t>7</w:t>
      </w:r>
      <w:r w:rsidR="00AC1BBA"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lang w:val="en-GB"/>
        </w:rPr>
        <w:t xml:space="preserve">The STAR is a web-based system that allows patients to enter and track their own symptoms, and generates longitudinal reports </w:t>
      </w:r>
      <w:r w:rsidR="00D11447" w:rsidRPr="00634A57">
        <w:rPr>
          <w:rFonts w:ascii="Arial" w:hAnsi="Arial" w:cs="Arial"/>
          <w:lang w:val="en-GB"/>
        </w:rPr>
        <w:t>for</w:t>
      </w:r>
      <w:r w:rsidRPr="00634A57">
        <w:rPr>
          <w:rFonts w:ascii="Arial" w:hAnsi="Arial" w:cs="Arial"/>
          <w:lang w:val="en-GB"/>
        </w:rPr>
        <w:t xml:space="preserve"> clinicians. As part of a larger assessment patients completed a questionnaire assessing the system after 4-6 weeks of use. </w:t>
      </w:r>
      <w:r w:rsidRPr="00634A57">
        <w:rPr>
          <w:rFonts w:ascii="Arial" w:hAnsi="Arial" w:cs="Arial"/>
          <w:b/>
          <w:lang w:val="en-GB"/>
        </w:rPr>
        <w:t xml:space="preserve">Most patients found the PRO system useful for helping them remember their symptoms (94%), improved discussions with their provider (90%). Clinicians involved in the study believed that a primary benefit of STAR was the increased sense of empowerment in patients, with 77% of patients stating that STAR made them feel more in control of their own care. </w:t>
      </w:r>
    </w:p>
    <w:p w14:paraId="32561ED9" w14:textId="44A59D3E" w:rsidR="000A2680" w:rsidRPr="004A5E18" w:rsidRDefault="000A2680" w:rsidP="004A5E18">
      <w:pPr>
        <w:spacing w:before="60" w:after="180"/>
        <w:rPr>
          <w:rFonts w:ascii="Arial" w:eastAsia="Times New Roman" w:hAnsi="Arial" w:cs="Arial"/>
        </w:rPr>
      </w:pPr>
      <w:proofErr w:type="spellStart"/>
      <w:r w:rsidRPr="00634A57">
        <w:rPr>
          <w:rFonts w:ascii="Arial" w:hAnsi="Arial" w:cs="Arial"/>
          <w:b/>
          <w:bCs/>
          <w:color w:val="000000"/>
        </w:rPr>
        <w:t>Mejdahl</w:t>
      </w:r>
      <w:proofErr w:type="spellEnd"/>
      <w:r w:rsidRPr="00634A57">
        <w:rPr>
          <w:rFonts w:ascii="Arial" w:hAnsi="Arial" w:cs="Arial"/>
          <w:b/>
          <w:bCs/>
          <w:color w:val="000000"/>
        </w:rPr>
        <w:t xml:space="preserve"> et al. (2020)</w:t>
      </w:r>
      <w:r w:rsidR="00CA14D1" w:rsidRPr="00634A57">
        <w:rPr>
          <w:rFonts w:ascii="Arial" w:hAnsi="Arial" w:cs="Arial"/>
          <w:b/>
          <w:bCs/>
          <w:color w:val="000000"/>
        </w:rPr>
        <w:fldChar w:fldCharType="begin">
          <w:fldData xml:space="preserve">PEVuZE5vdGU+PENpdGU+PEF1dGhvcj5NZWpkYWhsPC9BdXRob3I+PFllYXI+MjAyMDwvWWVhcj48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</w:fldData>
        </w:fldChar>
      </w:r>
      <w:r w:rsidR="0015560C">
        <w:rPr>
          <w:rFonts w:ascii="Arial" w:hAnsi="Arial" w:cs="Arial"/>
          <w:b/>
          <w:bCs/>
          <w:color w:val="000000"/>
        </w:rPr>
        <w:instrText xml:space="preserve"> ADDIN EN.CITE </w:instrText>
      </w:r>
      <w:r w:rsidR="0015560C">
        <w:rPr>
          <w:rFonts w:ascii="Arial" w:hAnsi="Arial" w:cs="Arial"/>
          <w:b/>
          <w:bCs/>
          <w:color w:val="000000"/>
        </w:rPr>
        <w:fldChar w:fldCharType="begin">
          <w:fldData xml:space="preserve">PEVuZE5vdGU+PENpdGU+PEF1dGhvcj5NZWpkYWhsPC9BdXRob3I+PFllYXI+MjAyMDwvWWVhcj48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</w:fldData>
        </w:fldChar>
      </w:r>
      <w:r w:rsidR="0015560C">
        <w:rPr>
          <w:rFonts w:ascii="Arial" w:hAnsi="Arial" w:cs="Arial"/>
          <w:b/>
          <w:bCs/>
          <w:color w:val="000000"/>
        </w:rPr>
        <w:instrText xml:space="preserve"> ADDIN EN.CITE.DATA </w:instrText>
      </w:r>
      <w:r w:rsidR="0015560C">
        <w:rPr>
          <w:rFonts w:ascii="Arial" w:hAnsi="Arial" w:cs="Arial"/>
          <w:b/>
          <w:bCs/>
          <w:color w:val="000000"/>
        </w:rPr>
      </w:r>
      <w:r w:rsidR="0015560C">
        <w:rPr>
          <w:rFonts w:ascii="Arial" w:hAnsi="Arial" w:cs="Arial"/>
          <w:b/>
          <w:bCs/>
          <w:color w:val="000000"/>
        </w:rPr>
        <w:fldChar w:fldCharType="end"/>
      </w:r>
      <w:r w:rsidR="00CA14D1" w:rsidRPr="00634A57">
        <w:rPr>
          <w:rFonts w:ascii="Arial" w:hAnsi="Arial" w:cs="Arial"/>
          <w:b/>
          <w:bCs/>
          <w:color w:val="000000"/>
        </w:rPr>
      </w:r>
      <w:r w:rsidR="00CA14D1" w:rsidRPr="00634A57">
        <w:rPr>
          <w:rFonts w:ascii="Arial" w:hAnsi="Arial" w:cs="Arial"/>
          <w:b/>
          <w:bCs/>
          <w:color w:val="000000"/>
        </w:rPr>
        <w:fldChar w:fldCharType="separate"/>
      </w:r>
      <w:r w:rsidR="00A8178C" w:rsidRPr="00634A57">
        <w:rPr>
          <w:rFonts w:ascii="Arial" w:hAnsi="Arial" w:cs="Arial"/>
          <w:b/>
          <w:bCs/>
          <w:noProof/>
          <w:color w:val="000000"/>
          <w:vertAlign w:val="superscript"/>
        </w:rPr>
        <w:t>33</w:t>
      </w:r>
      <w:r w:rsidR="00CA14D1" w:rsidRPr="00634A57">
        <w:rPr>
          <w:rFonts w:ascii="Arial" w:hAnsi="Arial" w:cs="Arial"/>
          <w:b/>
          <w:bCs/>
          <w:color w:val="000000"/>
        </w:rPr>
        <w:fldChar w:fldCharType="end"/>
      </w:r>
      <w:r w:rsidR="004F7763" w:rsidRPr="00634A57">
        <w:rPr>
          <w:rFonts w:ascii="Arial" w:hAnsi="Arial" w:cs="Arial"/>
          <w:b/>
          <w:bCs/>
          <w:color w:val="000000"/>
        </w:rPr>
        <w:t xml:space="preserve">: </w:t>
      </w:r>
      <w:r w:rsidRPr="00634A57">
        <w:rPr>
          <w:rFonts w:ascii="Arial" w:hAnsi="Arial" w:cs="Arial"/>
          <w:color w:val="000000"/>
        </w:rPr>
        <w:t xml:space="preserve">This Danish qualitative study </w:t>
      </w:r>
      <w:r w:rsidR="002B1420" w:rsidRPr="00634A57">
        <w:rPr>
          <w:rFonts w:ascii="Arial" w:hAnsi="Arial" w:cs="Arial"/>
          <w:color w:val="000000"/>
        </w:rPr>
        <w:t xml:space="preserve">(n=23) of patients living with epilepsy and their providers </w:t>
      </w:r>
      <w:r w:rsidRPr="00634A57">
        <w:rPr>
          <w:rFonts w:ascii="Arial" w:hAnsi="Arial" w:cs="Arial"/>
          <w:color w:val="000000"/>
        </w:rPr>
        <w:t xml:space="preserve">found that </w:t>
      </w:r>
      <w:r w:rsidR="002B1420" w:rsidRPr="00634A57">
        <w:rPr>
          <w:rFonts w:ascii="Arial" w:hAnsi="Arial" w:cs="Arial"/>
          <w:b/>
          <w:color w:val="000000"/>
        </w:rPr>
        <w:t>PRO use</w:t>
      </w:r>
      <w:r w:rsidRPr="00634A57">
        <w:rPr>
          <w:rFonts w:ascii="Arial" w:hAnsi="Arial" w:cs="Arial"/>
          <w:b/>
          <w:color w:val="000000"/>
        </w:rPr>
        <w:t xml:space="preserve"> </w:t>
      </w:r>
      <w:r w:rsidR="002B1420" w:rsidRPr="00634A57">
        <w:rPr>
          <w:rFonts w:ascii="Arial" w:hAnsi="Arial" w:cs="Arial"/>
          <w:b/>
          <w:color w:val="000000"/>
        </w:rPr>
        <w:t>promoted</w:t>
      </w:r>
      <w:r w:rsidRPr="00634A57">
        <w:rPr>
          <w:rFonts w:ascii="Arial" w:hAnsi="Arial" w:cs="Arial"/>
          <w:b/>
          <w:color w:val="000000"/>
        </w:rPr>
        <w:t xml:space="preserve"> patient involvement in terms of improved communication and increased </w:t>
      </w:r>
      <w:r w:rsidR="00D11447" w:rsidRPr="00634A57">
        <w:rPr>
          <w:rFonts w:ascii="Arial" w:hAnsi="Arial" w:cs="Arial"/>
          <w:b/>
          <w:color w:val="000000"/>
        </w:rPr>
        <w:t>“</w:t>
      </w:r>
      <w:r w:rsidRPr="00634A57">
        <w:rPr>
          <w:rFonts w:ascii="Arial" w:hAnsi="Arial" w:cs="Arial"/>
          <w:b/>
          <w:color w:val="000000"/>
        </w:rPr>
        <w:t>patient activation</w:t>
      </w:r>
      <w:r w:rsidR="00D11447" w:rsidRPr="00634A57">
        <w:rPr>
          <w:rFonts w:ascii="Arial" w:hAnsi="Arial" w:cs="Arial"/>
          <w:b/>
          <w:color w:val="000000"/>
        </w:rPr>
        <w:t>”</w:t>
      </w:r>
      <w:r w:rsidRPr="00634A57">
        <w:rPr>
          <w:rFonts w:ascii="Arial" w:hAnsi="Arial" w:cs="Arial"/>
          <w:b/>
          <w:color w:val="000000"/>
        </w:rPr>
        <w:t>.</w:t>
      </w:r>
      <w:r w:rsidR="002B1420" w:rsidRPr="00634A57">
        <w:rPr>
          <w:rFonts w:ascii="Arial" w:eastAsia="Times New Roman" w:hAnsi="Arial" w:cs="Arial"/>
          <w:color w:val="333333"/>
          <w:shd w:val="clear" w:color="auto" w:fill="FCFCFC"/>
        </w:rPr>
        <w:t xml:space="preserve"> </w:t>
      </w:r>
      <w:r w:rsidR="00D11447" w:rsidRPr="00634A57">
        <w:rPr>
          <w:rFonts w:ascii="Arial" w:eastAsia="Times New Roman" w:hAnsi="Arial" w:cs="Arial"/>
          <w:color w:val="333333"/>
          <w:shd w:val="clear" w:color="auto" w:fill="FCFCFC"/>
        </w:rPr>
        <w:t>Patients experienced communication with their provider as more personalized when based on PRO responses. Patients also reported feeling more comfortable discussing psychosocial issues. Providers found PROs enabled them to more easily raise sen</w:t>
      </w:r>
      <w:r w:rsidR="0056673B" w:rsidRPr="00634A57">
        <w:rPr>
          <w:rFonts w:ascii="Arial" w:eastAsia="Times New Roman" w:hAnsi="Arial" w:cs="Arial"/>
          <w:color w:val="333333"/>
          <w:shd w:val="clear" w:color="auto" w:fill="FCFCFC"/>
        </w:rPr>
        <w:t xml:space="preserve">sitive and more personal issues. </w:t>
      </w:r>
    </w:p>
    <w:p w14:paraId="1F1FF2BF" w14:textId="77777777" w:rsidR="0056673B" w:rsidRPr="00634A57" w:rsidRDefault="0056673B">
      <w:pPr>
        <w:ind w:left="720" w:hanging="360"/>
        <w:rPr>
          <w:rFonts w:ascii="Arial" w:eastAsiaTheme="majorEastAsia" w:hAnsi="Arial" w:cs="Arial"/>
          <w:b/>
          <w:color w:val="2F5496" w:themeColor="accent1" w:themeShade="BF"/>
          <w:sz w:val="32"/>
          <w:szCs w:val="32"/>
          <w:lang w:val="en-GB"/>
        </w:rPr>
      </w:pPr>
      <w:r w:rsidRPr="00634A57">
        <w:rPr>
          <w:rFonts w:ascii="Arial" w:hAnsi="Arial" w:cs="Arial"/>
          <w:lang w:val="en-GB"/>
        </w:rPr>
        <w:br w:type="page"/>
      </w:r>
    </w:p>
    <w:p w14:paraId="7699EA7A" w14:textId="63B9A43C" w:rsidR="00A67515" w:rsidRPr="00634A57" w:rsidRDefault="00A13E57" w:rsidP="00ED3C74">
      <w:pPr>
        <w:pStyle w:val="Heading1"/>
        <w:spacing w:before="480" w:after="360"/>
        <w:rPr>
          <w:rFonts w:ascii="Arial" w:hAnsi="Arial" w:cs="Arial"/>
          <w:lang w:val="en-GB"/>
        </w:rPr>
      </w:pPr>
      <w:bookmarkStart w:id="436" w:name="_Toc49863475"/>
      <w:r w:rsidRPr="00634A57">
        <w:rPr>
          <w:rFonts w:ascii="Arial" w:hAnsi="Arial" w:cs="Arial"/>
          <w:lang w:val="en-GB"/>
        </w:rPr>
        <w:lastRenderedPageBreak/>
        <w:t>IV. PROVIDER ACCEPTANCE AND PERCEPTIONS OF VALUE OF PROS</w:t>
      </w:r>
      <w:bookmarkEnd w:id="436"/>
    </w:p>
    <w:p w14:paraId="09C53E63" w14:textId="77777777" w:rsidR="002C47C9" w:rsidRPr="00634A57" w:rsidRDefault="00CE4E1B" w:rsidP="00FB721A">
      <w:pPr>
        <w:pStyle w:val="BodyText"/>
        <w:rPr>
          <w:rFonts w:ascii="Arial" w:hAnsi="Arial" w:cs="Arial"/>
          <w:lang w:val="en-GB"/>
        </w:rPr>
      </w:pPr>
      <w:r w:rsidRPr="00634A57">
        <w:rPr>
          <w:rFonts w:ascii="Arial" w:hAnsi="Arial" w:cs="Arial"/>
          <w:noProof/>
        </w:rPr>
        <mc:AlternateContent>
          <mc:Choice Requires="wps">
            <w:drawing>
              <wp:inline distT="0" distB="0" distL="0" distR="0" wp14:anchorId="10BB7754" wp14:editId="7B1E320E">
                <wp:extent cx="5974080" cy="1485900"/>
                <wp:effectExtent l="12700" t="12700" r="7620" b="1270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1485900"/>
                        </a:xfrm>
                        <a:prstGeom prst="roundRect">
                          <a:avLst>
                            <a:gd name="adj" fmla="val 8902"/>
                          </a:avLst>
                        </a:prstGeom>
                        <a:solidFill>
                          <a:schemeClr val="accent1">
                            <a:lumMod val="20000"/>
                            <a:lumOff val="80000"/>
                          </a:schemeClr>
                        </a:solidFill>
                        <a:ln>
                          <a:solidFill>
                            <a:schemeClr val="accent1">
                              <a:lumMod val="7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4BE2CB76" w14:textId="77777777" w:rsidR="00241AC4" w:rsidRPr="004A5E18" w:rsidRDefault="00241AC4" w:rsidP="004A5E18">
                            <w:pPr>
                              <w:pBdr>
                                <w:top w:val="nil"/>
                                <w:left w:val="nil"/>
                                <w:bottom w:val="nil"/>
                                <w:right w:val="nil"/>
                                <w:between w:val="nil"/>
                              </w:pBdr>
                              <w:spacing w:before="20" w:after="20"/>
                              <w:rPr>
                                <w:rFonts w:ascii="Arial" w:eastAsia="Calibri" w:hAnsi="Arial" w:cs="Arial"/>
                                <w:b/>
                                <w:bCs/>
                                <w:i/>
                                <w:iCs/>
                                <w:sz w:val="18"/>
                                <w:szCs w:val="18"/>
                              </w:rPr>
                            </w:pPr>
                            <w:r w:rsidRPr="004A5E18">
                              <w:rPr>
                                <w:rFonts w:ascii="Arial" w:eastAsia="Calibri" w:hAnsi="Arial" w:cs="Arial"/>
                                <w:b/>
                                <w:bCs/>
                                <w:i/>
                                <w:iCs/>
                                <w:sz w:val="18"/>
                                <w:szCs w:val="18"/>
                              </w:rPr>
                              <w:t>Summary:</w:t>
                            </w:r>
                          </w:p>
                          <w:p w14:paraId="56A43EDD" w14:textId="5CBD56C1" w:rsidR="00241AC4" w:rsidRPr="004A5E18" w:rsidRDefault="00241AC4" w:rsidP="004A5E18">
                            <w:pPr>
                              <w:spacing w:before="40" w:after="20"/>
                              <w:rPr>
                                <w:rFonts w:ascii="Arial" w:hAnsi="Arial" w:cs="Arial"/>
                                <w:sz w:val="18"/>
                                <w:szCs w:val="18"/>
                                <w:u w:val="single"/>
                              </w:rPr>
                            </w:pPr>
                            <w:r w:rsidRPr="004A5E18">
                              <w:rPr>
                                <w:rFonts w:ascii="Arial" w:hAnsi="Arial" w:cs="Arial"/>
                                <w:sz w:val="18"/>
                                <w:szCs w:val="18"/>
                                <w:u w:val="single"/>
                              </w:rPr>
                              <w:t>Providers find PROs:</w:t>
                            </w:r>
                          </w:p>
                          <w:p w14:paraId="760C8BAF" w14:textId="5C8F84D7" w:rsidR="00241AC4" w:rsidRPr="004A5E18" w:rsidRDefault="00241AC4" w:rsidP="004A5E18">
                            <w:pPr>
                              <w:pStyle w:val="ListParagraph"/>
                              <w:numPr>
                                <w:ilvl w:val="0"/>
                                <w:numId w:val="12"/>
                              </w:numPr>
                              <w:spacing w:before="0" w:after="0"/>
                              <w:ind w:left="634"/>
                              <w:contextualSpacing w:val="0"/>
                              <w:rPr>
                                <w:rFonts w:cs="Arial"/>
                                <w:sz w:val="18"/>
                                <w:szCs w:val="18"/>
                              </w:rPr>
                            </w:pPr>
                            <w:r w:rsidRPr="0082633F">
                              <w:rPr>
                                <w:rFonts w:cs="Arial"/>
                                <w:sz w:val="18"/>
                                <w:szCs w:val="18"/>
                              </w:rPr>
                              <w:t>Help identify less observable or infrequently discussed symptoms or behaviors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Y3JpcHQiPjIsMywxMi0xNDwvc3R5bGU+PC9EaXNwbGF5VGV4dD48cmVjb3JkPjxyZWMtbnVtYmVy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cmNlLW51bT48L3JlY29yZD48L0NpdGU+PENpdGU+PEF1dGhvcj5TaGFybWE8L0F1dGhvcj48WWVh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Y3JpcHQiPjIsMywxMi0xNDwvc3R5bGU+PC9EaXNwbGF5VGV4dD48cmVjb3JkPjxyZWMtbnVtYmVy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cmNlLW51bT48L3JlY29yZD48L0NpdGU+PENpdGU+PEF1dGhvcj5TaGFybWE8L0F1dGhvcj48WWVh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2,3,12-14</w:t>
                            </w:r>
                            <w:r w:rsidRPr="0082633F">
                              <w:rPr>
                                <w:rFonts w:cs="Arial"/>
                                <w:sz w:val="18"/>
                                <w:szCs w:val="18"/>
                                <w:vertAlign w:val="superscript"/>
                              </w:rPr>
                              <w:fldChar w:fldCharType="end"/>
                            </w:r>
                            <w:r w:rsidRPr="0082633F">
                              <w:rPr>
                                <w:rFonts w:cs="Arial"/>
                                <w:sz w:val="18"/>
                                <w:szCs w:val="18"/>
                              </w:rPr>
                              <w:t xml:space="preserve"> </w:t>
                            </w:r>
                            <w:r w:rsidRPr="004A5E18">
                              <w:rPr>
                                <w:rFonts w:cs="Arial"/>
                                <w:sz w:val="18"/>
                                <w:szCs w:val="18"/>
                              </w:rPr>
                              <w:t xml:space="preserve">including psychosocial issues </w:t>
                            </w:r>
                          </w:p>
                          <w:p w14:paraId="304C46CC" w14:textId="31C964CF" w:rsidR="00241AC4" w:rsidRPr="004A5E18" w:rsidRDefault="00241AC4" w:rsidP="004A5E18">
                            <w:pPr>
                              <w:pStyle w:val="ListParagraph"/>
                              <w:numPr>
                                <w:ilvl w:val="0"/>
                                <w:numId w:val="12"/>
                              </w:numPr>
                              <w:spacing w:before="0" w:after="0"/>
                              <w:ind w:left="634"/>
                              <w:contextualSpacing w:val="0"/>
                              <w:rPr>
                                <w:rFonts w:cs="Arial"/>
                                <w:sz w:val="18"/>
                                <w:szCs w:val="18"/>
                              </w:rPr>
                            </w:pPr>
                            <w:r w:rsidRPr="004A5E18">
                              <w:rPr>
                                <w:rFonts w:cs="Arial"/>
                                <w:sz w:val="18"/>
                                <w:szCs w:val="18"/>
                              </w:rPr>
                              <w:t>Help focus the agenda of the appointment and allow the provider to focus upon issues of most importance to both parties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Y3JpcHQiPjMsMTIsMjI8L3N0eWxlPjwvRGlzcGxheVRleHQ+PHJlY29yZD48cmVjLW51bWJlcj4x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Y3JpcHQiPjMsMTIsMjI8L3N0eWxlPjwvRGlzcGxheVRleHQ+PHJlY29yZD48cmVjLW51bWJlcj4x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3,12,22</w:t>
                            </w:r>
                            <w:r w:rsidRPr="0082633F">
                              <w:rPr>
                                <w:rFonts w:cs="Arial"/>
                                <w:sz w:val="18"/>
                                <w:szCs w:val="18"/>
                                <w:vertAlign w:val="superscript"/>
                              </w:rPr>
                              <w:fldChar w:fldCharType="end"/>
                            </w:r>
                          </w:p>
                          <w:p w14:paraId="20215958" w14:textId="63C8AC03" w:rsidR="00241AC4" w:rsidRPr="004A5E18" w:rsidRDefault="00241AC4" w:rsidP="004A5E18">
                            <w:pPr>
                              <w:pStyle w:val="ListParagraph"/>
                              <w:numPr>
                                <w:ilvl w:val="0"/>
                                <w:numId w:val="12"/>
                              </w:numPr>
                              <w:spacing w:before="0" w:after="0"/>
                              <w:ind w:left="634"/>
                              <w:contextualSpacing w:val="0"/>
                              <w:rPr>
                                <w:rFonts w:cs="Arial"/>
                                <w:sz w:val="18"/>
                                <w:szCs w:val="18"/>
                              </w:rPr>
                            </w:pPr>
                            <w:r w:rsidRPr="004A5E18">
                              <w:rPr>
                                <w:rFonts w:cs="Arial"/>
                                <w:sz w:val="18"/>
                                <w:szCs w:val="18"/>
                              </w:rPr>
                              <w:t>Useful for symptom monitoring</w: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Ij42LDEzPC9zdHlsZT48L0Rpc3BsYXlUZXh0PjxyZWNvcmQ+PHJlYy1udW1iZXI+ODU0PC9yZWMt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Ij42LDEzPC9zdHlsZT48L0Rpc3BsYXlUZXh0PjxyZWNvcmQ+PHJlYy1udW1iZXI+ODU0PC9yZWMt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6,13</w:t>
                            </w:r>
                            <w:r w:rsidRPr="0082633F">
                              <w:rPr>
                                <w:rFonts w:cs="Arial"/>
                                <w:sz w:val="18"/>
                                <w:szCs w:val="18"/>
                                <w:vertAlign w:val="superscript"/>
                              </w:rPr>
                              <w:fldChar w:fldCharType="end"/>
                            </w:r>
                          </w:p>
                          <w:p w14:paraId="35555616" w14:textId="44595901" w:rsidR="00241AC4" w:rsidRPr="004A5E18" w:rsidRDefault="00241AC4" w:rsidP="004A5E18">
                            <w:pPr>
                              <w:pStyle w:val="ListParagraph"/>
                              <w:numPr>
                                <w:ilvl w:val="0"/>
                                <w:numId w:val="12"/>
                              </w:numPr>
                              <w:spacing w:before="0" w:after="0"/>
                              <w:ind w:left="634"/>
                              <w:contextualSpacing w:val="0"/>
                              <w:rPr>
                                <w:rFonts w:cs="Arial"/>
                                <w:sz w:val="18"/>
                                <w:szCs w:val="18"/>
                              </w:rPr>
                            </w:pPr>
                            <w:r w:rsidRPr="004A5E18">
                              <w:rPr>
                                <w:rFonts w:cs="Arial"/>
                                <w:sz w:val="18"/>
                                <w:szCs w:val="18"/>
                              </w:rPr>
                              <w:t>Less acceptable or useful if high patient response burden, if impedes clinic flow, or difficult to access or interpret results</w: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Ij4xMywyNDwvc3R5bGU+PC9EaXNwbGF5VGV4dD48cmVjb3JkPjxyZWMtbnVtYmVyPjg1NDwvcmVj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L3VybHM+PC9yZWNvcmQ+PC9DaXRlPjxDaXRlPjxBdXRob3I+QmFycjwvQXV0aG9yPjxZZWFyPjIw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==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Ij4xMywyNDwvc3R5bGU+PC9EaXNwbGF5VGV4dD48cmVjb3JkPjxyZWMtbnVtYmVyPjg1NDwvcmVj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L3VybHM+PC9yZWNvcmQ+PC9DaXRlPjxDaXRlPjxBdXRob3I+QmFycjwvQXV0aG9yPjxZZWFyPjIw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==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13,24</w:t>
                            </w:r>
                            <w:r w:rsidRPr="0082633F">
                              <w:rPr>
                                <w:rFonts w:cs="Arial"/>
                                <w:sz w:val="18"/>
                                <w:szCs w:val="18"/>
                                <w:vertAlign w:val="superscript"/>
                              </w:rPr>
                              <w:fldChar w:fldCharType="end"/>
                            </w:r>
                            <w:r w:rsidRPr="0082633F">
                              <w:rPr>
                                <w:rFonts w:cs="Arial"/>
                                <w:sz w:val="18"/>
                                <w:szCs w:val="18"/>
                                <w:vertAlign w:val="superscript"/>
                              </w:rPr>
                              <w:t xml:space="preserve"> </w:t>
                            </w:r>
                          </w:p>
                        </w:txbxContent>
                      </wps:txbx>
                      <wps:bodyPr rot="0" vert="horz" wrap="square" lIns="91440" tIns="45720" rIns="91440" bIns="45720" anchor="t"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BB7754" id="_x0000_s1028" style="width:470.4pt;height:117pt;visibility:visible;mso-wrap-style:square;mso-left-percent:-10001;mso-top-percent:-10001;mso-position-horizontal:absolute;mso-position-horizontal-relative:char;mso-position-vertical:absolute;mso-position-vertical-relative:line;mso-left-percent:-10001;mso-top-percent:-10001;v-text-anchor:top" arcsize="58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" fillcolor="#d9e2f3 [660]" strokecolor="#2f5496 [2404]" strokeweight="2pt">
                <v:textbox>
                  <w:txbxContent>
                    <w:p w14:paraId="4BE2CB76" w14:textId="77777777" w:rsidR="00241AC4" w:rsidRPr="004A5E18" w:rsidRDefault="00241AC4" w:rsidP="004A5E18">
                      <w:pPr>
                        <w:pBdr>
                          <w:top w:val="nil"/>
                          <w:left w:val="nil"/>
                          <w:bottom w:val="nil"/>
                          <w:right w:val="nil"/>
                          <w:between w:val="nil"/>
                        </w:pBdr>
                        <w:spacing w:before="20" w:after="20"/>
                        <w:rPr>
                          <w:rFonts w:ascii="Arial" w:eastAsia="Calibri" w:hAnsi="Arial" w:cs="Arial"/>
                          <w:b/>
                          <w:bCs/>
                          <w:i/>
                          <w:iCs/>
                          <w:sz w:val="18"/>
                          <w:szCs w:val="18"/>
                        </w:rPr>
                      </w:pPr>
                      <w:r w:rsidRPr="004A5E18">
                        <w:rPr>
                          <w:rFonts w:ascii="Arial" w:eastAsia="Calibri" w:hAnsi="Arial" w:cs="Arial"/>
                          <w:b/>
                          <w:bCs/>
                          <w:i/>
                          <w:iCs/>
                          <w:sz w:val="18"/>
                          <w:szCs w:val="18"/>
                        </w:rPr>
                        <w:t>Summary:</w:t>
                      </w:r>
                    </w:p>
                    <w:p w14:paraId="56A43EDD" w14:textId="5CBD56C1" w:rsidR="00241AC4" w:rsidRPr="004A5E18" w:rsidRDefault="00241AC4" w:rsidP="004A5E18">
                      <w:pPr>
                        <w:spacing w:before="40" w:after="20"/>
                        <w:rPr>
                          <w:rFonts w:ascii="Arial" w:hAnsi="Arial" w:cs="Arial"/>
                          <w:sz w:val="18"/>
                          <w:szCs w:val="18"/>
                          <w:u w:val="single"/>
                        </w:rPr>
                      </w:pPr>
                      <w:r w:rsidRPr="004A5E18">
                        <w:rPr>
                          <w:rFonts w:ascii="Arial" w:hAnsi="Arial" w:cs="Arial"/>
                          <w:sz w:val="18"/>
                          <w:szCs w:val="18"/>
                          <w:u w:val="single"/>
                        </w:rPr>
                        <w:t>Providers find PROs:</w:t>
                      </w:r>
                    </w:p>
                    <w:p w14:paraId="760C8BAF" w14:textId="5C8F84D7" w:rsidR="00241AC4" w:rsidRPr="004A5E18" w:rsidRDefault="00241AC4" w:rsidP="004A5E18">
                      <w:pPr>
                        <w:pStyle w:val="ListParagraph"/>
                        <w:numPr>
                          <w:ilvl w:val="0"/>
                          <w:numId w:val="12"/>
                        </w:numPr>
                        <w:spacing w:before="0" w:after="0"/>
                        <w:ind w:left="634"/>
                        <w:contextualSpacing w:val="0"/>
                        <w:rPr>
                          <w:rFonts w:cs="Arial"/>
                          <w:sz w:val="18"/>
                          <w:szCs w:val="18"/>
                        </w:rPr>
                      </w:pPr>
                      <w:r w:rsidRPr="0082633F">
                        <w:rPr>
                          <w:rFonts w:cs="Arial"/>
                          <w:sz w:val="18"/>
                          <w:szCs w:val="18"/>
                        </w:rPr>
                        <w:t>Help identify less observable or infrequently discussed symptoms or behaviors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Y3JpcHQiPjIsMywxMi0xNDwvc3R5bGU+PC9EaXNwbGF5VGV4dD48cmVjb3JkPjxyZWMtbnVtYmVy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cmNlLW51bT48L3JlY29yZD48L0NpdGU+PENpdGU+PEF1dGhvcj5TaGFybWE8L0F1dGhvcj48WWVh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Y3JpcHQiPjIsMywxMi0xNDwvc3R5bGU+PC9EaXNwbGF5VGV4dD48cmVjb3JkPjxyZWMtbnVtYmVy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2,3,12-14</w:t>
                      </w:r>
                      <w:r w:rsidRPr="0082633F">
                        <w:rPr>
                          <w:rFonts w:cs="Arial"/>
                          <w:sz w:val="18"/>
                          <w:szCs w:val="18"/>
                          <w:vertAlign w:val="superscript"/>
                        </w:rPr>
                        <w:fldChar w:fldCharType="end"/>
                      </w:r>
                      <w:r w:rsidRPr="0082633F">
                        <w:rPr>
                          <w:rFonts w:cs="Arial"/>
                          <w:sz w:val="18"/>
                          <w:szCs w:val="18"/>
                        </w:rPr>
                        <w:t xml:space="preserve"> </w:t>
                      </w:r>
                      <w:r w:rsidRPr="004A5E18">
                        <w:rPr>
                          <w:rFonts w:cs="Arial"/>
                          <w:sz w:val="18"/>
                          <w:szCs w:val="18"/>
                        </w:rPr>
                        <w:t xml:space="preserve">including psychosocial issues </w:t>
                      </w:r>
                    </w:p>
                    <w:p w14:paraId="304C46CC" w14:textId="31C964CF" w:rsidR="00241AC4" w:rsidRPr="004A5E18" w:rsidRDefault="00241AC4" w:rsidP="004A5E18">
                      <w:pPr>
                        <w:pStyle w:val="ListParagraph"/>
                        <w:numPr>
                          <w:ilvl w:val="0"/>
                          <w:numId w:val="12"/>
                        </w:numPr>
                        <w:spacing w:before="0" w:after="0"/>
                        <w:ind w:left="634"/>
                        <w:contextualSpacing w:val="0"/>
                        <w:rPr>
                          <w:rFonts w:cs="Arial"/>
                          <w:sz w:val="18"/>
                          <w:szCs w:val="18"/>
                        </w:rPr>
                      </w:pPr>
                      <w:r w:rsidRPr="004A5E18">
                        <w:rPr>
                          <w:rFonts w:cs="Arial"/>
                          <w:sz w:val="18"/>
                          <w:szCs w:val="18"/>
                        </w:rPr>
                        <w:t>Help focus the agenda of the appointment and allow the provider to focus upon issues of most importance to both parties</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Y3JpcHQiPjMsMTIsMjI8L3N0eWxlPjwvRGlzcGxheVRleHQ+PHJlY29yZD48cmVjLW51bWJlcj4x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Y3JpcHQiPjMsMTIsMjI8L3N0eWxlPjwvRGlzcGxheVRleHQ+PHJlY29yZD48cmVjLW51bWJlcj4x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3,12,22</w:t>
                      </w:r>
                      <w:r w:rsidRPr="0082633F">
                        <w:rPr>
                          <w:rFonts w:cs="Arial"/>
                          <w:sz w:val="18"/>
                          <w:szCs w:val="18"/>
                          <w:vertAlign w:val="superscript"/>
                        </w:rPr>
                        <w:fldChar w:fldCharType="end"/>
                      </w:r>
                    </w:p>
                    <w:p w14:paraId="20215958" w14:textId="63C8AC03" w:rsidR="00241AC4" w:rsidRPr="004A5E18" w:rsidRDefault="00241AC4" w:rsidP="004A5E18">
                      <w:pPr>
                        <w:pStyle w:val="ListParagraph"/>
                        <w:numPr>
                          <w:ilvl w:val="0"/>
                          <w:numId w:val="12"/>
                        </w:numPr>
                        <w:spacing w:before="0" w:after="0"/>
                        <w:ind w:left="634"/>
                        <w:contextualSpacing w:val="0"/>
                        <w:rPr>
                          <w:rFonts w:cs="Arial"/>
                          <w:sz w:val="18"/>
                          <w:szCs w:val="18"/>
                        </w:rPr>
                      </w:pPr>
                      <w:r w:rsidRPr="004A5E18">
                        <w:rPr>
                          <w:rFonts w:cs="Arial"/>
                          <w:sz w:val="18"/>
                          <w:szCs w:val="18"/>
                        </w:rPr>
                        <w:t>Useful for symptom monitoring</w: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Ij42LDEzPC9zdHlsZT48L0Rpc3BsYXlUZXh0PjxyZWNvcmQ+PHJlYy1udW1iZXI+ODU0PC9yZWMt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Ij42LDEzPC9zdHlsZT48L0Rpc3BsYXlUZXh0PjxyZWNvcmQ+PHJlYy1udW1iZXI+ODU0PC9yZWMt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6,13</w:t>
                      </w:r>
                      <w:r w:rsidRPr="0082633F">
                        <w:rPr>
                          <w:rFonts w:cs="Arial"/>
                          <w:sz w:val="18"/>
                          <w:szCs w:val="18"/>
                          <w:vertAlign w:val="superscript"/>
                        </w:rPr>
                        <w:fldChar w:fldCharType="end"/>
                      </w:r>
                    </w:p>
                    <w:p w14:paraId="35555616" w14:textId="44595901" w:rsidR="00241AC4" w:rsidRPr="004A5E18" w:rsidRDefault="00241AC4" w:rsidP="004A5E18">
                      <w:pPr>
                        <w:pStyle w:val="ListParagraph"/>
                        <w:numPr>
                          <w:ilvl w:val="0"/>
                          <w:numId w:val="12"/>
                        </w:numPr>
                        <w:spacing w:before="0" w:after="0"/>
                        <w:ind w:left="634"/>
                        <w:contextualSpacing w:val="0"/>
                        <w:rPr>
                          <w:rFonts w:cs="Arial"/>
                          <w:sz w:val="18"/>
                          <w:szCs w:val="18"/>
                        </w:rPr>
                      </w:pPr>
                      <w:r w:rsidRPr="004A5E18">
                        <w:rPr>
                          <w:rFonts w:cs="Arial"/>
                          <w:sz w:val="18"/>
                          <w:szCs w:val="18"/>
                        </w:rPr>
                        <w:t>Less acceptable or useful if high patient response burden, if impedes clinic flow, or difficult to access or interpret results</w: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Ij4xMywyNDwvc3R5bGU+PC9EaXNwbGF5VGV4dD48cmVjb3JkPjxyZWMtbnVtYmVyPjg1NDwvcmVj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L3VybHM+PC9yZWNvcmQ+PC9DaXRlPjxDaXRlPjxBdXRob3I+QmFycjwvQXV0aG9yPjxZZWFyPjIw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==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PEVuZE5vdGU+PENpdGU+PEF1dGhvcj5WZWxpa292YTwvQXV0aG9yPjxZZWFyPjIwMDQ8L1llYXI+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==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13,24</w:t>
                      </w:r>
                      <w:r w:rsidRPr="0082633F">
                        <w:rPr>
                          <w:rFonts w:cs="Arial"/>
                          <w:sz w:val="18"/>
                          <w:szCs w:val="18"/>
                          <w:vertAlign w:val="superscript"/>
                        </w:rPr>
                        <w:fldChar w:fldCharType="end"/>
                      </w:r>
                      <w:r w:rsidRPr="0082633F">
                        <w:rPr>
                          <w:rFonts w:cs="Arial"/>
                          <w:sz w:val="18"/>
                          <w:szCs w:val="18"/>
                          <w:vertAlign w:val="superscript"/>
                        </w:rPr>
                        <w:t xml:space="preserve"> </w:t>
                      </w:r>
                    </w:p>
                  </w:txbxContent>
                </v:textbox>
                <w10:anchorlock/>
              </v:roundrect>
            </w:pict>
          </mc:Fallback>
        </mc:AlternateContent>
      </w:r>
    </w:p>
    <w:p w14:paraId="6EF71D60" w14:textId="14DAD6B7" w:rsidR="00F4366C" w:rsidRPr="00634A57" w:rsidRDefault="001F7469" w:rsidP="004A5E18">
      <w:pPr>
        <w:pStyle w:val="BodyText"/>
        <w:spacing w:line="240" w:lineRule="auto"/>
        <w:rPr>
          <w:rFonts w:ascii="Arial" w:hAnsi="Arial" w:cs="Arial"/>
          <w:b/>
          <w:lang w:val="en-GB"/>
        </w:rPr>
      </w:pPr>
      <w:r w:rsidRPr="00634A57">
        <w:rPr>
          <w:rFonts w:ascii="Arial" w:hAnsi="Arial" w:cs="Arial"/>
          <w:lang w:val="en-GB"/>
        </w:rPr>
        <w:t xml:space="preserve">Providers generally reported PROs as useful to their practice, particularly in identifying symptoms and </w:t>
      </w:r>
      <w:proofErr w:type="spellStart"/>
      <w:r w:rsidRPr="00634A57">
        <w:rPr>
          <w:rFonts w:ascii="Arial" w:hAnsi="Arial" w:cs="Arial"/>
          <w:lang w:val="en-GB"/>
        </w:rPr>
        <w:t>behaviors</w:t>
      </w:r>
      <w:proofErr w:type="spellEnd"/>
      <w:r w:rsidRPr="00634A57">
        <w:rPr>
          <w:rFonts w:ascii="Arial" w:hAnsi="Arial" w:cs="Arial"/>
          <w:lang w:val="en-GB"/>
        </w:rPr>
        <w:t xml:space="preserve"> that might otherwise have been undetected, especially mental health and suicidal ideation.</w:t>
      </w:r>
      <w:r w:rsidR="009F669C">
        <w:rPr>
          <w:rFonts w:ascii="Arial" w:hAnsi="Arial" w:cs="Arial"/>
          <w:lang w:val="en-GB"/>
        </w:rPr>
        <w:t xml:space="preserve"> </w:t>
      </w:r>
      <w:r w:rsidRPr="00634A57">
        <w:rPr>
          <w:rFonts w:ascii="Arial" w:hAnsi="Arial" w:cs="Arial"/>
          <w:lang w:val="en-GB"/>
        </w:rPr>
        <w:t xml:space="preserve">However, providers noted that adoption of PROs in practice was dependent on minimal disruption to clinic flow, technological capacity, and manageable patient response burden. </w:t>
      </w:r>
    </w:p>
    <w:p w14:paraId="192EDBAC" w14:textId="77777777" w:rsidR="006E41B4" w:rsidRPr="009F669C" w:rsidRDefault="006E41B4"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37" w:name="_Toc49863476"/>
      <w:r w:rsidRPr="009F669C">
        <w:rPr>
          <w:rFonts w:ascii="Arial" w:eastAsiaTheme="majorEastAsia" w:hAnsi="Arial" w:cs="Times New Roman (Headings CS)"/>
          <w:b/>
          <w:bCs/>
          <w:color w:val="4472C4" w:themeColor="accent1"/>
          <w:sz w:val="28"/>
          <w:szCs w:val="26"/>
        </w:rPr>
        <w:t xml:space="preserve">Evidence </w:t>
      </w:r>
      <w:r w:rsidR="007127E2" w:rsidRPr="009F669C">
        <w:rPr>
          <w:rFonts w:ascii="Arial" w:eastAsiaTheme="majorEastAsia" w:hAnsi="Arial" w:cs="Times New Roman (Headings CS)"/>
          <w:b/>
          <w:bCs/>
          <w:color w:val="4472C4" w:themeColor="accent1"/>
          <w:sz w:val="28"/>
          <w:szCs w:val="26"/>
        </w:rPr>
        <w:t xml:space="preserve">from </w:t>
      </w:r>
      <w:r w:rsidRPr="009F669C">
        <w:rPr>
          <w:rFonts w:ascii="Arial" w:eastAsiaTheme="majorEastAsia" w:hAnsi="Arial" w:cs="Times New Roman (Headings CS)"/>
          <w:b/>
          <w:bCs/>
          <w:color w:val="4472C4" w:themeColor="accent1"/>
          <w:sz w:val="28"/>
          <w:szCs w:val="26"/>
        </w:rPr>
        <w:t>HIV Care</w:t>
      </w:r>
      <w:bookmarkEnd w:id="437"/>
    </w:p>
    <w:p w14:paraId="393B6520" w14:textId="65AA118E" w:rsidR="00FB14AB" w:rsidRPr="00634A57" w:rsidRDefault="00FB14AB" w:rsidP="004A5E18">
      <w:pPr>
        <w:pStyle w:val="BodyText"/>
        <w:spacing w:line="240" w:lineRule="auto"/>
        <w:rPr>
          <w:rFonts w:ascii="Arial" w:hAnsi="Arial" w:cs="Arial"/>
          <w:lang w:val="en-GB"/>
        </w:rPr>
      </w:pPr>
      <w:r w:rsidRPr="00634A57">
        <w:rPr>
          <w:rFonts w:ascii="Arial" w:hAnsi="Arial" w:cs="Arial"/>
          <w:b/>
          <w:lang w:val="en-GB"/>
        </w:rPr>
        <w:t>Fredericksen et al. (2016)</w:t>
      </w:r>
      <w:r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 </w:instrText>
      </w:r>
      <w:r w:rsidR="000D2A37"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EN.CITE.DATA </w:instrText>
      </w:r>
      <w:r w:rsidR="000D2A37" w:rsidRPr="00634A57">
        <w:rPr>
          <w:rFonts w:ascii="Arial" w:hAnsi="Arial" w:cs="Arial"/>
          <w:b/>
          <w:lang w:val="en-GB"/>
        </w:rPr>
      </w:r>
      <w:r w:rsidR="000D2A37"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0D2A37" w:rsidRPr="00634A57">
        <w:rPr>
          <w:rFonts w:ascii="Arial" w:hAnsi="Arial" w:cs="Arial"/>
          <w:b/>
          <w:noProof/>
          <w:vertAlign w:val="superscript"/>
          <w:lang w:val="en-GB"/>
        </w:rPr>
        <w:t>12</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w:t>
      </w:r>
      <w:r w:rsidR="00C56C2A" w:rsidRPr="00634A57">
        <w:rPr>
          <w:rFonts w:ascii="Arial" w:hAnsi="Arial" w:cs="Arial"/>
          <w:lang w:val="en-GB"/>
        </w:rPr>
        <w:t xml:space="preserve">As described in </w:t>
      </w:r>
      <w:proofErr w:type="spellStart"/>
      <w:r w:rsidR="00C56C2A" w:rsidRPr="00634A57">
        <w:rPr>
          <w:rFonts w:ascii="Arial" w:hAnsi="Arial" w:cs="Arial"/>
          <w:lang w:val="en-GB"/>
        </w:rPr>
        <w:t>Chaper</w:t>
      </w:r>
      <w:proofErr w:type="spellEnd"/>
      <w:r w:rsidR="00C56C2A" w:rsidRPr="00634A57">
        <w:rPr>
          <w:rFonts w:ascii="Arial" w:hAnsi="Arial" w:cs="Arial"/>
          <w:lang w:val="en-GB"/>
        </w:rPr>
        <w:t xml:space="preserve"> II, </w:t>
      </w:r>
      <w:r w:rsidRPr="00634A57">
        <w:rPr>
          <w:rFonts w:ascii="Arial" w:hAnsi="Arial" w:cs="Arial"/>
          <w:lang w:val="en-GB"/>
        </w:rPr>
        <w:t xml:space="preserve">27 </w:t>
      </w:r>
      <w:r w:rsidR="00C56C2A" w:rsidRPr="00634A57">
        <w:rPr>
          <w:rFonts w:ascii="Arial" w:hAnsi="Arial" w:cs="Arial"/>
          <w:lang w:val="en-GB"/>
        </w:rPr>
        <w:t>p</w:t>
      </w:r>
      <w:r w:rsidRPr="00634A57">
        <w:rPr>
          <w:rFonts w:ascii="Arial" w:hAnsi="Arial" w:cs="Arial"/>
          <w:lang w:val="en-GB"/>
        </w:rPr>
        <w:t>roviders were interviewed from four geographically diverse HIV and community health clinics that have integrated PROs into routine care</w:t>
      </w:r>
      <w:r w:rsidR="00C56C2A" w:rsidRPr="00634A57">
        <w:rPr>
          <w:rFonts w:ascii="Arial" w:hAnsi="Arial" w:cs="Arial"/>
          <w:lang w:val="en-GB"/>
        </w:rPr>
        <w:t xml:space="preserve"> </w:t>
      </w:r>
      <w:r w:rsidRPr="00634A57">
        <w:rPr>
          <w:rFonts w:ascii="Arial" w:hAnsi="Arial" w:cs="Arial"/>
          <w:lang w:val="en-GB"/>
        </w:rPr>
        <w:t xml:space="preserve">to better understand provider views on PRO implementation at their clinic. </w:t>
      </w:r>
      <w:r w:rsidRPr="00634A57">
        <w:rPr>
          <w:rFonts w:ascii="Arial" w:hAnsi="Arial" w:cs="Arial"/>
          <w:b/>
          <w:lang w:val="en-GB"/>
        </w:rPr>
        <w:t xml:space="preserve">Perceived benefits included the ability of PROs to identify less-observable </w:t>
      </w:r>
      <w:proofErr w:type="spellStart"/>
      <w:r w:rsidRPr="00634A57">
        <w:rPr>
          <w:rFonts w:ascii="Arial" w:hAnsi="Arial" w:cs="Arial"/>
          <w:b/>
          <w:lang w:val="en-GB"/>
        </w:rPr>
        <w:t>behaviors</w:t>
      </w:r>
      <w:proofErr w:type="spellEnd"/>
      <w:r w:rsidRPr="00634A57">
        <w:rPr>
          <w:rFonts w:ascii="Arial" w:hAnsi="Arial" w:cs="Arial"/>
          <w:b/>
          <w:lang w:val="en-GB"/>
        </w:rPr>
        <w:t xml:space="preserve"> and conditions, especially suicidal ideation, depression, and substance use; usefulness in agenda setting at the beginning of a visit; and reduction of social desirability bias in patient-provider communication.</w:t>
      </w:r>
      <w:r w:rsidRPr="00634A57">
        <w:rPr>
          <w:rFonts w:ascii="Arial" w:hAnsi="Arial" w:cs="Arial"/>
        </w:rPr>
        <w:t xml:space="preserve"> </w:t>
      </w:r>
    </w:p>
    <w:p w14:paraId="2EBADB96" w14:textId="77777777" w:rsidR="00206F6D" w:rsidRPr="009F669C" w:rsidRDefault="00206F6D"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38" w:name="_Toc49863477"/>
      <w:r w:rsidRPr="009F669C">
        <w:rPr>
          <w:rFonts w:ascii="Arial" w:eastAsiaTheme="majorEastAsia" w:hAnsi="Arial" w:cs="Times New Roman (Headings CS)"/>
          <w:b/>
          <w:bCs/>
          <w:color w:val="4472C4" w:themeColor="accent1"/>
          <w:sz w:val="28"/>
          <w:szCs w:val="26"/>
        </w:rPr>
        <w:t xml:space="preserve">Evidence </w:t>
      </w:r>
      <w:r w:rsidR="007127E2" w:rsidRPr="009F669C">
        <w:rPr>
          <w:rFonts w:ascii="Arial" w:eastAsiaTheme="majorEastAsia" w:hAnsi="Arial" w:cs="Times New Roman (Headings CS)"/>
          <w:b/>
          <w:bCs/>
          <w:color w:val="4472C4" w:themeColor="accent1"/>
          <w:sz w:val="28"/>
          <w:szCs w:val="26"/>
        </w:rPr>
        <w:t xml:space="preserve">from </w:t>
      </w:r>
      <w:r w:rsidR="002C4371" w:rsidRPr="009F669C">
        <w:rPr>
          <w:rFonts w:ascii="Arial" w:eastAsiaTheme="majorEastAsia" w:hAnsi="Arial" w:cs="Times New Roman (Headings CS)"/>
          <w:b/>
          <w:bCs/>
          <w:color w:val="4472C4" w:themeColor="accent1"/>
          <w:sz w:val="28"/>
          <w:szCs w:val="26"/>
        </w:rPr>
        <w:t>Other Disease Areas</w:t>
      </w:r>
      <w:bookmarkEnd w:id="438"/>
    </w:p>
    <w:p w14:paraId="7B225E43" w14:textId="172A41A6" w:rsidR="009D57FC" w:rsidRPr="00634A57" w:rsidRDefault="009D57FC" w:rsidP="004A5E18">
      <w:pPr>
        <w:pStyle w:val="BodyText"/>
        <w:spacing w:line="240" w:lineRule="auto"/>
        <w:rPr>
          <w:rFonts w:ascii="Arial" w:hAnsi="Arial" w:cs="Arial"/>
          <w:b/>
          <w:lang w:val="en-GB"/>
        </w:rPr>
      </w:pPr>
      <w:r w:rsidRPr="00634A57">
        <w:rPr>
          <w:rFonts w:ascii="Arial" w:hAnsi="Arial" w:cs="Arial"/>
          <w:b/>
          <w:lang w:val="en-GB"/>
        </w:rPr>
        <w:t>Mark</w:t>
      </w:r>
      <w:r w:rsidR="00A73626" w:rsidRPr="00634A57">
        <w:rPr>
          <w:rFonts w:ascii="Arial" w:hAnsi="Arial" w:cs="Arial"/>
          <w:b/>
          <w:lang w:val="en-GB"/>
        </w:rPr>
        <w:t xml:space="preserve"> et al. </w:t>
      </w:r>
      <w:r w:rsidRPr="00634A57">
        <w:rPr>
          <w:rFonts w:ascii="Arial" w:hAnsi="Arial" w:cs="Arial"/>
          <w:b/>
          <w:lang w:val="en-GB"/>
        </w:rPr>
        <w:t xml:space="preserve">(2008a) </w:t>
      </w:r>
      <w:r w:rsidR="001913FF" w:rsidRPr="00634A57">
        <w:rPr>
          <w:rFonts w:ascii="Arial" w:hAnsi="Arial" w:cs="Arial"/>
          <w:b/>
          <w:lang w:val="en-GB"/>
        </w:rPr>
        <w:t>and</w:t>
      </w:r>
      <w:r w:rsidRPr="00634A57">
        <w:rPr>
          <w:rFonts w:ascii="Arial" w:hAnsi="Arial" w:cs="Arial"/>
          <w:b/>
          <w:lang w:val="en-GB"/>
        </w:rPr>
        <w:t xml:space="preserve"> Mark </w:t>
      </w:r>
      <w:r w:rsidR="006554B7" w:rsidRPr="00634A57">
        <w:rPr>
          <w:rFonts w:ascii="Arial" w:hAnsi="Arial" w:cs="Arial"/>
          <w:b/>
          <w:lang w:val="en-GB"/>
        </w:rPr>
        <w:t>et al</w:t>
      </w:r>
      <w:r w:rsidR="001913FF" w:rsidRPr="00634A57">
        <w:rPr>
          <w:rFonts w:ascii="Arial" w:hAnsi="Arial" w:cs="Arial"/>
          <w:b/>
          <w:lang w:val="en-GB"/>
        </w:rPr>
        <w:t xml:space="preserve"> </w:t>
      </w:r>
      <w:r w:rsidRPr="00634A57">
        <w:rPr>
          <w:rFonts w:ascii="Arial" w:hAnsi="Arial" w:cs="Arial"/>
          <w:b/>
          <w:lang w:val="en-GB"/>
        </w:rPr>
        <w:t>(2008</w:t>
      </w:r>
      <w:r w:rsidR="005C6A4D" w:rsidRPr="00634A57">
        <w:rPr>
          <w:rFonts w:ascii="Arial" w:hAnsi="Arial" w:cs="Arial"/>
          <w:b/>
          <w:lang w:val="en-GB"/>
        </w:rPr>
        <w:t>b</w:t>
      </w:r>
      <w:r w:rsidR="001913FF" w:rsidRPr="00634A57">
        <w:rPr>
          <w:rFonts w:ascii="Arial" w:hAnsi="Arial" w:cs="Arial"/>
          <w:b/>
          <w:lang w:val="en-GB"/>
        </w:rPr>
        <w:t>)</w:t>
      </w:r>
      <w:r w:rsidR="00CA14D1" w:rsidRPr="00634A57">
        <w:rPr>
          <w:rFonts w:ascii="Arial" w:hAnsi="Arial" w:cs="Arial"/>
          <w:b/>
          <w:lang w:val="en-GB"/>
        </w:rPr>
        <w:fldChar w:fldCharType="begin">
          <w:fldData xml:space="preserve">PEVuZE5vdGU+PENpdGU+PEF1dGhvcj5NYXJrPC9BdXRob3I+PFllYXI+MjAwODwvWWVhcj48UmVj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</w:fldData>
        </w:fldChar>
      </w:r>
      <w:r w:rsidR="00C90B56" w:rsidRPr="00634A57">
        <w:rPr>
          <w:rFonts w:ascii="Arial" w:hAnsi="Arial" w:cs="Arial"/>
          <w:b/>
          <w:lang w:val="en-GB"/>
        </w:rPr>
        <w:instrText xml:space="preserve"> ADDIN EN.CITE </w:instrText>
      </w:r>
      <w:r w:rsidR="00C90B56" w:rsidRPr="00634A57">
        <w:rPr>
          <w:rFonts w:ascii="Arial" w:hAnsi="Arial" w:cs="Arial"/>
          <w:b/>
          <w:lang w:val="en-GB"/>
        </w:rPr>
        <w:fldChar w:fldCharType="begin">
          <w:fldData xml:space="preserve">PEVuZE5vdGU+PENpdGU+PEF1dGhvcj5NYXJrPC9BdXRob3I+PFllYXI+MjAwODwvWWVhcj48UmVj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</w:fldData>
        </w:fldChar>
      </w:r>
      <w:r w:rsidR="00C90B56" w:rsidRPr="00634A57">
        <w:rPr>
          <w:rFonts w:ascii="Arial" w:hAnsi="Arial" w:cs="Arial"/>
          <w:b/>
          <w:lang w:val="en-GB"/>
        </w:rPr>
        <w:instrText xml:space="preserve"> ADDIN EN.CITE.DATA </w:instrText>
      </w:r>
      <w:r w:rsidR="00C90B56" w:rsidRPr="00634A57">
        <w:rPr>
          <w:rFonts w:ascii="Arial" w:hAnsi="Arial" w:cs="Arial"/>
          <w:b/>
          <w:lang w:val="en-GB"/>
        </w:rPr>
      </w:r>
      <w:r w:rsidR="00C90B56" w:rsidRPr="00634A57">
        <w:rPr>
          <w:rFonts w:ascii="Arial" w:hAnsi="Arial" w:cs="Arial"/>
          <w:b/>
          <w:lang w:val="en-GB"/>
        </w:rPr>
        <w:fldChar w:fldCharType="end"/>
      </w:r>
      <w:r w:rsidR="00CA14D1" w:rsidRPr="00634A57">
        <w:rPr>
          <w:rFonts w:ascii="Arial" w:hAnsi="Arial" w:cs="Arial"/>
          <w:b/>
          <w:lang w:val="en-GB"/>
        </w:rPr>
      </w:r>
      <w:r w:rsidR="00CA14D1" w:rsidRPr="00634A57">
        <w:rPr>
          <w:rFonts w:ascii="Arial" w:hAnsi="Arial" w:cs="Arial"/>
          <w:b/>
          <w:lang w:val="en-GB"/>
        </w:rPr>
        <w:fldChar w:fldCharType="separate"/>
      </w:r>
      <w:r w:rsidR="00C90B56" w:rsidRPr="00634A57">
        <w:rPr>
          <w:rFonts w:ascii="Arial" w:hAnsi="Arial" w:cs="Arial"/>
          <w:b/>
          <w:noProof/>
          <w:vertAlign w:val="superscript"/>
          <w:lang w:val="en-GB"/>
        </w:rPr>
        <w:t>3,4</w:t>
      </w:r>
      <w:r w:rsidR="00CA14D1" w:rsidRPr="00634A57">
        <w:rPr>
          <w:rFonts w:ascii="Arial" w:hAnsi="Arial" w:cs="Arial"/>
          <w:b/>
          <w:lang w:val="en-GB"/>
        </w:rPr>
        <w:fldChar w:fldCharType="end"/>
      </w:r>
      <w:r w:rsidR="007127E2" w:rsidRPr="00634A57">
        <w:rPr>
          <w:rFonts w:ascii="Arial" w:hAnsi="Arial" w:cs="Arial"/>
          <w:b/>
          <w:lang w:val="en-GB"/>
        </w:rPr>
        <w:t>:</w:t>
      </w:r>
      <w:r w:rsidRPr="00634A57">
        <w:rPr>
          <w:rFonts w:ascii="Arial" w:hAnsi="Arial" w:cs="Arial"/>
          <w:lang w:val="en-GB"/>
        </w:rPr>
        <w:t xml:space="preserve"> Quantitative and qualitative approaches were used to evaluate p</w:t>
      </w:r>
      <w:r w:rsidR="000E6241" w:rsidRPr="00634A57">
        <w:rPr>
          <w:rFonts w:ascii="Arial" w:hAnsi="Arial" w:cs="Arial"/>
          <w:lang w:val="en-GB"/>
        </w:rPr>
        <w:t>roviders</w:t>
      </w:r>
      <w:r w:rsidRPr="00634A57">
        <w:rPr>
          <w:rFonts w:ascii="Arial" w:hAnsi="Arial" w:cs="Arial"/>
          <w:lang w:val="en-GB"/>
        </w:rPr>
        <w:t xml:space="preserve">’ impressions of the </w:t>
      </w:r>
      <w:r w:rsidR="006B3CA5" w:rsidRPr="00634A57">
        <w:rPr>
          <w:rFonts w:ascii="Arial" w:hAnsi="Arial" w:cs="Arial"/>
          <w:lang w:val="en-GB"/>
        </w:rPr>
        <w:t xml:space="preserve">PACE </w:t>
      </w:r>
      <w:r w:rsidRPr="00634A57">
        <w:rPr>
          <w:rFonts w:ascii="Arial" w:hAnsi="Arial" w:cs="Arial"/>
          <w:lang w:val="en-GB"/>
        </w:rPr>
        <w:t xml:space="preserve">system. </w:t>
      </w:r>
      <w:r w:rsidRPr="00634A57">
        <w:rPr>
          <w:rFonts w:ascii="Arial" w:hAnsi="Arial" w:cs="Arial"/>
          <w:b/>
          <w:lang w:val="en-GB"/>
        </w:rPr>
        <w:t>Over 60% of the providers rated the system as high value with regards to patient problem identification, focusing patient interviews, tracking changes in patient symptoms and providing documentation. Providers noted that the time they spent discussing symptoms was increased while the time spent on unimportant symptoms was decreased.</w:t>
      </w:r>
    </w:p>
    <w:p w14:paraId="7ED5945C" w14:textId="062C1D52" w:rsidR="00FB14AB" w:rsidRPr="00634A57" w:rsidRDefault="00FB14AB" w:rsidP="004A5E18">
      <w:pPr>
        <w:pStyle w:val="BodyText"/>
        <w:spacing w:line="240" w:lineRule="auto"/>
        <w:rPr>
          <w:rFonts w:ascii="Arial" w:hAnsi="Arial" w:cs="Arial"/>
          <w:b/>
          <w:lang w:val="en-GB"/>
        </w:rPr>
      </w:pPr>
      <w:r w:rsidRPr="00634A57">
        <w:rPr>
          <w:rFonts w:ascii="Arial" w:hAnsi="Arial" w:cs="Arial"/>
          <w:b/>
          <w:lang w:val="en-GB"/>
        </w:rPr>
        <w:t>Barr et al</w:t>
      </w:r>
      <w:r w:rsidR="00162537" w:rsidRPr="00634A57">
        <w:rPr>
          <w:rFonts w:ascii="Arial" w:hAnsi="Arial" w:cs="Arial"/>
          <w:b/>
          <w:lang w:val="en-GB"/>
        </w:rPr>
        <w:t>.</w:t>
      </w:r>
      <w:r w:rsidRPr="00634A57">
        <w:rPr>
          <w:rFonts w:ascii="Arial" w:hAnsi="Arial" w:cs="Arial"/>
          <w:b/>
          <w:lang w:val="en-GB"/>
        </w:rPr>
        <w:t xml:space="preserve"> (2020)</w:t>
      </w:r>
      <w:r w:rsidRPr="00634A57">
        <w:rPr>
          <w:rFonts w:ascii="Arial" w:hAnsi="Arial" w:cs="Arial"/>
          <w:b/>
          <w:lang w:val="en-GB"/>
        </w:rPr>
        <w:fldChar w:fldCharType="begin">
          <w:fldData xml:space="preserve">PEVuZE5vdGU+PENpdGU+PEF1dGhvcj5CYXJyPC9BdXRob3I+PFllYXI+MjAyMDwvWWVhcj48UmVj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</w:fldData>
        </w:fldChar>
      </w:r>
      <w:r w:rsidR="00A8178C" w:rsidRPr="00634A57">
        <w:rPr>
          <w:rFonts w:ascii="Arial" w:hAnsi="Arial" w:cs="Arial"/>
          <w:b/>
          <w:lang w:val="en-GB"/>
        </w:rPr>
        <w:instrText xml:space="preserve"> ADDIN EN.CITE </w:instrText>
      </w:r>
      <w:r w:rsidR="00A8178C" w:rsidRPr="00634A57">
        <w:rPr>
          <w:rFonts w:ascii="Arial" w:hAnsi="Arial" w:cs="Arial"/>
          <w:b/>
          <w:lang w:val="en-GB"/>
        </w:rPr>
        <w:fldChar w:fldCharType="begin">
          <w:fldData xml:space="preserve">PEVuZE5vdGU+PENpdGU+PEF1dGhvcj5CYXJyPC9BdXRob3I+PFllYXI+MjAyMDwvWWVhcj48UmVj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</w:fldData>
        </w:fldChar>
      </w:r>
      <w:r w:rsidR="00A8178C" w:rsidRPr="00634A57">
        <w:rPr>
          <w:rFonts w:ascii="Arial" w:hAnsi="Arial" w:cs="Arial"/>
          <w:b/>
          <w:lang w:val="en-GB"/>
        </w:rPr>
        <w:instrText xml:space="preserve"> ADDIN EN.CITE.DATA </w:instrText>
      </w:r>
      <w:r w:rsidR="00A8178C" w:rsidRPr="00634A57">
        <w:rPr>
          <w:rFonts w:ascii="Arial" w:hAnsi="Arial" w:cs="Arial"/>
          <w:b/>
          <w:lang w:val="en-GB"/>
        </w:rPr>
      </w:r>
      <w:r w:rsidR="00A8178C"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A8178C" w:rsidRPr="00634A57">
        <w:rPr>
          <w:rFonts w:ascii="Arial" w:hAnsi="Arial" w:cs="Arial"/>
          <w:b/>
          <w:noProof/>
          <w:vertAlign w:val="superscript"/>
          <w:lang w:val="en-GB"/>
        </w:rPr>
        <w:t>24</w:t>
      </w:r>
      <w:r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lang w:val="en-GB"/>
        </w:rPr>
        <w:t xml:space="preserve">In this study of older adults </w:t>
      </w:r>
      <w:r w:rsidR="007A47C7" w:rsidRPr="00634A57">
        <w:rPr>
          <w:rFonts w:ascii="Arial" w:hAnsi="Arial" w:cs="Arial"/>
          <w:lang w:val="en-GB"/>
        </w:rPr>
        <w:t>from</w:t>
      </w:r>
      <w:r w:rsidRPr="00634A57">
        <w:rPr>
          <w:rFonts w:ascii="Arial" w:hAnsi="Arial" w:cs="Arial"/>
          <w:lang w:val="en-GB"/>
        </w:rPr>
        <w:t xml:space="preserve"> 14 primary care clinics, patients (n=505) completed a 46-item health risk assessment</w:t>
      </w:r>
      <w:r w:rsidR="007A47C7" w:rsidRPr="00634A57">
        <w:rPr>
          <w:rFonts w:ascii="Arial" w:hAnsi="Arial" w:cs="Arial"/>
          <w:lang w:val="en-GB"/>
        </w:rPr>
        <w:t xml:space="preserve">. </w:t>
      </w:r>
      <w:r w:rsidR="007A47C7" w:rsidRPr="00634A57">
        <w:rPr>
          <w:rFonts w:ascii="Arial" w:hAnsi="Arial" w:cs="Arial"/>
          <w:b/>
          <w:lang w:val="en-GB"/>
        </w:rPr>
        <w:t>However,</w:t>
      </w:r>
      <w:r w:rsidRPr="00634A57">
        <w:rPr>
          <w:rFonts w:ascii="Arial" w:hAnsi="Arial" w:cs="Arial"/>
          <w:b/>
          <w:lang w:val="en-GB"/>
        </w:rPr>
        <w:t xml:space="preserve"> the information was only documented by </w:t>
      </w:r>
      <w:r w:rsidR="007A47C7" w:rsidRPr="00634A57">
        <w:rPr>
          <w:rFonts w:ascii="Arial" w:hAnsi="Arial" w:cs="Arial"/>
          <w:b/>
          <w:lang w:val="en-GB"/>
        </w:rPr>
        <w:t xml:space="preserve">providers </w:t>
      </w:r>
      <w:r w:rsidRPr="00634A57">
        <w:rPr>
          <w:rFonts w:ascii="Arial" w:hAnsi="Arial" w:cs="Arial"/>
          <w:b/>
          <w:lang w:val="en-GB"/>
        </w:rPr>
        <w:t xml:space="preserve">3-14% of the time. According to physicians interviewed (n=16), reasons for this included </w:t>
      </w:r>
      <w:r w:rsidR="00B86896" w:rsidRPr="00634A57">
        <w:rPr>
          <w:rFonts w:ascii="Arial" w:hAnsi="Arial" w:cs="Arial"/>
          <w:b/>
          <w:lang w:val="en-GB"/>
        </w:rPr>
        <w:t>“</w:t>
      </w:r>
      <w:r w:rsidRPr="00634A57">
        <w:rPr>
          <w:rFonts w:ascii="Arial" w:hAnsi="Arial" w:cs="Arial"/>
          <w:b/>
          <w:lang w:val="en-GB"/>
        </w:rPr>
        <w:t xml:space="preserve">poor access to data, high quantity of data, interruption to workflow, and lack of training on </w:t>
      </w:r>
      <w:proofErr w:type="spellStart"/>
      <w:r w:rsidRPr="00634A57">
        <w:rPr>
          <w:rFonts w:ascii="Arial" w:hAnsi="Arial" w:cs="Arial"/>
          <w:b/>
          <w:lang w:val="en-GB"/>
        </w:rPr>
        <w:t>PROs.</w:t>
      </w:r>
      <w:proofErr w:type="spellEnd"/>
      <w:r w:rsidR="00B86896" w:rsidRPr="00634A57">
        <w:rPr>
          <w:rFonts w:ascii="Arial" w:hAnsi="Arial" w:cs="Arial"/>
          <w:b/>
          <w:lang w:val="en-GB"/>
        </w:rPr>
        <w:t>”</w:t>
      </w:r>
      <w:r w:rsidR="007A47C7" w:rsidRPr="00634A57">
        <w:rPr>
          <w:rFonts w:ascii="Arial" w:hAnsi="Arial" w:cs="Arial"/>
          <w:b/>
          <w:lang w:val="en-GB"/>
        </w:rPr>
        <w:t xml:space="preserve"> </w:t>
      </w:r>
      <w:r w:rsidR="007A47C7" w:rsidRPr="00634A57">
        <w:rPr>
          <w:rFonts w:ascii="Arial" w:hAnsi="Arial" w:cs="Arial"/>
          <w:bCs/>
          <w:lang w:val="en-GB"/>
        </w:rPr>
        <w:t xml:space="preserve">This study highlights the importance of </w:t>
      </w:r>
      <w:r w:rsidR="00B86896" w:rsidRPr="00634A57">
        <w:rPr>
          <w:rFonts w:ascii="Arial" w:hAnsi="Arial" w:cs="Arial"/>
          <w:bCs/>
          <w:lang w:val="en-GB"/>
        </w:rPr>
        <w:t xml:space="preserve">availing </w:t>
      </w:r>
      <w:r w:rsidR="007A47C7" w:rsidRPr="00634A57">
        <w:rPr>
          <w:rFonts w:ascii="Arial" w:hAnsi="Arial" w:cs="Arial"/>
          <w:bCs/>
          <w:lang w:val="en-GB"/>
        </w:rPr>
        <w:t>providers PRO results in a manner that is very user friendly and easy to use.</w:t>
      </w:r>
      <w:r w:rsidR="009F669C">
        <w:rPr>
          <w:rFonts w:ascii="Arial" w:hAnsi="Arial" w:cs="Arial"/>
          <w:bCs/>
          <w:lang w:val="en-GB"/>
        </w:rPr>
        <w:t xml:space="preserve"> </w:t>
      </w:r>
    </w:p>
    <w:p w14:paraId="2B28A392" w14:textId="23856831" w:rsidR="00FB14AB" w:rsidRPr="00634A57" w:rsidRDefault="00FB14AB" w:rsidP="004A5E18">
      <w:pPr>
        <w:pStyle w:val="BodyText"/>
        <w:spacing w:line="240" w:lineRule="auto"/>
        <w:rPr>
          <w:rFonts w:ascii="Arial" w:hAnsi="Arial" w:cs="Arial"/>
          <w:lang w:val="en-GB"/>
        </w:rPr>
      </w:pPr>
      <w:proofErr w:type="spellStart"/>
      <w:r w:rsidRPr="00634A57">
        <w:rPr>
          <w:rFonts w:ascii="Arial" w:hAnsi="Arial" w:cs="Arial"/>
          <w:b/>
          <w:lang w:val="en-GB"/>
        </w:rPr>
        <w:t>Basch</w:t>
      </w:r>
      <w:proofErr w:type="spellEnd"/>
      <w:r w:rsidRPr="00634A57">
        <w:rPr>
          <w:rFonts w:ascii="Arial" w:hAnsi="Arial" w:cs="Arial"/>
          <w:b/>
          <w:lang w:val="en-GB"/>
        </w:rPr>
        <w:t xml:space="preserve"> et al. (2007)</w:t>
      </w:r>
      <w:r w:rsidRPr="00634A57">
        <w:rPr>
          <w:rFonts w:ascii="Arial" w:hAnsi="Arial" w:cs="Arial"/>
          <w:b/>
          <w:lang w:val="en-GB"/>
        </w:rPr>
        <w:fldChar w:fldCharType="begin">
          <w:fldData xml:space="preserve">PEVuZE5vdGU+PENpdGU+PEF1dGhvcj5CYXNjaDwvQXV0aG9yPjxZZWFyPjIwMDc8L1llYXI+PFJl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PEVuZE5vdGU+PENpdGU+PEF1dGhvcj5CYXNjaDwvQXV0aG9yPjxZZWFyPjIwMDc8L1llYXI+PFJl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C90B56" w:rsidRPr="00634A57">
        <w:rPr>
          <w:rFonts w:ascii="Arial" w:hAnsi="Arial" w:cs="Arial"/>
          <w:b/>
          <w:noProof/>
          <w:vertAlign w:val="superscript"/>
          <w:lang w:val="en-GB"/>
        </w:rPr>
        <w:t>6</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Providers receiving results of the PRO version of Common Terminology Criteria for Adverse Events (CTCAE) were asked about its usefulness in clinical decision making.</w:t>
      </w:r>
      <w:r w:rsidR="009F669C">
        <w:rPr>
          <w:rFonts w:ascii="Arial" w:hAnsi="Arial" w:cs="Arial"/>
          <w:lang w:val="en-GB"/>
        </w:rPr>
        <w:t xml:space="preserve"> </w:t>
      </w:r>
      <w:r w:rsidRPr="00634A57">
        <w:rPr>
          <w:rFonts w:ascii="Arial" w:hAnsi="Arial" w:cs="Arial"/>
          <w:b/>
          <w:lang w:val="en-GB"/>
        </w:rPr>
        <w:t>The majority of providers (89%) discussed reports with their patients and felt the system was useful for toxicity monitoring while 78% felt reports accurately represented the true clinical status of the patient</w:t>
      </w:r>
      <w:r w:rsidRPr="00634A57">
        <w:rPr>
          <w:rFonts w:ascii="Arial" w:hAnsi="Arial" w:cs="Arial"/>
          <w:lang w:val="en-GB"/>
        </w:rPr>
        <w:t xml:space="preserve">. The authors conclude that the studies conducted </w:t>
      </w:r>
      <w:r w:rsidRPr="00634A57">
        <w:rPr>
          <w:rFonts w:ascii="Arial" w:hAnsi="Arial" w:cs="Arial"/>
          <w:lang w:val="en-GB"/>
        </w:rPr>
        <w:lastRenderedPageBreak/>
        <w:t>suggest provider acceptance, and willingness of staff to base management decisions on patient-reported information.</w:t>
      </w:r>
    </w:p>
    <w:p w14:paraId="70871916" w14:textId="6EF7D58F" w:rsidR="00E42A73" w:rsidRPr="00634A57" w:rsidRDefault="009D57FC" w:rsidP="004A5E18">
      <w:pPr>
        <w:pStyle w:val="BodyText"/>
        <w:spacing w:line="240" w:lineRule="auto"/>
        <w:rPr>
          <w:rFonts w:ascii="Arial" w:hAnsi="Arial" w:cs="Arial"/>
          <w:lang w:val="en-GB"/>
        </w:rPr>
      </w:pPr>
      <w:proofErr w:type="spellStart"/>
      <w:r w:rsidRPr="00634A57">
        <w:rPr>
          <w:rFonts w:ascii="Arial" w:hAnsi="Arial" w:cs="Arial"/>
          <w:b/>
          <w:lang w:val="en-GB"/>
        </w:rPr>
        <w:t>Velikova</w:t>
      </w:r>
      <w:proofErr w:type="spellEnd"/>
      <w:r w:rsidR="00A73626" w:rsidRPr="00634A57">
        <w:rPr>
          <w:rFonts w:ascii="Arial" w:hAnsi="Arial" w:cs="Arial"/>
          <w:b/>
          <w:lang w:val="en-GB"/>
        </w:rPr>
        <w:t xml:space="preserve"> et al.</w:t>
      </w:r>
      <w:r w:rsidR="00711266" w:rsidRPr="00634A57">
        <w:rPr>
          <w:rFonts w:ascii="Arial" w:hAnsi="Arial" w:cs="Arial"/>
          <w:b/>
          <w:lang w:val="en-GB"/>
        </w:rPr>
        <w:t xml:space="preserve"> </w:t>
      </w:r>
      <w:r w:rsidRPr="00634A57">
        <w:rPr>
          <w:rFonts w:ascii="Arial" w:hAnsi="Arial" w:cs="Arial"/>
          <w:b/>
          <w:lang w:val="en-GB"/>
        </w:rPr>
        <w:t>(2004)</w:t>
      </w:r>
      <w:r w:rsidR="00CA14D1" w:rsidRPr="00634A57">
        <w:rPr>
          <w:rFonts w:ascii="Arial" w:hAnsi="Arial" w:cs="Arial"/>
          <w:b/>
          <w:lang w:val="en-GB"/>
        </w:rPr>
        <w:fldChar w:fldCharType="begin"/>
      </w:r>
      <w:r w:rsidR="000D2A37" w:rsidRPr="00634A57">
        <w:rPr>
          <w:rFonts w:ascii="Arial" w:hAnsi="Arial" w:cs="Arial"/>
          <w:b/>
          <w:lang w:val="en-GB"/>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00CA14D1" w:rsidRPr="00634A57">
        <w:rPr>
          <w:rFonts w:ascii="Arial" w:hAnsi="Arial" w:cs="Arial"/>
          <w:b/>
          <w:lang w:val="en-GB"/>
        </w:rPr>
        <w:fldChar w:fldCharType="separate"/>
      </w:r>
      <w:r w:rsidR="000D2A37" w:rsidRPr="00634A57">
        <w:rPr>
          <w:rFonts w:ascii="Arial" w:hAnsi="Arial" w:cs="Arial"/>
          <w:b/>
          <w:noProof/>
          <w:vertAlign w:val="superscript"/>
          <w:lang w:val="en-GB"/>
        </w:rPr>
        <w:t>13</w:t>
      </w:r>
      <w:r w:rsidR="00CA14D1" w:rsidRPr="00634A57">
        <w:rPr>
          <w:rFonts w:ascii="Arial" w:hAnsi="Arial" w:cs="Arial"/>
          <w:b/>
          <w:lang w:val="en-GB"/>
        </w:rPr>
        <w:fldChar w:fldCharType="end"/>
      </w:r>
      <w:r w:rsidR="007127E2" w:rsidRPr="00634A57">
        <w:rPr>
          <w:rFonts w:ascii="Arial" w:hAnsi="Arial" w:cs="Arial"/>
          <w:b/>
          <w:lang w:val="en-GB"/>
        </w:rPr>
        <w:t>:</w:t>
      </w:r>
      <w:r w:rsidRPr="00634A57">
        <w:rPr>
          <w:rFonts w:ascii="Arial" w:hAnsi="Arial" w:cs="Arial"/>
          <w:b/>
          <w:lang w:val="en-GB"/>
        </w:rPr>
        <w:t xml:space="preserve"> </w:t>
      </w:r>
      <w:r w:rsidRPr="00634A57">
        <w:rPr>
          <w:rFonts w:ascii="Arial" w:hAnsi="Arial" w:cs="Arial"/>
          <w:lang w:val="en-GB"/>
        </w:rPr>
        <w:t xml:space="preserve">Oncology providers </w:t>
      </w:r>
      <w:r w:rsidR="00783E70" w:rsidRPr="00634A57">
        <w:rPr>
          <w:rFonts w:ascii="Arial" w:hAnsi="Arial" w:cs="Arial"/>
          <w:lang w:val="en-GB"/>
        </w:rPr>
        <w:t xml:space="preserve">(n=28) </w:t>
      </w:r>
      <w:r w:rsidRPr="00634A57">
        <w:rPr>
          <w:rFonts w:ascii="Arial" w:hAnsi="Arial" w:cs="Arial"/>
          <w:lang w:val="en-GB"/>
        </w:rPr>
        <w:t xml:space="preserve">were asked to respond to a survey assessing the clinical usefulness of PROs given to patients prior to their appointment. </w:t>
      </w:r>
      <w:r w:rsidRPr="00634A57">
        <w:rPr>
          <w:rFonts w:ascii="Arial" w:hAnsi="Arial" w:cs="Arial"/>
          <w:b/>
          <w:lang w:val="en-GB"/>
        </w:rPr>
        <w:t>P</w:t>
      </w:r>
      <w:r w:rsidR="000E6241" w:rsidRPr="00634A57">
        <w:rPr>
          <w:rFonts w:ascii="Arial" w:hAnsi="Arial" w:cs="Arial"/>
          <w:b/>
          <w:lang w:val="en-GB"/>
        </w:rPr>
        <w:t>roviders</w:t>
      </w:r>
      <w:r w:rsidRPr="00634A57">
        <w:rPr>
          <w:rFonts w:ascii="Arial" w:hAnsi="Arial" w:cs="Arial"/>
          <w:b/>
          <w:lang w:val="en-GB"/>
        </w:rPr>
        <w:t xml:space="preserve"> reported finding the PRO information clinically “</w:t>
      </w:r>
      <w:r w:rsidRPr="00634A57">
        <w:rPr>
          <w:rFonts w:ascii="Arial" w:hAnsi="Arial" w:cs="Arial"/>
          <w:b/>
          <w:i/>
          <w:lang w:val="en-GB"/>
        </w:rPr>
        <w:t>very useful/quite useful</w:t>
      </w:r>
      <w:r w:rsidRPr="00634A57">
        <w:rPr>
          <w:rFonts w:ascii="Arial" w:hAnsi="Arial" w:cs="Arial"/>
          <w:b/>
          <w:lang w:val="en-GB"/>
        </w:rPr>
        <w:t>” in 43% of encounters, “</w:t>
      </w:r>
      <w:r w:rsidRPr="00634A57">
        <w:rPr>
          <w:rFonts w:ascii="Arial" w:hAnsi="Arial" w:cs="Arial"/>
          <w:b/>
          <w:i/>
          <w:lang w:val="en-GB"/>
        </w:rPr>
        <w:t>somewhat useful</w:t>
      </w:r>
      <w:r w:rsidRPr="00634A57">
        <w:rPr>
          <w:rFonts w:ascii="Arial" w:hAnsi="Arial" w:cs="Arial"/>
          <w:b/>
          <w:lang w:val="en-GB"/>
        </w:rPr>
        <w:t>” in 28%, “</w:t>
      </w:r>
      <w:r w:rsidRPr="00634A57">
        <w:rPr>
          <w:rFonts w:ascii="Arial" w:hAnsi="Arial" w:cs="Arial"/>
          <w:b/>
          <w:i/>
          <w:lang w:val="en-GB"/>
        </w:rPr>
        <w:t>a little useful</w:t>
      </w:r>
      <w:r w:rsidRPr="00634A57">
        <w:rPr>
          <w:rFonts w:ascii="Arial" w:hAnsi="Arial" w:cs="Arial"/>
          <w:b/>
          <w:lang w:val="en-GB"/>
        </w:rPr>
        <w:t>” in 21%, and “</w:t>
      </w:r>
      <w:r w:rsidRPr="00634A57">
        <w:rPr>
          <w:rFonts w:ascii="Arial" w:hAnsi="Arial" w:cs="Arial"/>
          <w:b/>
          <w:i/>
          <w:lang w:val="en-GB"/>
        </w:rPr>
        <w:t>not useful</w:t>
      </w:r>
      <w:r w:rsidRPr="00634A57">
        <w:rPr>
          <w:rFonts w:ascii="Arial" w:hAnsi="Arial" w:cs="Arial"/>
          <w:b/>
          <w:lang w:val="en-GB"/>
        </w:rPr>
        <w:t xml:space="preserve">” (or missing response) in 9%. Providers stated that PRO data </w:t>
      </w:r>
      <w:r w:rsidR="007039BC" w:rsidRPr="00634A57">
        <w:rPr>
          <w:rFonts w:ascii="Arial" w:hAnsi="Arial" w:cs="Arial"/>
          <w:b/>
          <w:lang w:val="en-GB"/>
        </w:rPr>
        <w:t>“</w:t>
      </w:r>
      <w:r w:rsidRPr="00634A57">
        <w:rPr>
          <w:rFonts w:ascii="Arial" w:hAnsi="Arial" w:cs="Arial"/>
          <w:b/>
          <w:lang w:val="en-GB"/>
        </w:rPr>
        <w:t>provided an overall assessment of patients (69%), additional information (33%), or identified problems for discussion (27%)</w:t>
      </w:r>
      <w:r w:rsidR="007039BC" w:rsidRPr="00634A57">
        <w:rPr>
          <w:rFonts w:ascii="Arial" w:hAnsi="Arial" w:cs="Arial"/>
          <w:b/>
          <w:lang w:val="en-GB"/>
        </w:rPr>
        <w:t>;</w:t>
      </w:r>
      <w:r w:rsidRPr="00634A57">
        <w:rPr>
          <w:rFonts w:ascii="Arial" w:hAnsi="Arial" w:cs="Arial"/>
          <w:b/>
          <w:lang w:val="en-GB"/>
        </w:rPr>
        <w:t xml:space="preserve"> PRO data contributed to patient management in 11% of encounters.</w:t>
      </w:r>
      <w:r w:rsidR="007039BC" w:rsidRPr="00634A57">
        <w:rPr>
          <w:rFonts w:ascii="Arial" w:hAnsi="Arial" w:cs="Arial"/>
          <w:b/>
          <w:lang w:val="en-GB"/>
        </w:rPr>
        <w:t>”</w:t>
      </w:r>
      <w:r w:rsidRPr="00634A57">
        <w:rPr>
          <w:rFonts w:ascii="Arial" w:hAnsi="Arial" w:cs="Arial"/>
          <w:lang w:val="en-GB"/>
        </w:rPr>
        <w:t xml:space="preserve"> </w:t>
      </w:r>
      <w:r w:rsidR="0065678D" w:rsidRPr="00634A57">
        <w:rPr>
          <w:rFonts w:ascii="Arial" w:hAnsi="Arial" w:cs="Arial"/>
          <w:lang w:val="en-GB"/>
        </w:rPr>
        <w:t>During qualitative interviews providers expanded on these findings.</w:t>
      </w:r>
      <w:r w:rsidR="00BC22E0" w:rsidRPr="00634A57">
        <w:rPr>
          <w:rFonts w:ascii="Arial" w:hAnsi="Arial" w:cs="Arial"/>
          <w:lang w:val="en-GB"/>
        </w:rPr>
        <w:t xml:space="preserve"> </w:t>
      </w:r>
      <w:r w:rsidR="00765072" w:rsidRPr="00634A57">
        <w:rPr>
          <w:rFonts w:ascii="Arial" w:hAnsi="Arial" w:cs="Arial"/>
          <w:b/>
          <w:lang w:val="en-GB"/>
        </w:rPr>
        <w:t>Providers reported PROs</w:t>
      </w:r>
      <w:r w:rsidR="0065678D" w:rsidRPr="00634A57">
        <w:rPr>
          <w:rFonts w:ascii="Arial" w:hAnsi="Arial" w:cs="Arial"/>
          <w:b/>
          <w:lang w:val="en-GB"/>
        </w:rPr>
        <w:t xml:space="preserve"> identified symptoms that might have been missed</w:t>
      </w:r>
      <w:r w:rsidR="00765072" w:rsidRPr="00634A57">
        <w:rPr>
          <w:rFonts w:ascii="Arial" w:hAnsi="Arial" w:cs="Arial"/>
          <w:b/>
          <w:lang w:val="en-GB"/>
        </w:rPr>
        <w:t>,</w:t>
      </w:r>
      <w:r w:rsidR="0065678D" w:rsidRPr="00634A57">
        <w:rPr>
          <w:rFonts w:ascii="Arial" w:hAnsi="Arial" w:cs="Arial"/>
          <w:b/>
          <w:lang w:val="en-GB"/>
        </w:rPr>
        <w:t xml:space="preserve"> and alerted them about symptoms </w:t>
      </w:r>
      <w:r w:rsidR="00765072" w:rsidRPr="00634A57">
        <w:rPr>
          <w:rFonts w:ascii="Arial" w:hAnsi="Arial" w:cs="Arial"/>
          <w:b/>
          <w:lang w:val="en-GB"/>
        </w:rPr>
        <w:t>prone to social desirability bias such as</w:t>
      </w:r>
      <w:r w:rsidR="0065678D" w:rsidRPr="00634A57">
        <w:rPr>
          <w:rFonts w:ascii="Arial" w:hAnsi="Arial" w:cs="Arial"/>
          <w:b/>
          <w:lang w:val="en-GB"/>
        </w:rPr>
        <w:t xml:space="preserve"> sexual side effects and mental health status.</w:t>
      </w:r>
      <w:r w:rsidR="00BC22E0" w:rsidRPr="00634A57">
        <w:rPr>
          <w:rFonts w:ascii="Arial" w:hAnsi="Arial" w:cs="Arial"/>
          <w:b/>
          <w:lang w:val="en-GB"/>
        </w:rPr>
        <w:t xml:space="preserve"> </w:t>
      </w:r>
      <w:r w:rsidR="0065678D" w:rsidRPr="00634A57">
        <w:rPr>
          <w:rFonts w:ascii="Arial" w:hAnsi="Arial" w:cs="Arial"/>
          <w:b/>
          <w:lang w:val="en-GB"/>
        </w:rPr>
        <w:t>Providers also noted that receiving results from the PACE system helped them focus the appointment and saved time.</w:t>
      </w:r>
      <w:r w:rsidR="00BC22E0" w:rsidRPr="00634A57">
        <w:rPr>
          <w:rFonts w:ascii="Arial" w:hAnsi="Arial" w:cs="Arial"/>
          <w:b/>
          <w:lang w:val="en-GB"/>
        </w:rPr>
        <w:t xml:space="preserve"> </w:t>
      </w:r>
      <w:r w:rsidR="0065678D" w:rsidRPr="00634A57">
        <w:rPr>
          <w:rFonts w:ascii="Arial" w:hAnsi="Arial" w:cs="Arial"/>
          <w:lang w:val="en-GB"/>
        </w:rPr>
        <w:t xml:space="preserve">Providers </w:t>
      </w:r>
      <w:r w:rsidR="00296603" w:rsidRPr="00634A57">
        <w:rPr>
          <w:rFonts w:ascii="Arial" w:hAnsi="Arial" w:cs="Arial"/>
          <w:lang w:val="en-GB"/>
        </w:rPr>
        <w:t>i</w:t>
      </w:r>
      <w:r w:rsidR="0065678D" w:rsidRPr="00634A57">
        <w:rPr>
          <w:rFonts w:ascii="Arial" w:hAnsi="Arial" w:cs="Arial"/>
          <w:lang w:val="en-GB"/>
        </w:rPr>
        <w:t>ndicate</w:t>
      </w:r>
      <w:r w:rsidR="00296603" w:rsidRPr="00634A57">
        <w:rPr>
          <w:rFonts w:ascii="Arial" w:hAnsi="Arial" w:cs="Arial"/>
          <w:lang w:val="en-GB"/>
        </w:rPr>
        <w:t>d</w:t>
      </w:r>
      <w:r w:rsidR="0065678D" w:rsidRPr="00634A57">
        <w:rPr>
          <w:rFonts w:ascii="Arial" w:hAnsi="Arial" w:cs="Arial"/>
          <w:lang w:val="en-GB"/>
        </w:rPr>
        <w:t xml:space="preserve"> drawbacks including patient burden and technological difficulties</w:t>
      </w:r>
      <w:r w:rsidR="00711266" w:rsidRPr="00634A57">
        <w:rPr>
          <w:rFonts w:ascii="Arial" w:hAnsi="Arial" w:cs="Arial"/>
          <w:lang w:val="en-GB"/>
        </w:rPr>
        <w:t>.</w:t>
      </w:r>
    </w:p>
    <w:p w14:paraId="4CA03387" w14:textId="0B116831" w:rsidR="008618BB" w:rsidRPr="00634A57" w:rsidRDefault="008618BB" w:rsidP="004A5E18">
      <w:pPr>
        <w:pStyle w:val="BodyText"/>
        <w:spacing w:line="240" w:lineRule="auto"/>
        <w:rPr>
          <w:rFonts w:ascii="Arial" w:hAnsi="Arial" w:cs="Arial"/>
          <w:lang w:val="en-GB"/>
        </w:rPr>
      </w:pPr>
      <w:r w:rsidRPr="00634A57">
        <w:rPr>
          <w:rFonts w:ascii="Arial" w:hAnsi="Arial" w:cs="Arial"/>
          <w:b/>
          <w:bCs/>
          <w:lang w:val="en-GB"/>
        </w:rPr>
        <w:t>Stover et al. (2015)</w:t>
      </w:r>
      <w:r w:rsidR="00CA14D1" w:rsidRPr="00634A57">
        <w:rPr>
          <w:rFonts w:ascii="Arial" w:hAnsi="Arial" w:cs="Arial"/>
          <w:b/>
          <w:bCs/>
          <w:lang w:val="en-GB"/>
        </w:rPr>
        <w:fldChar w:fldCharType="begin"/>
      </w:r>
      <w:r w:rsidR="0015560C">
        <w:rPr>
          <w:rFonts w:ascii="Arial" w:hAnsi="Arial" w:cs="Arial"/>
          <w:b/>
          <w:bCs/>
          <w:lang w:val="en-GB"/>
        </w:rPr>
        <w:instrText xml:space="preserve"> ADDIN EN.CITE &lt;EndNote&gt;&lt;Cite&gt;&lt;Author&gt;Stover&lt;/Author&gt;&lt;Year&gt;2015&lt;/Year&gt;&lt;RecNum&gt;7028&lt;/RecNum&gt;&lt;DisplayText&gt;&lt;style face="superscript"&gt;9&lt;/style&gt;&lt;/DisplayText&gt;&lt;record&gt;&lt;rec-number&gt;7028&lt;/rec-number&gt;&lt;foreign-keys&gt;&lt;key app="EN" db-id="9dd90wvx2spdv9etaz6p5a9mtvetetvpev9r" timestamp="1599019496"&gt;7028&lt;/key&gt;&lt;/foreign-keys&gt;&lt;ref-type name="Journal Article"&gt;17&lt;/ref-type&gt;&lt;contributors&gt;&lt;authors&gt;&lt;author&gt;Stover, A.&lt;/author&gt;&lt;author&gt;Irwin, D. E.&lt;/author&gt;&lt;author&gt;Chen, R. C.&lt;/author&gt;&lt;author&gt;Chera, B. S.&lt;/author&gt;&lt;author&gt;Mayer, D. K.&lt;/author&gt;&lt;author&gt;Muss, H. B.&lt;/author&gt;&lt;author&gt;Rosenstein, D. L.&lt;/author&gt;&lt;author&gt;Shea, T. C.&lt;/author&gt;&lt;author&gt;Wood, W. A.&lt;/author&gt;&lt;author&gt;Lyons, J. C.&lt;/author&gt;&lt;author&gt;Reeve, B. B.&lt;/author&gt;&lt;/authors&gt;&lt;/contributors&gt;&lt;auth-address&gt;University of North Carolina at Chapel Hill.&amp;#xD;Harvard University.&lt;/auth-address&gt;&lt;titles&gt;&lt;title&gt;Integrating Patient-Reported Outcome Measures into Routine Cancer Care: Cancer Patients&amp;apos; and Clinicians&amp;apos; Perceptions of Acceptability and Value&lt;/title&gt;&lt;secondary-title&gt;EGEMS (Wash DC)&lt;/secondary-title&gt;&lt;/titles&gt;&lt;periodical&gt;&lt;full-title&gt;EGEMS (Wash DC)&lt;/full-title&gt;&lt;/periodical&gt;&lt;pages&gt;1169&lt;/pages&gt;&lt;volume&gt;3&lt;/volume&gt;&lt;number&gt;1&lt;/number&gt;&lt;keywords&gt;&lt;keyword&gt;Health Information Technology&lt;/keyword&gt;&lt;keyword&gt;Patient Involvement&lt;/keyword&gt;&lt;keyword&gt;Standardized Data Collection&lt;/keyword&gt;&lt;/keywords&gt;&lt;dates&gt;&lt;year&gt;2015&lt;/year&gt;&lt;/dates&gt;&lt;isbn&gt;2327-9214 (Electronic)&amp;#xD;2327-9214 (Linking)&lt;/isbn&gt;&lt;accession-num&gt;26557724&lt;/accession-num&gt;&lt;urls&gt;&lt;related-urls&gt;&lt;url&gt;http://www.ncbi.nlm.nih.gov/pubmed/26557724&lt;/url&gt;&lt;/related-urls&gt;&lt;/urls&gt;&lt;custom2&gt;PMC4636110&lt;/custom2&gt;&lt;electronic-resource-num&gt;10.13063/2327-9214.1169&lt;/electronic-resource-num&gt;&lt;/record&gt;&lt;/Cite&gt;&lt;/EndNote&gt;</w:instrText>
      </w:r>
      <w:r w:rsidR="00CA14D1" w:rsidRPr="00634A57">
        <w:rPr>
          <w:rFonts w:ascii="Arial" w:hAnsi="Arial" w:cs="Arial"/>
          <w:b/>
          <w:bCs/>
          <w:lang w:val="en-GB"/>
        </w:rPr>
        <w:fldChar w:fldCharType="separate"/>
      </w:r>
      <w:r w:rsidR="000D2A37" w:rsidRPr="00634A57">
        <w:rPr>
          <w:rFonts w:ascii="Arial" w:hAnsi="Arial" w:cs="Arial"/>
          <w:b/>
          <w:bCs/>
          <w:noProof/>
          <w:vertAlign w:val="superscript"/>
          <w:lang w:val="en-GB"/>
        </w:rPr>
        <w:t>9</w:t>
      </w:r>
      <w:r w:rsidR="00CA14D1" w:rsidRPr="00634A57">
        <w:rPr>
          <w:rFonts w:ascii="Arial" w:hAnsi="Arial" w:cs="Arial"/>
          <w:b/>
          <w:bCs/>
          <w:lang w:val="en-GB"/>
        </w:rPr>
        <w:fldChar w:fldCharType="end"/>
      </w:r>
      <w:r w:rsidRPr="00634A57">
        <w:rPr>
          <w:rFonts w:ascii="Arial" w:hAnsi="Arial" w:cs="Arial"/>
          <w:b/>
          <w:bCs/>
          <w:lang w:val="en-GB"/>
        </w:rPr>
        <w:t>:</w:t>
      </w:r>
      <w:r w:rsidRPr="00634A57">
        <w:rPr>
          <w:rFonts w:ascii="Arial" w:hAnsi="Arial" w:cs="Arial"/>
          <w:lang w:val="en-GB"/>
        </w:rPr>
        <w:t xml:space="preserve"> This qualitative study among outpatient cancer care clinicians in the U.S. (n=12) found a web-based PRO assessing symptoms and fu</w:t>
      </w:r>
      <w:r w:rsidR="00296603" w:rsidRPr="00634A57">
        <w:rPr>
          <w:rFonts w:ascii="Arial" w:hAnsi="Arial" w:cs="Arial"/>
          <w:lang w:val="en-GB"/>
        </w:rPr>
        <w:t>n</w:t>
      </w:r>
      <w:r w:rsidRPr="00634A57">
        <w:rPr>
          <w:rFonts w:ascii="Arial" w:hAnsi="Arial" w:cs="Arial"/>
          <w:lang w:val="en-GB"/>
        </w:rPr>
        <w:t>cti</w:t>
      </w:r>
      <w:r w:rsidR="00296603" w:rsidRPr="00634A57">
        <w:rPr>
          <w:rFonts w:ascii="Arial" w:hAnsi="Arial" w:cs="Arial"/>
          <w:lang w:val="en-GB"/>
        </w:rPr>
        <w:t>o</w:t>
      </w:r>
      <w:r w:rsidRPr="00634A57">
        <w:rPr>
          <w:rFonts w:ascii="Arial" w:hAnsi="Arial" w:cs="Arial"/>
          <w:lang w:val="en-GB"/>
        </w:rPr>
        <w:t xml:space="preserve">nal status to be </w:t>
      </w:r>
      <w:r w:rsidRPr="00634A57">
        <w:rPr>
          <w:rFonts w:ascii="Arial" w:hAnsi="Arial" w:cs="Arial"/>
          <w:b/>
          <w:lang w:val="en-GB"/>
        </w:rPr>
        <w:t xml:space="preserve">easy to interpret (83%), </w:t>
      </w:r>
      <w:r w:rsidR="007039BC" w:rsidRPr="00634A57">
        <w:rPr>
          <w:rFonts w:ascii="Arial" w:hAnsi="Arial" w:cs="Arial"/>
          <w:b/>
          <w:lang w:val="en-GB"/>
        </w:rPr>
        <w:t xml:space="preserve">and </w:t>
      </w:r>
      <w:r w:rsidRPr="00634A57">
        <w:rPr>
          <w:rFonts w:ascii="Arial" w:hAnsi="Arial" w:cs="Arial"/>
          <w:b/>
          <w:lang w:val="en-GB"/>
        </w:rPr>
        <w:t xml:space="preserve">helpful for </w:t>
      </w:r>
      <w:r w:rsidR="00296603" w:rsidRPr="00634A57">
        <w:rPr>
          <w:rFonts w:ascii="Arial" w:hAnsi="Arial" w:cs="Arial"/>
          <w:b/>
          <w:lang w:val="en-GB"/>
        </w:rPr>
        <w:t xml:space="preserve">documenting </w:t>
      </w:r>
      <w:r w:rsidRPr="00634A57">
        <w:rPr>
          <w:rFonts w:ascii="Arial" w:hAnsi="Arial" w:cs="Arial"/>
          <w:b/>
          <w:lang w:val="en-GB"/>
        </w:rPr>
        <w:t>symptoms (92%)</w:t>
      </w:r>
      <w:r w:rsidRPr="00634A57">
        <w:rPr>
          <w:rFonts w:ascii="Arial" w:hAnsi="Arial" w:cs="Arial"/>
          <w:lang w:val="en-GB"/>
        </w:rPr>
        <w:t xml:space="preserve">. Over 90% reported consultation time did not increase. </w:t>
      </w:r>
    </w:p>
    <w:p w14:paraId="5A5EE0EB" w14:textId="77CAD73D" w:rsidR="00B86896" w:rsidRPr="00634A57" w:rsidRDefault="00B86896" w:rsidP="004A5E18">
      <w:pPr>
        <w:pStyle w:val="BodyText"/>
        <w:spacing w:line="240" w:lineRule="auto"/>
        <w:rPr>
          <w:rFonts w:ascii="Arial" w:hAnsi="Arial" w:cs="Arial"/>
          <w:lang w:val="en-GB"/>
        </w:rPr>
      </w:pPr>
      <w:proofErr w:type="spellStart"/>
      <w:r w:rsidRPr="00634A57">
        <w:rPr>
          <w:rFonts w:ascii="Arial" w:hAnsi="Arial" w:cs="Arial"/>
          <w:b/>
          <w:lang w:val="en-GB"/>
        </w:rPr>
        <w:t>Detmar</w:t>
      </w:r>
      <w:proofErr w:type="spellEnd"/>
      <w:r w:rsidRPr="00634A57">
        <w:rPr>
          <w:rFonts w:ascii="Arial" w:hAnsi="Arial" w:cs="Arial"/>
          <w:b/>
          <w:lang w:val="en-GB"/>
        </w:rPr>
        <w:t xml:space="preserve"> et al. (2002)</w:t>
      </w:r>
      <w:r w:rsidRPr="00634A57">
        <w:rPr>
          <w:rFonts w:ascii="Arial" w:hAnsi="Arial" w:cs="Arial"/>
          <w:b/>
          <w:lang w:val="en-GB"/>
        </w:rPr>
        <w:fldChar w:fldCharType="begin"/>
      </w:r>
      <w:r w:rsidRPr="00634A57">
        <w:rPr>
          <w:rFonts w:ascii="Arial" w:hAnsi="Arial" w:cs="Arial"/>
          <w:b/>
          <w:lang w:val="en-GB"/>
        </w:rPr>
        <w:instrText xml:space="preserve"> ADDIN EN.CITE &lt;EndNote&gt;&lt;Cite&gt;&lt;Author&gt;Detmar&lt;/Author&gt;&lt;Year&gt;2002&lt;/Year&gt;&lt;RecNum&gt;855&lt;/RecNum&gt;&lt;DisplayText&gt;&lt;style face="superscript"&gt;14&lt;/style&gt;&lt;/DisplayText&gt;&lt;record&gt;&lt;rec-number&gt;855&lt;/rec-number&gt;&lt;foreign-keys&gt;&lt;key app="EN" db-id="92rrzf922vddp7e2dw9p9vv422e0tp5s50ws" timestamp="1579730064"&gt;855&lt;/key&gt;&lt;/foreign-keys&gt;&lt;ref-type name="Journal Article"&gt;17&lt;/ref-type&gt;&lt;contributors&gt;&lt;authors&gt;&lt;author&gt;Detmar, S. B.&lt;/author&gt;&lt;author&gt;Muller, M. J.&lt;/author&gt;&lt;author&gt;Schornagel, J. H.&lt;/author&gt;&lt;author&gt;Wever, L. D.&lt;/author&gt;&lt;author&gt;Aaronson, N. K.&lt;/author&gt;&lt;/authors&gt;&lt;/contributors&gt;&lt;auth-address&gt;Division of Psychosocial Research and Epidemiology, the Netherlands Cancer Institute, Plesmanlaan 121, 1066 CX Amsterdam, The Netherlands.&lt;/auth-address&gt;&lt;titles&gt;&lt;title&gt;Health-related quality-of-life assessments and patient-physician communication: a randomized controlled trial&lt;/title&gt;&lt;secondary-title&gt;Jama&lt;/secondary-title&gt;&lt;/titles&gt;&lt;periodical&gt;&lt;full-title&gt;Jama&lt;/full-title&gt;&lt;/periodical&gt;&lt;pages&gt;3027-34&lt;/pages&gt;&lt;volume&gt;288&lt;/volume&gt;&lt;number&gt;23&lt;/number&gt;&lt;keywords&gt;&lt;keyword&gt;Communication&lt;/keyword&gt;&lt;keyword&gt;Cross-Over Studies&lt;/keyword&gt;&lt;keyword&gt;Female&lt;/keyword&gt;&lt;keyword&gt;*Health Status Indicators&lt;/keyword&gt;&lt;keyword&gt;Human&lt;/keyword&gt;&lt;keyword&gt;Longitudinal Studies&lt;/keyword&gt;&lt;keyword&gt;Male&lt;/keyword&gt;&lt;keyword&gt;Middle Aged&lt;/keyword&gt;&lt;keyword&gt;Neoplasms/*drug therapy&lt;/keyword&gt;&lt;keyword&gt;*Palliative Care&lt;/keyword&gt;&lt;keyword&gt;Patient Satisfaction&lt;/keyword&gt;&lt;keyword&gt;*Physician-Patient Relations&lt;/keyword&gt;&lt;keyword&gt;*Quality of Life&lt;/keyword&gt;&lt;keyword&gt;Questionnaires&lt;/keyword&gt;&lt;keyword&gt;Support, Non-U.S. Gov&amp;apos;t&lt;/keyword&gt;&lt;/keywords&gt;&lt;dates&gt;&lt;year&gt;2002&lt;/year&gt;&lt;pub-dates&gt;&lt;date&gt;Dec 18&lt;/date&gt;&lt;/pub-dates&gt;&lt;/dates&gt;&lt;accession-num&gt;12479768&lt;/accession-num&gt;&lt;urls&gt;&lt;related-urls&gt;&lt;url&gt;http://www.ncbi.nlm.nih.gov/entrez/query.fcgi?cmd=Retrieve&amp;amp;db=PubMed&amp;amp;dopt=Citation&amp;amp;list_uids=12479768&lt;/url&gt;&lt;/related-urls&gt;&lt;/urls&gt;&lt;/record&gt;&lt;/Cite&gt;&lt;/EndNote&gt;</w:instrText>
      </w:r>
      <w:r w:rsidRPr="00634A57">
        <w:rPr>
          <w:rFonts w:ascii="Arial" w:hAnsi="Arial" w:cs="Arial"/>
          <w:b/>
          <w:lang w:val="en-GB"/>
        </w:rPr>
        <w:fldChar w:fldCharType="separate"/>
      </w:r>
      <w:r w:rsidRPr="00634A57">
        <w:rPr>
          <w:rFonts w:ascii="Arial" w:hAnsi="Arial" w:cs="Arial"/>
          <w:b/>
          <w:noProof/>
          <w:vertAlign w:val="superscript"/>
          <w:lang w:val="en-GB"/>
        </w:rPr>
        <w:t>14</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A large-scale, randomized study in palliative care examined impact of PRO feedback delivery which included graphical display, with feedback delivery to an intervention but not the control group.</w:t>
      </w:r>
      <w:r w:rsidR="009F669C">
        <w:rPr>
          <w:rFonts w:ascii="Arial" w:hAnsi="Arial" w:cs="Arial"/>
          <w:lang w:val="en-GB"/>
        </w:rPr>
        <w:t xml:space="preserve"> </w:t>
      </w:r>
      <w:r w:rsidRPr="00634A57">
        <w:rPr>
          <w:rFonts w:ascii="Arial" w:hAnsi="Arial" w:cs="Arial"/>
          <w:lang w:val="en-GB"/>
        </w:rPr>
        <w:t xml:space="preserve">Providers (n=10) participated in semi-structured interviews about the study afterward and </w:t>
      </w:r>
      <w:r w:rsidRPr="00634A57">
        <w:rPr>
          <w:rFonts w:ascii="Arial" w:hAnsi="Arial" w:cs="Arial"/>
          <w:b/>
          <w:lang w:val="en-GB"/>
        </w:rPr>
        <w:t xml:space="preserve">found it useful for better understanding patient symptoms, function, psychosocial topics. </w:t>
      </w:r>
      <w:r w:rsidRPr="00634A57">
        <w:rPr>
          <w:rFonts w:ascii="Arial" w:hAnsi="Arial" w:cs="Arial"/>
          <w:lang w:val="en-GB"/>
        </w:rPr>
        <w:t>All the providers indicated that they would like to continue use of the HRQL summary profile in their daily practice.</w:t>
      </w:r>
    </w:p>
    <w:p w14:paraId="1EA47EC7" w14:textId="0283D02F" w:rsidR="001F61AA" w:rsidRPr="004A5E18" w:rsidRDefault="004F126B" w:rsidP="001F61AA">
      <w:pPr>
        <w:rPr>
          <w:rFonts w:ascii="Arial" w:hAnsi="Arial" w:cs="Arial"/>
          <w:lang w:val="en-GB"/>
        </w:rPr>
      </w:pPr>
      <w:r w:rsidRPr="00634A57">
        <w:rPr>
          <w:rFonts w:ascii="Arial" w:hAnsi="Arial" w:cs="Arial"/>
          <w:lang w:val="en-GB"/>
        </w:rPr>
        <w:br w:type="page"/>
      </w:r>
    </w:p>
    <w:p w14:paraId="727163BF" w14:textId="1F365091" w:rsidR="00206F6D" w:rsidRPr="00634A57" w:rsidRDefault="00A13E57" w:rsidP="00ED3C74">
      <w:pPr>
        <w:pStyle w:val="Heading1"/>
        <w:spacing w:before="480" w:after="360"/>
        <w:rPr>
          <w:rFonts w:ascii="Arial" w:hAnsi="Arial" w:cs="Arial"/>
          <w:lang w:val="en-GB"/>
        </w:rPr>
      </w:pPr>
      <w:bookmarkStart w:id="439" w:name="_Toc49863478"/>
      <w:r w:rsidRPr="00634A57">
        <w:rPr>
          <w:rFonts w:ascii="Arial" w:hAnsi="Arial" w:cs="Arial"/>
          <w:lang w:val="en-GB"/>
        </w:rPr>
        <w:lastRenderedPageBreak/>
        <w:t>V.</w:t>
      </w:r>
      <w:r>
        <w:rPr>
          <w:rFonts w:ascii="Arial" w:hAnsi="Arial" w:cs="Arial"/>
          <w:lang w:val="en-GB"/>
        </w:rPr>
        <w:t xml:space="preserve"> </w:t>
      </w:r>
      <w:r w:rsidRPr="00634A57">
        <w:rPr>
          <w:rFonts w:ascii="Arial" w:hAnsi="Arial" w:cs="Arial"/>
          <w:lang w:val="en-GB"/>
        </w:rPr>
        <w:t>PATIENT USABILITY, ACCEPTABILITY, AND VALUE OF PROS</w:t>
      </w:r>
      <w:bookmarkEnd w:id="439"/>
    </w:p>
    <w:p w14:paraId="160B0465" w14:textId="77777777" w:rsidR="00C258A9" w:rsidRPr="00634A57" w:rsidRDefault="00194DCC" w:rsidP="009A35DB">
      <w:pPr>
        <w:pStyle w:val="BodyText"/>
        <w:rPr>
          <w:rFonts w:ascii="Arial" w:hAnsi="Arial" w:cs="Arial"/>
          <w:lang w:val="en-GB"/>
        </w:rPr>
      </w:pPr>
      <w:r w:rsidRPr="00634A57">
        <w:rPr>
          <w:rFonts w:ascii="Arial" w:hAnsi="Arial" w:cs="Arial"/>
          <w:noProof/>
        </w:rPr>
        <mc:AlternateContent>
          <mc:Choice Requires="wps">
            <w:drawing>
              <wp:inline distT="0" distB="0" distL="0" distR="0" wp14:anchorId="0A46334A" wp14:editId="6F44D386">
                <wp:extent cx="5867400" cy="1079500"/>
                <wp:effectExtent l="12700" t="12700" r="12700" b="1270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079500"/>
                        </a:xfrm>
                        <a:prstGeom prst="roundRect">
                          <a:avLst>
                            <a:gd name="adj" fmla="val 8902"/>
                          </a:avLst>
                        </a:prstGeom>
                        <a:solidFill>
                          <a:schemeClr val="accent1">
                            <a:lumMod val="20000"/>
                            <a:lumOff val="80000"/>
                          </a:schemeClr>
                        </a:solidFill>
                        <a:ln>
                          <a:solidFill>
                            <a:schemeClr val="accent1">
                              <a:lumMod val="7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48FEE0A1" w14:textId="77777777" w:rsidR="00241AC4" w:rsidRPr="004A5E18" w:rsidRDefault="00241AC4" w:rsidP="004A5E18">
                            <w:pPr>
                              <w:pBdr>
                                <w:top w:val="nil"/>
                                <w:left w:val="nil"/>
                                <w:bottom w:val="nil"/>
                                <w:right w:val="nil"/>
                                <w:between w:val="nil"/>
                              </w:pBdr>
                              <w:spacing w:before="20" w:after="20"/>
                              <w:rPr>
                                <w:rFonts w:ascii="Arial" w:eastAsia="Calibri" w:hAnsi="Arial" w:cs="Arial"/>
                                <w:b/>
                                <w:bCs/>
                                <w:i/>
                                <w:iCs/>
                                <w:sz w:val="18"/>
                                <w:szCs w:val="18"/>
                              </w:rPr>
                            </w:pPr>
                            <w:r w:rsidRPr="004A5E18">
                              <w:rPr>
                                <w:rFonts w:ascii="Arial" w:eastAsia="Calibri" w:hAnsi="Arial" w:cs="Arial"/>
                                <w:b/>
                                <w:bCs/>
                                <w:i/>
                                <w:iCs/>
                                <w:sz w:val="18"/>
                                <w:szCs w:val="18"/>
                              </w:rPr>
                              <w:t>Summary:</w:t>
                            </w:r>
                          </w:p>
                          <w:p w14:paraId="74FC4C2A" w14:textId="5CF764A6" w:rsidR="00241AC4" w:rsidRPr="004A5E18" w:rsidRDefault="00241AC4" w:rsidP="004A5E18">
                            <w:pPr>
                              <w:spacing w:before="40" w:after="20"/>
                              <w:rPr>
                                <w:rFonts w:ascii="Arial" w:hAnsi="Arial" w:cs="Arial"/>
                                <w:sz w:val="18"/>
                                <w:szCs w:val="18"/>
                                <w:u w:val="single"/>
                              </w:rPr>
                            </w:pPr>
                            <w:r w:rsidRPr="004A5E18">
                              <w:rPr>
                                <w:rFonts w:ascii="Arial" w:hAnsi="Arial" w:cs="Arial"/>
                                <w:sz w:val="18"/>
                                <w:szCs w:val="18"/>
                                <w:u w:val="single"/>
                              </w:rPr>
                              <w:t>Patients find PROs:</w:t>
                            </w:r>
                          </w:p>
                          <w:p w14:paraId="6EFF87AE" w14:textId="35277E26"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Easy to use (electronic/computer-based)</w:t>
                            </w:r>
                            <w:r w:rsidRPr="0082633F">
                              <w:rPr>
                                <w:rFonts w:cs="Arial"/>
                                <w:sz w:val="18"/>
                                <w:szCs w:val="18"/>
                                <w:vertAlign w:val="superscript"/>
                              </w:rPr>
                              <w:fldChar w:fldCharType="begin">
                                <w:fldData xml:space="preserve">PEVuZE5vdGU+PENpdGU+PEF1dGhvcj5TaW5oYTwvQXV0aG9yPjxZZWFyPjIwMjA8L1llYXI+PFJl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PEVuZE5vdGU+PENpdGU+PEF1dGhvcj5TaW5oYTwvQXV0aG9yPjxZZWFyPjIwMjA8L1llYXI+PFJl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1-7</w:t>
                            </w:r>
                            <w:r w:rsidRPr="0082633F">
                              <w:rPr>
                                <w:rFonts w:cs="Arial"/>
                                <w:sz w:val="18"/>
                                <w:szCs w:val="18"/>
                                <w:vertAlign w:val="superscript"/>
                              </w:rPr>
                              <w:fldChar w:fldCharType="end"/>
                            </w:r>
                            <w:r w:rsidRPr="004A5E18">
                              <w:rPr>
                                <w:rFonts w:cs="Arial"/>
                                <w:sz w:val="18"/>
                                <w:szCs w:val="18"/>
                              </w:rPr>
                              <w:t xml:space="preserve"> </w:t>
                            </w:r>
                          </w:p>
                          <w:p w14:paraId="67F0C039" w14:textId="4EF04F6D"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Acceptable across a broad range of populations and care modalities</w:t>
                            </w:r>
                            <w:r w:rsidRPr="0082633F">
                              <w:rPr>
                                <w:rFonts w:cs="Arial"/>
                                <w:sz w:val="18"/>
                                <w:szCs w:val="18"/>
                                <w:vertAlign w:val="superscript"/>
                              </w:rPr>
                              <w:fldChar w:fldCharType="begin">
                                <w:fldData xml:space="preserve">PEVuZE5vdGU+PENpdGU+PEF1dGhvcj5Ib3dlbGw8L0F1dGhvcj48WWVhcj4yMDE1PC9ZZWFyPjxS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PEVuZE5vdGU+PENpdGU+PEF1dGhvcj5Ib3dlbGw8L0F1dGhvcj48WWVhcj4yMDE1PC9ZZWFyPjxS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16-19</w:t>
                            </w:r>
                            <w:r w:rsidRPr="0082633F">
                              <w:rPr>
                                <w:rFonts w:cs="Arial"/>
                                <w:sz w:val="18"/>
                                <w:szCs w:val="18"/>
                                <w:vertAlign w:val="superscript"/>
                              </w:rPr>
                              <w:fldChar w:fldCharType="end"/>
                            </w:r>
                            <w:r w:rsidRPr="0082633F">
                              <w:rPr>
                                <w:rFonts w:cs="Arial"/>
                                <w:sz w:val="18"/>
                                <w:szCs w:val="18"/>
                                <w:vertAlign w:val="superscript"/>
                              </w:rPr>
                              <w:t xml:space="preserve"> </w:t>
                            </w:r>
                          </w:p>
                          <w:p w14:paraId="1933A833" w14:textId="3CEE87B6"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Help to recall and promote discussion of symptoms</w:t>
                            </w:r>
                            <w:r w:rsidRPr="0082633F">
                              <w:rPr>
                                <w:rFonts w:cs="Arial"/>
                                <w:sz w:val="18"/>
                                <w:szCs w:val="18"/>
                                <w:vertAlign w:val="superscript"/>
                              </w:rPr>
                              <w:fldChar w:fldCharType="begin">
                                <w:fldData xml:space="preserve">PEVuZE5vdGU+PENpdGU+PEF1dGhvcj5NYXJrPC9BdXRob3I+PFllYXI+MjAwODwvWWVhcj48UmVj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PEVuZE5vdGU+PENpdGU+PEF1dGhvcj5NYXJrPC9BdXRob3I+PFllYXI+MjAwODwvWWVhcj48UmVj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3,4,7,18</w:t>
                            </w:r>
                            <w:r w:rsidRPr="0082633F">
                              <w:rPr>
                                <w:rFonts w:cs="Arial"/>
                                <w:sz w:val="18"/>
                                <w:szCs w:val="18"/>
                                <w:vertAlign w:val="superscript"/>
                              </w:rPr>
                              <w:fldChar w:fldCharType="end"/>
                            </w:r>
                            <w:r w:rsidRPr="0082633F">
                              <w:rPr>
                                <w:rFonts w:cs="Arial"/>
                                <w:sz w:val="18"/>
                                <w:szCs w:val="18"/>
                                <w:vertAlign w:val="superscript"/>
                              </w:rPr>
                              <w:t xml:space="preserve"> </w:t>
                            </w:r>
                          </w:p>
                          <w:p w14:paraId="08B9426E" w14:textId="317606F0"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Enhanced their provider’s awareness of their needs</w:t>
                            </w:r>
                            <w:r w:rsidRPr="0082633F">
                              <w:rPr>
                                <w:rFonts w:cs="Arial"/>
                                <w:sz w:val="18"/>
                                <w:szCs w:val="18"/>
                                <w:vertAlign w:val="superscript"/>
                              </w:rPr>
                              <w:fldChar w:fldCharType="begin">
                                <w:fldData xml:space="preserve">PEVuZE5vdGU+PENpdGU+PEF1dGhvcj5CYXNjaDwvQXV0aG9yPjxZZWFyPjIwMDU8L1llYXI+PFJl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PEVuZE5vdGU+PENpdGU+PEF1dGhvcj5CYXNjaDwvQXV0aG9yPjxZZWFyPjIwMDU8L1llYXI+PFJl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6,7,14,23</w:t>
                            </w:r>
                            <w:r w:rsidRPr="0082633F">
                              <w:rPr>
                                <w:rFonts w:cs="Arial"/>
                                <w:sz w:val="18"/>
                                <w:szCs w:val="18"/>
                                <w:vertAlign w:val="superscript"/>
                              </w:rPr>
                              <w:fldChar w:fldCharType="end"/>
                            </w:r>
                            <w:r w:rsidRPr="0082633F">
                              <w:rPr>
                                <w:rFonts w:cs="Arial"/>
                                <w:sz w:val="18"/>
                                <w:szCs w:val="18"/>
                                <w:vertAlign w:val="superscript"/>
                              </w:rPr>
                              <w:t xml:space="preserve"> </w:t>
                            </w:r>
                          </w:p>
                        </w:txbxContent>
                      </wps:txbx>
                      <wps:bodyPr rot="0" vert="horz" wrap="square" lIns="91440" tIns="45720" rIns="91440" bIns="45720" anchor="t"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A46334A" id="_x0000_s1029" style="width:462pt;height:85pt;visibility:visible;mso-wrap-style:square;mso-left-percent:-10001;mso-top-percent:-10001;mso-position-horizontal:absolute;mso-position-horizontal-relative:char;mso-position-vertical:absolute;mso-position-vertical-relative:line;mso-left-percent:-10001;mso-top-percent:-10001;v-text-anchor:top" arcsize="58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" fillcolor="#d9e2f3 [660]" strokecolor="#2f5496 [2404]" strokeweight="2pt">
                <v:textbox>
                  <w:txbxContent>
                    <w:p w14:paraId="48FEE0A1" w14:textId="77777777" w:rsidR="00241AC4" w:rsidRPr="004A5E18" w:rsidRDefault="00241AC4" w:rsidP="004A5E18">
                      <w:pPr>
                        <w:pBdr>
                          <w:top w:val="nil"/>
                          <w:left w:val="nil"/>
                          <w:bottom w:val="nil"/>
                          <w:right w:val="nil"/>
                          <w:between w:val="nil"/>
                        </w:pBdr>
                        <w:spacing w:before="20" w:after="20"/>
                        <w:rPr>
                          <w:rFonts w:ascii="Arial" w:eastAsia="Calibri" w:hAnsi="Arial" w:cs="Arial"/>
                          <w:b/>
                          <w:bCs/>
                          <w:i/>
                          <w:iCs/>
                          <w:sz w:val="18"/>
                          <w:szCs w:val="18"/>
                        </w:rPr>
                      </w:pPr>
                      <w:r w:rsidRPr="004A5E18">
                        <w:rPr>
                          <w:rFonts w:ascii="Arial" w:eastAsia="Calibri" w:hAnsi="Arial" w:cs="Arial"/>
                          <w:b/>
                          <w:bCs/>
                          <w:i/>
                          <w:iCs/>
                          <w:sz w:val="18"/>
                          <w:szCs w:val="18"/>
                        </w:rPr>
                        <w:t>Summary:</w:t>
                      </w:r>
                    </w:p>
                    <w:p w14:paraId="74FC4C2A" w14:textId="5CF764A6" w:rsidR="00241AC4" w:rsidRPr="004A5E18" w:rsidRDefault="00241AC4" w:rsidP="004A5E18">
                      <w:pPr>
                        <w:spacing w:before="40" w:after="20"/>
                        <w:rPr>
                          <w:rFonts w:ascii="Arial" w:hAnsi="Arial" w:cs="Arial"/>
                          <w:sz w:val="18"/>
                          <w:szCs w:val="18"/>
                          <w:u w:val="single"/>
                        </w:rPr>
                      </w:pPr>
                      <w:r w:rsidRPr="004A5E18">
                        <w:rPr>
                          <w:rFonts w:ascii="Arial" w:hAnsi="Arial" w:cs="Arial"/>
                          <w:sz w:val="18"/>
                          <w:szCs w:val="18"/>
                          <w:u w:val="single"/>
                        </w:rPr>
                        <w:t>Patients find PROs:</w:t>
                      </w:r>
                    </w:p>
                    <w:p w14:paraId="6EFF87AE" w14:textId="35277E26"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Easy to use (electronic/computer-based)</w:t>
                      </w:r>
                      <w:r w:rsidRPr="0082633F">
                        <w:rPr>
                          <w:rFonts w:cs="Arial"/>
                          <w:sz w:val="18"/>
                          <w:szCs w:val="18"/>
                          <w:vertAlign w:val="superscript"/>
                        </w:rPr>
                        <w:fldChar w:fldCharType="begin">
                          <w:fldData xml:space="preserve">PEVuZE5vdGU+PENpdGU+PEF1dGhvcj5TaW5oYTwvQXV0aG9yPjxZZWFyPjIwMjA8L1llYXI+PFJl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PEVuZE5vdGU+PENpdGU+PEF1dGhvcj5TaW5oYTwvQXV0aG9yPjxZZWFyPjIwMjA8L1llYXI+PFJl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1-7</w:t>
                      </w:r>
                      <w:r w:rsidRPr="0082633F">
                        <w:rPr>
                          <w:rFonts w:cs="Arial"/>
                          <w:sz w:val="18"/>
                          <w:szCs w:val="18"/>
                          <w:vertAlign w:val="superscript"/>
                        </w:rPr>
                        <w:fldChar w:fldCharType="end"/>
                      </w:r>
                      <w:r w:rsidRPr="004A5E18">
                        <w:rPr>
                          <w:rFonts w:cs="Arial"/>
                          <w:sz w:val="18"/>
                          <w:szCs w:val="18"/>
                        </w:rPr>
                        <w:t xml:space="preserve"> </w:t>
                      </w:r>
                    </w:p>
                    <w:p w14:paraId="67F0C039" w14:textId="4EF04F6D"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Acceptable across a broad range of populations and care modalities</w:t>
                      </w:r>
                      <w:r w:rsidRPr="0082633F">
                        <w:rPr>
                          <w:rFonts w:cs="Arial"/>
                          <w:sz w:val="18"/>
                          <w:szCs w:val="18"/>
                          <w:vertAlign w:val="superscript"/>
                        </w:rPr>
                        <w:fldChar w:fldCharType="begin">
                          <w:fldData xml:space="preserve">PEVuZE5vdGU+PENpdGU+PEF1dGhvcj5Ib3dlbGw8L0F1dGhvcj48WWVhcj4yMDE1PC9ZZWFyPjxS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PEVuZE5vdGU+PENpdGU+PEF1dGhvcj5Ib3dlbGw8L0F1dGhvcj48WWVhcj4yMDE1PC9ZZWFyPjxS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16-19</w:t>
                      </w:r>
                      <w:r w:rsidRPr="0082633F">
                        <w:rPr>
                          <w:rFonts w:cs="Arial"/>
                          <w:sz w:val="18"/>
                          <w:szCs w:val="18"/>
                          <w:vertAlign w:val="superscript"/>
                        </w:rPr>
                        <w:fldChar w:fldCharType="end"/>
                      </w:r>
                      <w:r w:rsidRPr="0082633F">
                        <w:rPr>
                          <w:rFonts w:cs="Arial"/>
                          <w:sz w:val="18"/>
                          <w:szCs w:val="18"/>
                          <w:vertAlign w:val="superscript"/>
                        </w:rPr>
                        <w:t xml:space="preserve"> </w:t>
                      </w:r>
                    </w:p>
                    <w:p w14:paraId="1933A833" w14:textId="3CEE87B6"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Help to recall and promote discussion of symptoms</w:t>
                      </w:r>
                      <w:r w:rsidRPr="0082633F">
                        <w:rPr>
                          <w:rFonts w:cs="Arial"/>
                          <w:sz w:val="18"/>
                          <w:szCs w:val="18"/>
                          <w:vertAlign w:val="superscript"/>
                        </w:rPr>
                        <w:fldChar w:fldCharType="begin">
                          <w:fldData xml:space="preserve">PEVuZE5vdGU+PENpdGU+PEF1dGhvcj5NYXJrPC9BdXRob3I+PFllYXI+MjAwODwvWWVhcj48UmVj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PEVuZE5vdGU+PENpdGU+PEF1dGhvcj5NYXJrPC9BdXRob3I+PFllYXI+MjAwODwvWWVhcj48UmVj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3,4,7,18</w:t>
                      </w:r>
                      <w:r w:rsidRPr="0082633F">
                        <w:rPr>
                          <w:rFonts w:cs="Arial"/>
                          <w:sz w:val="18"/>
                          <w:szCs w:val="18"/>
                          <w:vertAlign w:val="superscript"/>
                        </w:rPr>
                        <w:fldChar w:fldCharType="end"/>
                      </w:r>
                      <w:r w:rsidRPr="0082633F">
                        <w:rPr>
                          <w:rFonts w:cs="Arial"/>
                          <w:sz w:val="18"/>
                          <w:szCs w:val="18"/>
                          <w:vertAlign w:val="superscript"/>
                        </w:rPr>
                        <w:t xml:space="preserve"> </w:t>
                      </w:r>
                    </w:p>
                    <w:p w14:paraId="08B9426E" w14:textId="317606F0" w:rsidR="00241AC4" w:rsidRPr="004A5E18" w:rsidRDefault="00241AC4" w:rsidP="004A5E18">
                      <w:pPr>
                        <w:pStyle w:val="ListParagraph"/>
                        <w:numPr>
                          <w:ilvl w:val="0"/>
                          <w:numId w:val="10"/>
                        </w:numPr>
                        <w:spacing w:before="0" w:after="0"/>
                        <w:ind w:left="634"/>
                        <w:contextualSpacing w:val="0"/>
                        <w:rPr>
                          <w:rFonts w:cs="Arial"/>
                          <w:sz w:val="18"/>
                          <w:szCs w:val="18"/>
                        </w:rPr>
                      </w:pPr>
                      <w:r w:rsidRPr="004A5E18">
                        <w:rPr>
                          <w:rFonts w:cs="Arial"/>
                          <w:sz w:val="18"/>
                          <w:szCs w:val="18"/>
                        </w:rPr>
                        <w:t>Enhanced their provider’s awareness of their needs</w:t>
                      </w:r>
                      <w:r w:rsidRPr="0082633F">
                        <w:rPr>
                          <w:rFonts w:cs="Arial"/>
                          <w:sz w:val="18"/>
                          <w:szCs w:val="18"/>
                          <w:vertAlign w:val="superscript"/>
                        </w:rPr>
                        <w:fldChar w:fldCharType="begin">
                          <w:fldData xml:space="preserve">PEVuZE5vdGU+PENpdGU+PEF1dGhvcj5CYXNjaDwvQXV0aG9yPjxZZWFyPjIwMDU8L1llYXI+PFJl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PEVuZE5vdGU+PENpdGU+PEF1dGhvcj5CYXNjaDwvQXV0aG9yPjxZZWFyPjIwMDU8L1llYXI+PFJl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6,7,14,23</w:t>
                      </w:r>
                      <w:r w:rsidRPr="0082633F">
                        <w:rPr>
                          <w:rFonts w:cs="Arial"/>
                          <w:sz w:val="18"/>
                          <w:szCs w:val="18"/>
                          <w:vertAlign w:val="superscript"/>
                        </w:rPr>
                        <w:fldChar w:fldCharType="end"/>
                      </w:r>
                      <w:r w:rsidRPr="0082633F">
                        <w:rPr>
                          <w:rFonts w:cs="Arial"/>
                          <w:sz w:val="18"/>
                          <w:szCs w:val="18"/>
                          <w:vertAlign w:val="superscript"/>
                        </w:rPr>
                        <w:t xml:space="preserve"> </w:t>
                      </w:r>
                    </w:p>
                  </w:txbxContent>
                </v:textbox>
                <w10:anchorlock/>
              </v:roundrect>
            </w:pict>
          </mc:Fallback>
        </mc:AlternateContent>
      </w:r>
    </w:p>
    <w:p w14:paraId="3FB44FCA" w14:textId="4A8096DB" w:rsidR="00206F6D" w:rsidRPr="00634A57" w:rsidRDefault="00A42931" w:rsidP="004A5E18">
      <w:pPr>
        <w:pStyle w:val="BodyText"/>
        <w:spacing w:line="240" w:lineRule="auto"/>
        <w:rPr>
          <w:rFonts w:ascii="Arial" w:hAnsi="Arial" w:cs="Arial"/>
          <w:lang w:val="en-GB"/>
        </w:rPr>
      </w:pPr>
      <w:r w:rsidRPr="00634A57">
        <w:rPr>
          <w:rFonts w:ascii="Arial" w:hAnsi="Arial" w:cs="Arial"/>
          <w:lang w:val="en-GB"/>
        </w:rPr>
        <w:t xml:space="preserve">Despite the breadth of content in PROs of the studies listed here, most patients found electronic PROs to be easy to use and highly acceptable, with many reporting its value in taking inventory of their health and in enhancing their provider’s awareness of their needs. </w:t>
      </w:r>
    </w:p>
    <w:p w14:paraId="0365D29A" w14:textId="77777777" w:rsidR="00206F6D" w:rsidRPr="009F669C" w:rsidRDefault="007C0626"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40" w:name="_Toc49863479"/>
      <w:r w:rsidRPr="009F669C">
        <w:rPr>
          <w:rFonts w:ascii="Arial" w:eastAsiaTheme="majorEastAsia" w:hAnsi="Arial" w:cs="Times New Roman (Headings CS)"/>
          <w:b/>
          <w:bCs/>
          <w:color w:val="4472C4" w:themeColor="accent1"/>
          <w:sz w:val="28"/>
          <w:szCs w:val="26"/>
        </w:rPr>
        <w:t>Evidence in HIV Care</w:t>
      </w:r>
      <w:bookmarkEnd w:id="440"/>
    </w:p>
    <w:p w14:paraId="0571454E" w14:textId="2B728FC7" w:rsidR="00E612F4" w:rsidRPr="00634A57" w:rsidRDefault="00E612F4" w:rsidP="004A5E18">
      <w:pPr>
        <w:pStyle w:val="BodyText"/>
        <w:spacing w:line="240" w:lineRule="auto"/>
        <w:rPr>
          <w:rFonts w:ascii="Arial" w:hAnsi="Arial" w:cs="Arial"/>
          <w:lang w:val="en-GB"/>
        </w:rPr>
      </w:pPr>
      <w:r w:rsidRPr="00634A57">
        <w:rPr>
          <w:rFonts w:ascii="Arial" w:hAnsi="Arial" w:cs="Arial"/>
          <w:b/>
          <w:bCs/>
          <w:lang w:val="en-GB"/>
        </w:rPr>
        <w:t>Sinha et al. (2020)</w:t>
      </w:r>
      <w:r w:rsidRPr="00634A57">
        <w:rPr>
          <w:rFonts w:ascii="Arial" w:hAnsi="Arial" w:cs="Arial"/>
          <w:b/>
          <w:bCs/>
          <w:lang w:val="en-GB"/>
        </w:rPr>
        <w:fldChar w:fldCharType="begin">
          <w:fldData xml:space="preserve">PEVuZE5vdGU+PENpdGU+PEF1dGhvcj5TaW5oYTwvQXV0aG9yPjxZZWFyPjIwMjA8L1llYXI+PFJl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</w:fldData>
        </w:fldChar>
      </w:r>
      <w:r w:rsidR="0015560C">
        <w:rPr>
          <w:rFonts w:ascii="Arial" w:hAnsi="Arial" w:cs="Arial"/>
          <w:b/>
          <w:bCs/>
          <w:lang w:val="en-GB"/>
        </w:rPr>
        <w:instrText xml:space="preserve"> ADDIN EN.CITE </w:instrText>
      </w:r>
      <w:r w:rsidR="0015560C">
        <w:rPr>
          <w:rFonts w:ascii="Arial" w:hAnsi="Arial" w:cs="Arial"/>
          <w:b/>
          <w:bCs/>
          <w:lang w:val="en-GB"/>
        </w:rPr>
        <w:fldChar w:fldCharType="begin">
          <w:fldData xml:space="preserve">PEVuZE5vdGU+PENpdGU+PEF1dGhvcj5TaW5oYTwvQXV0aG9yPjxZZWFyPjIwMjA8L1llYXI+PFJl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</w:fldData>
        </w:fldChar>
      </w:r>
      <w:r w:rsidR="0015560C">
        <w:rPr>
          <w:rFonts w:ascii="Arial" w:hAnsi="Arial" w:cs="Arial"/>
          <w:b/>
          <w:bCs/>
          <w:lang w:val="en-GB"/>
        </w:rPr>
        <w:instrText xml:space="preserve"> ADDIN EN.CITE.DATA </w:instrText>
      </w:r>
      <w:r w:rsidR="0015560C">
        <w:rPr>
          <w:rFonts w:ascii="Arial" w:hAnsi="Arial" w:cs="Arial"/>
          <w:b/>
          <w:bCs/>
          <w:lang w:val="en-GB"/>
        </w:rPr>
      </w:r>
      <w:r w:rsidR="0015560C">
        <w:rPr>
          <w:rFonts w:ascii="Arial" w:hAnsi="Arial" w:cs="Arial"/>
          <w:b/>
          <w:bCs/>
          <w:lang w:val="en-GB"/>
        </w:rPr>
        <w:fldChar w:fldCharType="end"/>
      </w:r>
      <w:r w:rsidRPr="00634A57">
        <w:rPr>
          <w:rFonts w:ascii="Arial" w:hAnsi="Arial" w:cs="Arial"/>
          <w:b/>
          <w:bCs/>
          <w:lang w:val="en-GB"/>
        </w:rPr>
      </w:r>
      <w:r w:rsidRPr="00634A57">
        <w:rPr>
          <w:rFonts w:ascii="Arial" w:hAnsi="Arial" w:cs="Arial"/>
          <w:b/>
          <w:bCs/>
          <w:lang w:val="en-GB"/>
        </w:rPr>
        <w:fldChar w:fldCharType="separate"/>
      </w:r>
      <w:r w:rsidR="003C6C1D" w:rsidRPr="00634A57">
        <w:rPr>
          <w:rFonts w:ascii="Arial" w:hAnsi="Arial" w:cs="Arial"/>
          <w:b/>
          <w:bCs/>
          <w:noProof/>
          <w:vertAlign w:val="superscript"/>
          <w:lang w:val="en-GB"/>
        </w:rPr>
        <w:t>1</w:t>
      </w:r>
      <w:r w:rsidRPr="00634A57">
        <w:rPr>
          <w:rFonts w:ascii="Arial" w:hAnsi="Arial" w:cs="Arial"/>
          <w:b/>
          <w:bCs/>
          <w:lang w:val="en-GB"/>
        </w:rPr>
        <w:fldChar w:fldCharType="end"/>
      </w:r>
      <w:r w:rsidRPr="00634A57">
        <w:rPr>
          <w:rFonts w:ascii="Arial" w:hAnsi="Arial" w:cs="Arial"/>
          <w:b/>
          <w:bCs/>
          <w:lang w:val="en-GB"/>
        </w:rPr>
        <w:t xml:space="preserve">: </w:t>
      </w:r>
      <w:r w:rsidR="00A80C97" w:rsidRPr="00634A57">
        <w:rPr>
          <w:rFonts w:ascii="Arial" w:hAnsi="Arial" w:cs="Arial"/>
          <w:lang w:val="en-GB"/>
        </w:rPr>
        <w:t xml:space="preserve">In this </w:t>
      </w:r>
      <w:r w:rsidRPr="00634A57">
        <w:rPr>
          <w:rFonts w:ascii="Arial" w:hAnsi="Arial" w:cs="Arial"/>
          <w:lang w:val="en-GB"/>
        </w:rPr>
        <w:t>PRO usability study</w:t>
      </w:r>
      <w:r w:rsidR="00A80C97" w:rsidRPr="00634A57">
        <w:rPr>
          <w:rFonts w:ascii="Arial" w:hAnsi="Arial" w:cs="Arial"/>
          <w:lang w:val="en-GB"/>
        </w:rPr>
        <w:t xml:space="preserve"> of PLWH, participants administered an electronic PRO (n=50) found</w:t>
      </w:r>
      <w:r w:rsidRPr="00634A57">
        <w:rPr>
          <w:rFonts w:ascii="Arial" w:hAnsi="Arial" w:cs="Arial"/>
          <w:lang w:val="en-GB"/>
        </w:rPr>
        <w:t xml:space="preserve"> the PRO questionnaire was easy to complete and understand (96%). </w:t>
      </w:r>
    </w:p>
    <w:p w14:paraId="0B400C05" w14:textId="7D0846C2" w:rsidR="00E612F4" w:rsidRPr="00634A57" w:rsidRDefault="00E612F4" w:rsidP="004A5E18">
      <w:pPr>
        <w:pStyle w:val="BodyText"/>
        <w:spacing w:line="240" w:lineRule="auto"/>
        <w:rPr>
          <w:rFonts w:ascii="Arial" w:hAnsi="Arial" w:cs="Arial"/>
        </w:rPr>
      </w:pPr>
      <w:r w:rsidRPr="00634A57">
        <w:rPr>
          <w:rFonts w:ascii="Arial" w:hAnsi="Arial" w:cs="Arial"/>
          <w:b/>
          <w:lang w:val="en-GB"/>
        </w:rPr>
        <w:t>Crane et al. (2010</w:t>
      </w:r>
      <w:r w:rsidRPr="00634A57">
        <w:rPr>
          <w:rFonts w:ascii="Arial" w:hAnsi="Arial" w:cs="Arial"/>
          <w:lang w:val="en-GB"/>
        </w:rPr>
        <w:t>)</w:t>
      </w:r>
      <w:r w:rsidR="00F4112F" w:rsidRPr="0082633F">
        <w:rPr>
          <w:rFonts w:ascii="Arial" w:hAnsi="Arial" w:cs="Arial"/>
          <w:b/>
          <w:bCs/>
          <w:lang w:val="en-GB"/>
        </w:rPr>
        <w:fldChar w:fldCharType="begin"/>
      </w:r>
      <w:r w:rsidR="00F11141" w:rsidRPr="0082633F">
        <w:rPr>
          <w:rFonts w:ascii="Arial" w:hAnsi="Arial" w:cs="Arial"/>
          <w:b/>
          <w:bCs/>
          <w:lang w:val="en-GB"/>
        </w:rPr>
        <w:instrText xml:space="preserve"> ADDIN EN.CITE &lt;EndNote&gt;&lt;Cite&gt;&lt;Author&gt;Crane HM&lt;/Author&gt;&lt;Year&gt;2010&lt;/Year&gt;&lt;RecNum&gt;811&lt;/RecNum&gt;&lt;DisplayText&gt;&lt;style face="superscript"&gt;65&lt;/style&gt;&lt;/DisplayText&gt;&lt;record&gt;&lt;rec-number&gt;811&lt;/rec-number&gt;&lt;foreign-keys&gt;&lt;key app="EN" db-id="92rrzf922vddp7e2dw9p9vv422e0tp5s50ws" timestamp="1579730061"&gt;811&lt;/key&gt;&lt;/foreign-keys&gt;&lt;ref-type name="Conference Paper"&gt;47&lt;/ref-type&gt;&lt;contributors&gt;&lt;authors&gt;&lt;author&gt;Crane HM, Tufano J, Fredericksen R, Schmidt S, Brown T, Harrington R, Lober W, Kitahata M, Ralston J&lt;/author&gt;&lt;/authors&gt;&lt;/contributors&gt;&lt;titles&gt;&lt;title&gt;Integration of an HIV Medication Adherence Computer Assisted Self-Administered Interview (CASI) with Routine Patient Care&lt;/title&gt;&lt;secondary-title&gt;&lt;style face="italic" font="default" size="100%"&gt;5th International Conference 5th International Conference on HIV Treatment Adherence&lt;/style&gt;&lt;/secondary-title&gt;&lt;/titles&gt;&lt;dates&gt;&lt;year&gt;2010&lt;/year&gt;&lt;/dates&gt;&lt;pub-location&gt;Miami, FL&lt;/pub-location&gt;&lt;urls&gt;&lt;/urls&gt;&lt;/record&gt;&lt;/Cite&gt;&lt;/EndNote&gt;</w:instrText>
      </w:r>
      <w:r w:rsidR="00F4112F" w:rsidRPr="0082633F">
        <w:rPr>
          <w:rFonts w:ascii="Arial" w:hAnsi="Arial" w:cs="Arial"/>
          <w:b/>
          <w:bCs/>
          <w:lang w:val="en-GB"/>
        </w:rPr>
        <w:fldChar w:fldCharType="separate"/>
      </w:r>
      <w:r w:rsidR="00F11141" w:rsidRPr="0082633F">
        <w:rPr>
          <w:rFonts w:ascii="Arial" w:hAnsi="Arial" w:cs="Arial"/>
          <w:b/>
          <w:bCs/>
          <w:noProof/>
          <w:vertAlign w:val="superscript"/>
          <w:lang w:val="en-GB"/>
        </w:rPr>
        <w:t>65</w:t>
      </w:r>
      <w:r w:rsidR="00F4112F" w:rsidRPr="0082633F">
        <w:rPr>
          <w:rFonts w:ascii="Arial" w:hAnsi="Arial" w:cs="Arial"/>
          <w:b/>
          <w:bCs/>
          <w:lang w:val="en-GB"/>
        </w:rPr>
        <w:fldChar w:fldCharType="end"/>
      </w:r>
      <w:r w:rsidRPr="0082633F">
        <w:rPr>
          <w:rFonts w:ascii="Arial" w:hAnsi="Arial" w:cs="Arial"/>
          <w:b/>
          <w:bCs/>
          <w:lang w:val="en-GB"/>
        </w:rPr>
        <w:t>:</w:t>
      </w:r>
      <w:r w:rsidRPr="00634A57">
        <w:rPr>
          <w:rFonts w:ascii="Arial" w:hAnsi="Arial" w:cs="Arial"/>
          <w:lang w:val="en-GB"/>
        </w:rPr>
        <w:t xml:space="preserve"> Patient interviews were conducted as part of an evaluation of a computer-assisted self-administ</w:t>
      </w:r>
      <w:r w:rsidR="003F7849" w:rsidRPr="00634A57">
        <w:rPr>
          <w:rFonts w:ascii="Arial" w:hAnsi="Arial" w:cs="Arial"/>
          <w:lang w:val="en-GB"/>
        </w:rPr>
        <w:t xml:space="preserve">ered interview </w:t>
      </w:r>
      <w:r w:rsidRPr="00634A57">
        <w:rPr>
          <w:rFonts w:ascii="Arial" w:hAnsi="Arial" w:cs="Arial"/>
          <w:lang w:val="en-GB"/>
        </w:rPr>
        <w:t>(CASI).</w:t>
      </w:r>
      <w:r w:rsidR="009F669C">
        <w:rPr>
          <w:rFonts w:ascii="Arial" w:hAnsi="Arial" w:cs="Arial"/>
          <w:lang w:val="en-GB"/>
        </w:rPr>
        <w:t xml:space="preserve"> </w:t>
      </w:r>
      <w:r w:rsidRPr="00634A57">
        <w:rPr>
          <w:rFonts w:ascii="Arial" w:hAnsi="Arial" w:cs="Arial"/>
          <w:lang w:val="en-GB"/>
        </w:rPr>
        <w:t xml:space="preserve">The CASI included PROs reporting on symptoms and </w:t>
      </w:r>
      <w:proofErr w:type="spellStart"/>
      <w:r w:rsidR="00033CDF" w:rsidRPr="00634A57">
        <w:rPr>
          <w:rFonts w:ascii="Arial" w:hAnsi="Arial" w:cs="Arial"/>
          <w:lang w:val="en-GB"/>
        </w:rPr>
        <w:t>behavior</w:t>
      </w:r>
      <w:r w:rsidRPr="00634A57">
        <w:rPr>
          <w:rFonts w:ascii="Arial" w:hAnsi="Arial" w:cs="Arial"/>
          <w:lang w:val="en-GB"/>
        </w:rPr>
        <w:t>s</w:t>
      </w:r>
      <w:proofErr w:type="spellEnd"/>
      <w:r w:rsidRPr="00634A57">
        <w:rPr>
          <w:rFonts w:ascii="Arial" w:hAnsi="Arial" w:cs="Arial"/>
          <w:lang w:val="en-GB"/>
        </w:rPr>
        <w:t xml:space="preserve"> including medication adherence.</w:t>
      </w:r>
      <w:r w:rsidR="009F669C">
        <w:rPr>
          <w:rFonts w:ascii="Arial" w:hAnsi="Arial" w:cs="Arial"/>
          <w:lang w:val="en-GB"/>
        </w:rPr>
        <w:t xml:space="preserve"> </w:t>
      </w:r>
      <w:r w:rsidRPr="00634A57">
        <w:rPr>
          <w:rFonts w:ascii="Arial" w:hAnsi="Arial" w:cs="Arial"/>
        </w:rPr>
        <w:t>The system was reported by patients to elicit information that is useful, relevant and important.</w:t>
      </w:r>
    </w:p>
    <w:p w14:paraId="3319C6C0" w14:textId="77777777" w:rsidR="00E612F4" w:rsidRPr="004A5E18" w:rsidRDefault="00E612F4" w:rsidP="004A5E18">
      <w:pPr>
        <w:pStyle w:val="ListParagraph"/>
        <w:spacing w:before="60" w:after="60"/>
        <w:ind w:left="360"/>
        <w:contextualSpacing w:val="0"/>
        <w:rPr>
          <w:rFonts w:cs="Arial"/>
          <w:i/>
          <w:iCs/>
        </w:rPr>
      </w:pPr>
      <w:r w:rsidRPr="004A5E18">
        <w:rPr>
          <w:rFonts w:cs="Arial"/>
          <w:i/>
          <w:iCs/>
        </w:rPr>
        <w:t>“It’s all relevant to me, even though I had to swallow a few times before answering some of them.”</w:t>
      </w:r>
    </w:p>
    <w:p w14:paraId="7EEA90A8" w14:textId="77777777" w:rsidR="00E612F4" w:rsidRPr="004A5E18" w:rsidRDefault="00E612F4" w:rsidP="004A5E18">
      <w:pPr>
        <w:pStyle w:val="ListParagraph"/>
        <w:spacing w:before="60" w:after="60"/>
        <w:ind w:left="360"/>
        <w:contextualSpacing w:val="0"/>
        <w:rPr>
          <w:rFonts w:cs="Arial"/>
          <w:i/>
          <w:iCs/>
        </w:rPr>
      </w:pPr>
      <w:r w:rsidRPr="004A5E18">
        <w:rPr>
          <w:rFonts w:cs="Arial"/>
          <w:i/>
          <w:iCs/>
        </w:rPr>
        <w:t>“The doctors don’t ask all these things in person – and some people might be more honest with the computer than the doctor.”</w:t>
      </w:r>
    </w:p>
    <w:p w14:paraId="07BC863B" w14:textId="77777777" w:rsidR="00E612F4" w:rsidRPr="00222C36" w:rsidRDefault="00E612F4" w:rsidP="00A92396">
      <w:pPr>
        <w:pStyle w:val="ListParagraph"/>
        <w:spacing w:before="180" w:after="180"/>
        <w:ind w:left="360"/>
        <w:contextualSpacing w:val="0"/>
        <w:rPr>
          <w:rFonts w:cs="Arial"/>
        </w:rPr>
      </w:pPr>
      <w:r w:rsidRPr="00222C36">
        <w:rPr>
          <w:rFonts w:cs="Arial"/>
        </w:rPr>
        <w:t>Completing a CASI session was reported by patients as an inherently positive, useful, and valuable experience by heightening/promoting self-awareness, and challenging them to be honest with themselves and with others about health-related behaviors and symptoms</w:t>
      </w:r>
    </w:p>
    <w:p w14:paraId="66762906" w14:textId="3A455994" w:rsidR="00E612F4" w:rsidRPr="004A5E18" w:rsidRDefault="00E612F4" w:rsidP="004A5E18">
      <w:pPr>
        <w:pStyle w:val="ListParagraph"/>
        <w:spacing w:before="60" w:after="60"/>
        <w:ind w:left="360"/>
        <w:contextualSpacing w:val="0"/>
        <w:rPr>
          <w:rFonts w:cs="Arial"/>
          <w:i/>
          <w:iCs/>
        </w:rPr>
      </w:pPr>
      <w:r w:rsidRPr="004A5E18">
        <w:rPr>
          <w:rFonts w:cs="Arial"/>
          <w:i/>
          <w:iCs/>
        </w:rPr>
        <w:t>“Oh I like these questions!</w:t>
      </w:r>
      <w:r w:rsidR="009F669C" w:rsidRPr="004A5E18">
        <w:rPr>
          <w:rFonts w:cs="Arial"/>
          <w:i/>
          <w:iCs/>
        </w:rPr>
        <w:t xml:space="preserve"> </w:t>
      </w:r>
      <w:r w:rsidRPr="004A5E18">
        <w:rPr>
          <w:rFonts w:cs="Arial"/>
          <w:i/>
          <w:iCs/>
        </w:rPr>
        <w:t xml:space="preserve">It’s like this thing </w:t>
      </w:r>
      <w:r w:rsidRPr="004A5E18">
        <w:rPr>
          <w:rFonts w:cs="Arial"/>
          <w:i/>
          <w:iCs/>
          <w:u w:val="single"/>
        </w:rPr>
        <w:t>knows</w:t>
      </w:r>
      <w:r w:rsidRPr="004A5E18">
        <w:rPr>
          <w:rFonts w:cs="Arial"/>
          <w:i/>
          <w:iCs/>
        </w:rPr>
        <w:t xml:space="preserve"> me!”</w:t>
      </w:r>
    </w:p>
    <w:p w14:paraId="5E10AFBB" w14:textId="77777777" w:rsidR="00E612F4" w:rsidRPr="004A5E18" w:rsidRDefault="00E612F4" w:rsidP="004A5E18">
      <w:pPr>
        <w:pStyle w:val="ListParagraph"/>
        <w:spacing w:before="60" w:after="60"/>
        <w:ind w:left="360"/>
        <w:contextualSpacing w:val="0"/>
        <w:rPr>
          <w:rFonts w:cs="Arial"/>
          <w:i/>
          <w:iCs/>
        </w:rPr>
      </w:pPr>
      <w:r w:rsidRPr="004A5E18">
        <w:rPr>
          <w:rFonts w:cs="Arial"/>
          <w:i/>
          <w:iCs/>
        </w:rPr>
        <w:t xml:space="preserve">“This keeps me aware and keeps me focused and keeps me honest.” </w:t>
      </w:r>
    </w:p>
    <w:p w14:paraId="297D424B" w14:textId="58E5313E" w:rsidR="002E59B5" w:rsidRPr="00634A57" w:rsidRDefault="000C64BD" w:rsidP="004A5E18">
      <w:pPr>
        <w:autoSpaceDE w:val="0"/>
        <w:autoSpaceDN w:val="0"/>
        <w:adjustRightInd w:val="0"/>
        <w:spacing w:before="180" w:after="60"/>
        <w:rPr>
          <w:rFonts w:ascii="Arial" w:hAnsi="Arial" w:cs="Arial"/>
          <w:lang w:val="en-GB"/>
        </w:rPr>
      </w:pPr>
      <w:bookmarkStart w:id="441" w:name="_Hlk513219451"/>
      <w:r w:rsidRPr="00634A57">
        <w:rPr>
          <w:rFonts w:ascii="Arial" w:hAnsi="Arial" w:cs="Arial"/>
          <w:b/>
          <w:lang w:val="en-GB"/>
        </w:rPr>
        <w:t>Crane</w:t>
      </w:r>
      <w:r w:rsidR="00BA7783" w:rsidRPr="00634A57">
        <w:rPr>
          <w:rFonts w:ascii="Arial" w:hAnsi="Arial" w:cs="Arial"/>
          <w:b/>
          <w:lang w:val="en-GB"/>
        </w:rPr>
        <w:t xml:space="preserve"> </w:t>
      </w:r>
      <w:r w:rsidR="0055032A" w:rsidRPr="00634A57">
        <w:rPr>
          <w:rFonts w:ascii="Arial" w:hAnsi="Arial" w:cs="Arial"/>
          <w:b/>
          <w:lang w:val="en-GB"/>
        </w:rPr>
        <w:t>et al.</w:t>
      </w:r>
      <w:r w:rsidR="00BF049D" w:rsidRPr="00634A57">
        <w:rPr>
          <w:rFonts w:ascii="Arial" w:hAnsi="Arial" w:cs="Arial"/>
          <w:b/>
          <w:lang w:val="en-GB"/>
        </w:rPr>
        <w:t xml:space="preserve"> </w:t>
      </w:r>
      <w:r w:rsidRPr="00634A57">
        <w:rPr>
          <w:rFonts w:ascii="Arial" w:hAnsi="Arial" w:cs="Arial"/>
          <w:b/>
          <w:lang w:val="en-GB"/>
        </w:rPr>
        <w:t>(2007)</w:t>
      </w:r>
      <w:r w:rsidR="00C633CA" w:rsidRPr="00634A57">
        <w:rPr>
          <w:rFonts w:ascii="Arial" w:hAnsi="Arial" w:cs="Arial"/>
          <w:b/>
          <w:lang w:val="en-GB"/>
        </w:rPr>
        <w:fldChar w:fldCharType="begin"/>
      </w:r>
      <w:r w:rsidR="00890F2B" w:rsidRPr="00634A57">
        <w:rPr>
          <w:rFonts w:ascii="Arial" w:hAnsi="Arial" w:cs="Arial"/>
          <w:b/>
          <w:lang w:val="en-GB"/>
        </w:rPr>
        <w:instrText xml:space="preserve"> ADDIN EN.CITE &lt;EndNote&gt;&lt;Cite&gt;&lt;Author&gt;Crane&lt;/Author&gt;&lt;Year&gt;2007&lt;/Year&gt;&lt;RecNum&gt;842&lt;/RecNum&gt;&lt;DisplayText&gt;&lt;style face="superscript"&gt;17&lt;/style&gt;&lt;/DisplayText&gt;&lt;record&gt;&lt;rec-number&gt;842&lt;/rec-number&gt;&lt;foreign-keys&gt;&lt;key app="EN" db-id="92rrzf922vddp7e2dw9p9vv422e0tp5s50ws" timestamp="1579730063"&gt;842&lt;/key&gt;&lt;/foreign-keys&gt;&lt;ref-type name="Journal Article"&gt;17&lt;/ref-type&gt;&lt;contributors&gt;&lt;authors&gt;&lt;author&gt;Crane, Heidi M.&lt;/author&gt;&lt;author&gt;Lober, William&lt;/author&gt;&lt;author&gt;Webster, Eric&lt;/author&gt;&lt;author&gt;Harrington, Robert D.&lt;/author&gt;&lt;author&gt;Crane, Paul K.&lt;/author&gt;&lt;author&gt;Davis, Thomas E.&lt;/author&gt;&lt;author&gt;Kitahata, Mari M.&lt;/author&gt;&lt;/authors&gt;&lt;/contributors&gt;&lt;auth-address&gt;The Department of Medicine, University of Washington, Seattle, Washington, USA. hcrane@u.washington.edu&lt;/auth-address&gt;&lt;titles&gt;&lt;title&gt;Routine collection of patient-reported outcomes in an HIV clinic setting: the first 100 patients&lt;/title&gt;&lt;secondary-title&gt;Current HIV Research&lt;/secondary-title&gt;&lt;/titles&gt;&lt;periodical&gt;&lt;full-title&gt;Current HIV Research&lt;/full-title&gt;&lt;/periodical&gt;&lt;pages&gt;109-118&lt;/pages&gt;&lt;volume&gt;5&lt;/volume&gt;&lt;number&gt;1&lt;/number&gt;&lt;keywords&gt;&lt;keyword&gt;HIV Infections/*drug therapy&lt;/keyword&gt;&lt;keyword&gt;Adult&lt;/keyword&gt;&lt;keyword&gt;Aged&lt;/keyword&gt;&lt;keyword&gt;CD4 Lymphocyte Count&lt;/keyword&gt;&lt;keyword&gt;Female&lt;/keyword&gt;&lt;keyword&gt;HIV Infections/immunology&lt;/keyword&gt;&lt;keyword&gt;HIV Infections/psychology&lt;/keyword&gt;&lt;keyword&gt;Health Status&lt;/keyword&gt;&lt;keyword&gt;Humans&lt;/keyword&gt;&lt;keyword&gt;Male&lt;/keyword&gt;&lt;keyword&gt;Middle Aged&lt;/keyword&gt;&lt;keyword&gt;Patient Compliance&lt;/keyword&gt;&lt;keyword&gt;Quality of Life&lt;/keyword&gt;&lt;keyword&gt;Treatment Outcome&lt;/keyword&gt;&lt;/keywords&gt;&lt;dates&gt;&lt;year&gt;2007&lt;/year&gt;&lt;/dates&gt;&lt;pub-location&gt;Netherlands&lt;/pub-location&gt;&lt;isbn&gt;1873-4251&lt;/isbn&gt;&lt;urls&gt;&lt;related-urls&gt;&lt;url&gt;http://offcampus.lib.washington.edu/login?url=http://search.ebscohost.com/login.aspx?direct=true&amp;amp;db=cmedm&amp;amp;AN=17266562&amp;amp;site=ehost-live&lt;/url&gt;&lt;/related-urls&gt;&lt;/urls&gt;&lt;/record&gt;&lt;/Cite&gt;&lt;/EndNote&gt;</w:instrText>
      </w:r>
      <w:r w:rsidR="00C633CA" w:rsidRPr="00634A57">
        <w:rPr>
          <w:rFonts w:ascii="Arial" w:hAnsi="Arial" w:cs="Arial"/>
          <w:b/>
          <w:lang w:val="en-GB"/>
        </w:rPr>
        <w:fldChar w:fldCharType="separate"/>
      </w:r>
      <w:r w:rsidR="00890F2B" w:rsidRPr="00634A57">
        <w:rPr>
          <w:rFonts w:ascii="Arial" w:hAnsi="Arial" w:cs="Arial"/>
          <w:b/>
          <w:noProof/>
          <w:vertAlign w:val="superscript"/>
          <w:lang w:val="en-GB"/>
        </w:rPr>
        <w:t>17</w:t>
      </w:r>
      <w:r w:rsidR="00C633CA" w:rsidRPr="00634A57">
        <w:rPr>
          <w:rFonts w:ascii="Arial" w:hAnsi="Arial" w:cs="Arial"/>
          <w:b/>
          <w:lang w:val="en-GB"/>
        </w:rPr>
        <w:fldChar w:fldCharType="end"/>
      </w:r>
      <w:r w:rsidR="009D57FC" w:rsidRPr="00634A57">
        <w:rPr>
          <w:rFonts w:ascii="Arial" w:hAnsi="Arial" w:cs="Arial"/>
          <w:b/>
          <w:lang w:val="en-GB"/>
        </w:rPr>
        <w:t>:</w:t>
      </w:r>
      <w:r w:rsidRPr="00634A57">
        <w:rPr>
          <w:rFonts w:ascii="Arial" w:hAnsi="Arial" w:cs="Arial"/>
          <w:lang w:val="en-GB"/>
        </w:rPr>
        <w:t xml:space="preserve"> </w:t>
      </w:r>
    </w:p>
    <w:p w14:paraId="4ADC2FBC" w14:textId="780CF131" w:rsidR="00B92DFB" w:rsidRPr="00634A57" w:rsidRDefault="002E59B5" w:rsidP="00A92396">
      <w:pPr>
        <w:autoSpaceDE w:val="0"/>
        <w:autoSpaceDN w:val="0"/>
        <w:adjustRightInd w:val="0"/>
        <w:spacing w:before="60" w:after="180"/>
        <w:rPr>
          <w:rFonts w:ascii="Arial" w:hAnsi="Arial" w:cs="Arial"/>
          <w:lang w:val="en-GB"/>
        </w:rPr>
      </w:pPr>
      <w:r w:rsidRPr="00634A57">
        <w:rPr>
          <w:rFonts w:ascii="Arial" w:hAnsi="Arial" w:cs="Arial"/>
          <w:lang w:val="en-GB"/>
        </w:rPr>
        <w:t xml:space="preserve">The acceptability of a touch-screen-based PRO assessment (62 to 111 items) was evaluated among </w:t>
      </w:r>
      <w:r w:rsidR="00B92DFB" w:rsidRPr="00634A57">
        <w:rPr>
          <w:rFonts w:ascii="Arial" w:hAnsi="Arial" w:cs="Arial"/>
          <w:lang w:val="en-GB"/>
        </w:rPr>
        <w:t xml:space="preserve">136 </w:t>
      </w:r>
      <w:r w:rsidRPr="00634A57">
        <w:rPr>
          <w:rFonts w:ascii="Arial" w:hAnsi="Arial" w:cs="Arial"/>
          <w:lang w:val="en-GB"/>
        </w:rPr>
        <w:t>patients presenting for routine care in a HIV clinic.</w:t>
      </w:r>
      <w:r w:rsidR="009C2DEE" w:rsidRPr="00634A57">
        <w:rPr>
          <w:rFonts w:ascii="Arial" w:hAnsi="Arial" w:cs="Arial"/>
          <w:lang w:val="en-GB"/>
        </w:rPr>
        <w:t xml:space="preserve"> Patients were </w:t>
      </w:r>
      <w:r w:rsidR="002013A4" w:rsidRPr="00634A57">
        <w:rPr>
          <w:rFonts w:ascii="Arial" w:hAnsi="Arial" w:cs="Arial"/>
          <w:lang w:val="en-GB"/>
        </w:rPr>
        <w:t>invited to participate before</w:t>
      </w:r>
      <w:r w:rsidR="009C2DEE" w:rsidRPr="00634A57">
        <w:rPr>
          <w:rFonts w:ascii="Arial" w:hAnsi="Arial" w:cs="Arial"/>
          <w:lang w:val="en-GB"/>
        </w:rPr>
        <w:t xml:space="preserve"> their clinic appointment. After providing informed consent, they were given brief instruction on the use of touch screens and asked to complete the assessment which included</w:t>
      </w:r>
      <w:r w:rsidRPr="00634A57">
        <w:rPr>
          <w:rFonts w:ascii="Arial" w:hAnsi="Arial" w:cs="Arial"/>
          <w:lang w:val="en-GB"/>
        </w:rPr>
        <w:t xml:space="preserve"> instruments measuring depression, sympto</w:t>
      </w:r>
      <w:r w:rsidR="009C2DEE" w:rsidRPr="00634A57">
        <w:rPr>
          <w:rFonts w:ascii="Arial" w:hAnsi="Arial" w:cs="Arial"/>
          <w:lang w:val="en-GB"/>
        </w:rPr>
        <w:t xml:space="preserve">m burden, medication adherence, </w:t>
      </w:r>
      <w:r w:rsidRPr="00634A57">
        <w:rPr>
          <w:rFonts w:ascii="Arial" w:hAnsi="Arial" w:cs="Arial"/>
          <w:lang w:val="en-GB"/>
        </w:rPr>
        <w:t xml:space="preserve">drug/alcohol/tobacco use, and </w:t>
      </w:r>
      <w:r w:rsidR="00BE3B3A" w:rsidRPr="00634A57">
        <w:rPr>
          <w:rFonts w:ascii="Arial" w:hAnsi="Arial" w:cs="Arial"/>
          <w:lang w:val="en-GB"/>
        </w:rPr>
        <w:t>HRQL.</w:t>
      </w:r>
      <w:r w:rsidR="00F85537" w:rsidRPr="00634A57">
        <w:rPr>
          <w:rFonts w:ascii="Arial" w:hAnsi="Arial" w:cs="Arial"/>
          <w:lang w:val="en-GB"/>
        </w:rPr>
        <w:t xml:space="preserve"> </w:t>
      </w:r>
      <w:r w:rsidRPr="00634A57">
        <w:rPr>
          <w:rFonts w:ascii="Arial" w:hAnsi="Arial" w:cs="Arial"/>
          <w:b/>
          <w:lang w:val="en-GB"/>
        </w:rPr>
        <w:t>The authors found that collection of PROs using touch-screen technology was feasible and “highly acceptable” by patients.</w:t>
      </w:r>
      <w:r w:rsidR="00B92DFB" w:rsidRPr="00634A57">
        <w:rPr>
          <w:rFonts w:ascii="Arial" w:hAnsi="Arial" w:cs="Arial"/>
          <w:b/>
          <w:lang w:val="en-GB"/>
        </w:rPr>
        <w:t xml:space="preserve"> </w:t>
      </w:r>
      <w:r w:rsidR="00B92DFB" w:rsidRPr="00634A57">
        <w:rPr>
          <w:rFonts w:ascii="Arial" w:hAnsi="Arial" w:cs="Arial"/>
          <w:lang w:val="en-GB"/>
        </w:rPr>
        <w:t xml:space="preserve">Outcome measures included </w:t>
      </w:r>
      <w:r w:rsidRPr="00634A57">
        <w:rPr>
          <w:rFonts w:ascii="Arial" w:hAnsi="Arial" w:cs="Arial"/>
          <w:lang w:val="en-GB"/>
        </w:rPr>
        <w:t>refusal rates</w:t>
      </w:r>
      <w:r w:rsidR="00B92DFB" w:rsidRPr="00634A57">
        <w:rPr>
          <w:rFonts w:ascii="Arial" w:hAnsi="Arial" w:cs="Arial"/>
          <w:lang w:val="en-GB"/>
        </w:rPr>
        <w:t xml:space="preserve">, </w:t>
      </w:r>
      <w:r w:rsidRPr="00634A57">
        <w:rPr>
          <w:rFonts w:ascii="Arial" w:hAnsi="Arial" w:cs="Arial"/>
          <w:lang w:val="en-GB"/>
        </w:rPr>
        <w:t>patient completion times, completion rates,</w:t>
      </w:r>
      <w:r w:rsidR="00B92DFB" w:rsidRPr="00634A57">
        <w:rPr>
          <w:rFonts w:ascii="Arial" w:hAnsi="Arial" w:cs="Arial"/>
          <w:lang w:val="en-GB"/>
        </w:rPr>
        <w:t xml:space="preserve"> </w:t>
      </w:r>
      <w:r w:rsidRPr="00634A57">
        <w:rPr>
          <w:rFonts w:ascii="Arial" w:hAnsi="Arial" w:cs="Arial"/>
          <w:lang w:val="en-GB"/>
        </w:rPr>
        <w:t xml:space="preserve">missing data rates, and </w:t>
      </w:r>
      <w:r w:rsidR="00B92DFB" w:rsidRPr="00634A57">
        <w:rPr>
          <w:rFonts w:ascii="Arial" w:hAnsi="Arial" w:cs="Arial"/>
          <w:lang w:val="en-GB"/>
        </w:rPr>
        <w:t xml:space="preserve">the </w:t>
      </w:r>
      <w:r w:rsidRPr="00634A57">
        <w:rPr>
          <w:rFonts w:ascii="Arial" w:hAnsi="Arial" w:cs="Arial"/>
          <w:lang w:val="en-GB"/>
        </w:rPr>
        <w:t>number of patients requiring assistance.</w:t>
      </w:r>
      <w:r w:rsidR="00B92DFB" w:rsidRPr="00634A57">
        <w:rPr>
          <w:rFonts w:ascii="Arial" w:hAnsi="Arial" w:cs="Arial"/>
          <w:lang w:val="en-GB"/>
        </w:rPr>
        <w:t xml:space="preserve"> Of the 136 patients approached to participate in the study, 106 patients (78%) completed the assessment, 6 (4%) started but did not complete it, and 24 (18%) refused to participate, most often due to time constraints. Most of the 24 patients who refused stated a</w:t>
      </w:r>
      <w:r w:rsidR="009C2DEE" w:rsidRPr="00634A57">
        <w:rPr>
          <w:rFonts w:ascii="Arial" w:hAnsi="Arial" w:cs="Arial"/>
          <w:lang w:val="en-GB"/>
        </w:rPr>
        <w:t xml:space="preserve"> </w:t>
      </w:r>
      <w:r w:rsidR="00B92DFB" w:rsidRPr="00634A57">
        <w:rPr>
          <w:rFonts w:ascii="Arial" w:hAnsi="Arial" w:cs="Arial"/>
          <w:lang w:val="en-GB"/>
        </w:rPr>
        <w:t xml:space="preserve">willingness to be approached to participate on a different day. Of </w:t>
      </w:r>
      <w:r w:rsidR="00B92DFB" w:rsidRPr="00634A57">
        <w:rPr>
          <w:rFonts w:ascii="Arial" w:hAnsi="Arial" w:cs="Arial"/>
          <w:lang w:val="en-GB"/>
        </w:rPr>
        <w:lastRenderedPageBreak/>
        <w:t>the 106 patients who completed the assessment, 3</w:t>
      </w:r>
      <w:r w:rsidR="009C2DEE" w:rsidRPr="00634A57">
        <w:rPr>
          <w:rFonts w:ascii="Arial" w:hAnsi="Arial" w:cs="Arial"/>
          <w:lang w:val="en-GB"/>
        </w:rPr>
        <w:t xml:space="preserve"> </w:t>
      </w:r>
      <w:r w:rsidR="00B92DFB" w:rsidRPr="00634A57">
        <w:rPr>
          <w:rFonts w:ascii="Arial" w:hAnsi="Arial" w:cs="Arial"/>
          <w:lang w:val="en-GB"/>
        </w:rPr>
        <w:t>required assistance (1 due to vision issues, 2 due to literacy). Median completion time was 11 minutes and 40 seconds,</w:t>
      </w:r>
      <w:r w:rsidR="009C2DEE" w:rsidRPr="00634A57">
        <w:rPr>
          <w:rFonts w:ascii="Arial" w:hAnsi="Arial" w:cs="Arial"/>
          <w:lang w:val="en-GB"/>
        </w:rPr>
        <w:t xml:space="preserve"> </w:t>
      </w:r>
      <w:r w:rsidR="00B92DFB" w:rsidRPr="00634A57">
        <w:rPr>
          <w:rFonts w:ascii="Arial" w:hAnsi="Arial" w:cs="Arial"/>
          <w:lang w:val="en-GB"/>
        </w:rPr>
        <w:t>with a mean completion time of 12 minutes and 21 seconds. Missing data was minimal.</w:t>
      </w:r>
      <w:r w:rsidR="004154FF" w:rsidRPr="00634A57">
        <w:rPr>
          <w:rFonts w:ascii="Arial" w:hAnsi="Arial" w:cs="Arial"/>
          <w:lang w:val="en-GB"/>
        </w:rPr>
        <w:t xml:space="preserve"> </w:t>
      </w:r>
      <w:r w:rsidR="0066080C" w:rsidRPr="00634A57">
        <w:rPr>
          <w:rFonts w:ascii="Arial" w:hAnsi="Arial" w:cs="Arial"/>
          <w:lang w:val="en-GB"/>
        </w:rPr>
        <w:t xml:space="preserve">Older patients did not take longer to complete the </w:t>
      </w:r>
      <w:proofErr w:type="spellStart"/>
      <w:r w:rsidR="0066080C" w:rsidRPr="00634A57">
        <w:rPr>
          <w:rFonts w:ascii="Arial" w:hAnsi="Arial" w:cs="Arial"/>
          <w:lang w:val="en-GB"/>
        </w:rPr>
        <w:t>PROs.</w:t>
      </w:r>
      <w:proofErr w:type="spellEnd"/>
      <w:r w:rsidR="0066080C" w:rsidRPr="00634A57">
        <w:rPr>
          <w:rFonts w:ascii="Arial" w:hAnsi="Arial" w:cs="Arial"/>
          <w:lang w:val="en-GB"/>
        </w:rPr>
        <w:t xml:space="preserve"> The authors note that with the prevalence of computers (and now smart phones and tablets) in the US, patients are likely more comfortable with technology.</w:t>
      </w:r>
      <w:r w:rsidR="00BC22E0" w:rsidRPr="00634A57">
        <w:rPr>
          <w:rFonts w:ascii="Arial" w:hAnsi="Arial" w:cs="Arial"/>
          <w:lang w:val="en-GB"/>
        </w:rPr>
        <w:t xml:space="preserve"> </w:t>
      </w:r>
      <w:r w:rsidR="0066080C" w:rsidRPr="00634A57">
        <w:rPr>
          <w:rFonts w:ascii="Arial" w:hAnsi="Arial" w:cs="Arial"/>
          <w:lang w:val="en-GB"/>
        </w:rPr>
        <w:t>Use of touch screens has made PRO completion easier for the patient.</w:t>
      </w:r>
      <w:bookmarkEnd w:id="441"/>
    </w:p>
    <w:p w14:paraId="3AD3D2D2" w14:textId="77777777" w:rsidR="00206F6D" w:rsidRPr="009F669C" w:rsidRDefault="00206F6D"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42" w:name="_Toc49863480"/>
      <w:r w:rsidRPr="009F669C">
        <w:rPr>
          <w:rFonts w:ascii="Arial" w:eastAsiaTheme="majorEastAsia" w:hAnsi="Arial" w:cs="Times New Roman (Headings CS)"/>
          <w:b/>
          <w:bCs/>
          <w:color w:val="4472C4" w:themeColor="accent1"/>
          <w:sz w:val="28"/>
          <w:szCs w:val="26"/>
        </w:rPr>
        <w:t xml:space="preserve">Evidence </w:t>
      </w:r>
      <w:r w:rsidR="0083222E" w:rsidRPr="009F669C">
        <w:rPr>
          <w:rFonts w:ascii="Arial" w:eastAsiaTheme="majorEastAsia" w:hAnsi="Arial" w:cs="Times New Roman (Headings CS)"/>
          <w:b/>
          <w:bCs/>
          <w:color w:val="4472C4" w:themeColor="accent1"/>
          <w:sz w:val="28"/>
          <w:szCs w:val="26"/>
        </w:rPr>
        <w:t>f</w:t>
      </w:r>
      <w:r w:rsidR="004C358E" w:rsidRPr="009F669C">
        <w:rPr>
          <w:rFonts w:ascii="Arial" w:eastAsiaTheme="majorEastAsia" w:hAnsi="Arial" w:cs="Times New Roman (Headings CS)"/>
          <w:b/>
          <w:bCs/>
          <w:color w:val="4472C4" w:themeColor="accent1"/>
          <w:sz w:val="28"/>
          <w:szCs w:val="26"/>
        </w:rPr>
        <w:t>rom Other Disease Areas</w:t>
      </w:r>
      <w:bookmarkEnd w:id="442"/>
    </w:p>
    <w:p w14:paraId="58F7D29C" w14:textId="384E1D8A" w:rsidR="00E612F4" w:rsidRPr="00634A57" w:rsidRDefault="00E612F4" w:rsidP="00A92396">
      <w:pPr>
        <w:spacing w:before="60" w:after="180"/>
        <w:rPr>
          <w:rFonts w:ascii="Arial" w:eastAsia="Times New Roman" w:hAnsi="Arial" w:cs="Arial"/>
          <w:b/>
        </w:rPr>
      </w:pPr>
      <w:r w:rsidRPr="00634A57">
        <w:rPr>
          <w:rFonts w:ascii="Arial" w:hAnsi="Arial" w:cs="Arial"/>
          <w:b/>
          <w:lang w:val="en-GB"/>
        </w:rPr>
        <w:t>Howell et al. (2015)</w:t>
      </w:r>
      <w:r w:rsidRPr="00634A57">
        <w:rPr>
          <w:rFonts w:ascii="Arial" w:hAnsi="Arial" w:cs="Arial"/>
          <w:b/>
          <w:lang w:val="en-GB"/>
        </w:rPr>
        <w:fldChar w:fldCharType="begin">
          <w:fldData xml:space="preserve">PEVuZE5vdGU+PENpdGU+PEF1dGhvcj5Ib3dlbGw8L0F1dGhvcj48WWVhcj4yMDE1PC9ZZWFyPjxS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=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PEVuZE5vdGU+PENpdGU+PEF1dGhvcj5Ib3dlbGw8L0F1dGhvcj48WWVhcj4yMDE1PC9ZZWFyPjxS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=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890F2B" w:rsidRPr="00634A57">
        <w:rPr>
          <w:rFonts w:ascii="Arial" w:hAnsi="Arial" w:cs="Arial"/>
          <w:b/>
          <w:noProof/>
          <w:vertAlign w:val="superscript"/>
          <w:lang w:val="en-GB"/>
        </w:rPr>
        <w:t>16</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bCs/>
          <w:lang w:val="en-GB"/>
        </w:rPr>
        <w:t xml:space="preserve"> in this scoping review of 30 articles evaluating uptake of PROMs in cancer care</w:t>
      </w:r>
      <w:r w:rsidR="00E2243C" w:rsidRPr="00634A57">
        <w:rPr>
          <w:rFonts w:ascii="Arial" w:hAnsi="Arial" w:cs="Arial"/>
          <w:bCs/>
          <w:lang w:val="en-GB"/>
        </w:rPr>
        <w:t xml:space="preserve">, </w:t>
      </w:r>
      <w:r w:rsidR="00E2243C" w:rsidRPr="00634A57">
        <w:rPr>
          <w:rFonts w:ascii="Arial" w:eastAsia="Times New Roman" w:hAnsi="Arial" w:cs="Arial"/>
          <w:color w:val="505050"/>
          <w:shd w:val="clear" w:color="auto" w:fill="FFFFFF"/>
        </w:rPr>
        <w:t xml:space="preserve">3 </w:t>
      </w:r>
      <w:r w:rsidR="00E2243C" w:rsidRPr="00634A57">
        <w:rPr>
          <w:rFonts w:ascii="Arial" w:eastAsia="Times New Roman" w:hAnsi="Arial" w:cs="Arial"/>
          <w:shd w:val="clear" w:color="auto" w:fill="FFFFFF"/>
        </w:rPr>
        <w:t xml:space="preserve">studies evaluated patient acceptability of electronic computer-based PROMs. In all studies, </w:t>
      </w:r>
      <w:r w:rsidR="00E2243C" w:rsidRPr="00634A57">
        <w:rPr>
          <w:rFonts w:ascii="Arial" w:eastAsia="Times New Roman" w:hAnsi="Arial" w:cs="Arial"/>
          <w:b/>
          <w:shd w:val="clear" w:color="auto" w:fill="FFFFFF"/>
        </w:rPr>
        <w:t>PROMs were found to be highly acceptable to patients with a high level of willingness for repeat use in their care.</w:t>
      </w:r>
      <w:r w:rsidR="00E2243C" w:rsidRPr="00634A57">
        <w:rPr>
          <w:rFonts w:ascii="Arial" w:eastAsia="Times New Roman" w:hAnsi="Arial" w:cs="Arial"/>
          <w:b/>
          <w:color w:val="505050"/>
          <w:shd w:val="clear" w:color="auto" w:fill="FFFFFF"/>
        </w:rPr>
        <w:t xml:space="preserve"> </w:t>
      </w:r>
    </w:p>
    <w:p w14:paraId="6B2795C9" w14:textId="42D7AACE" w:rsidR="00E612F4" w:rsidRPr="00634A57" w:rsidRDefault="00E612F4" w:rsidP="00A92396">
      <w:pPr>
        <w:pStyle w:val="BodyText"/>
        <w:spacing w:line="240" w:lineRule="auto"/>
        <w:rPr>
          <w:rFonts w:ascii="Arial" w:hAnsi="Arial" w:cs="Arial"/>
          <w:lang w:val="en-GB"/>
        </w:rPr>
      </w:pPr>
      <w:proofErr w:type="spellStart"/>
      <w:r w:rsidRPr="00634A57">
        <w:rPr>
          <w:rFonts w:ascii="Arial" w:hAnsi="Arial" w:cs="Arial"/>
          <w:b/>
          <w:lang w:val="en-GB"/>
        </w:rPr>
        <w:t>Detmar</w:t>
      </w:r>
      <w:proofErr w:type="spellEnd"/>
      <w:r w:rsidRPr="00634A57">
        <w:rPr>
          <w:rFonts w:ascii="Arial" w:hAnsi="Arial" w:cs="Arial"/>
          <w:b/>
          <w:lang w:val="en-GB"/>
        </w:rPr>
        <w:t xml:space="preserve"> et al. (2002)</w:t>
      </w:r>
      <w:r w:rsidRPr="00634A57">
        <w:rPr>
          <w:rFonts w:ascii="Arial" w:hAnsi="Arial" w:cs="Arial"/>
          <w:b/>
          <w:lang w:val="en-GB"/>
        </w:rPr>
        <w:fldChar w:fldCharType="begin"/>
      </w:r>
      <w:r w:rsidR="000D2A37" w:rsidRPr="00634A57">
        <w:rPr>
          <w:rFonts w:ascii="Arial" w:hAnsi="Arial" w:cs="Arial"/>
          <w:b/>
          <w:lang w:val="en-GB"/>
        </w:rPr>
        <w:instrText xml:space="preserve"> ADDIN EN.CITE &lt;EndNote&gt;&lt;Cite&gt;&lt;Author&gt;Detmar&lt;/Author&gt;&lt;Year&gt;2002&lt;/Year&gt;&lt;RecNum&gt;855&lt;/RecNum&gt;&lt;DisplayText&gt;&lt;style face="superscript"&gt;14&lt;/style&gt;&lt;/DisplayText&gt;&lt;record&gt;&lt;rec-number&gt;855&lt;/rec-number&gt;&lt;foreign-keys&gt;&lt;key app="EN" db-id="92rrzf922vddp7e2dw9p9vv422e0tp5s50ws" timestamp="1579730064"&gt;855&lt;/key&gt;&lt;/foreign-keys&gt;&lt;ref-type name="Journal Article"&gt;17&lt;/ref-type&gt;&lt;contributors&gt;&lt;authors&gt;&lt;author&gt;Detmar, S. B.&lt;/author&gt;&lt;author&gt;Muller, M. J.&lt;/author&gt;&lt;author&gt;Schornagel, J. H.&lt;/author&gt;&lt;author&gt;Wever, L. D.&lt;/author&gt;&lt;author&gt;Aaronson, N. K.&lt;/author&gt;&lt;/authors&gt;&lt;/contributors&gt;&lt;auth-address&gt;Division of Psychosocial Research and Epidemiology, the Netherlands Cancer Institute, Plesmanlaan 121, 1066 CX Amsterdam, The Netherlands.&lt;/auth-address&gt;&lt;titles&gt;&lt;title&gt;Health-related quality-of-life assessments and patient-physician communication: a randomized controlled trial&lt;/title&gt;&lt;secondary-title&gt;Jama&lt;/secondary-title&gt;&lt;/titles&gt;&lt;periodical&gt;&lt;full-title&gt;Jama&lt;/full-title&gt;&lt;/periodical&gt;&lt;pages&gt;3027-34&lt;/pages&gt;&lt;volume&gt;288&lt;/volume&gt;&lt;number&gt;23&lt;/number&gt;&lt;keywords&gt;&lt;keyword&gt;Communication&lt;/keyword&gt;&lt;keyword&gt;Cross-Over Studies&lt;/keyword&gt;&lt;keyword&gt;Female&lt;/keyword&gt;&lt;keyword&gt;*Health Status Indicators&lt;/keyword&gt;&lt;keyword&gt;Human&lt;/keyword&gt;&lt;keyword&gt;Longitudinal Studies&lt;/keyword&gt;&lt;keyword&gt;Male&lt;/keyword&gt;&lt;keyword&gt;Middle Aged&lt;/keyword&gt;&lt;keyword&gt;Neoplasms/*drug therapy&lt;/keyword&gt;&lt;keyword&gt;*Palliative Care&lt;/keyword&gt;&lt;keyword&gt;Patient Satisfaction&lt;/keyword&gt;&lt;keyword&gt;*Physician-Patient Relations&lt;/keyword&gt;&lt;keyword&gt;*Quality of Life&lt;/keyword&gt;&lt;keyword&gt;Questionnaires&lt;/keyword&gt;&lt;keyword&gt;Support, Non-U.S. Gov&amp;apos;t&lt;/keyword&gt;&lt;/keywords&gt;&lt;dates&gt;&lt;year&gt;2002&lt;/year&gt;&lt;pub-dates&gt;&lt;date&gt;Dec 18&lt;/date&gt;&lt;/pub-dates&gt;&lt;/dates&gt;&lt;accession-num&gt;12479768&lt;/accession-num&gt;&lt;urls&gt;&lt;related-urls&gt;&lt;url&gt;http://www.ncbi.nlm.nih.gov/entrez/query.fcgi?cmd=Retrieve&amp;amp;db=PubMed&amp;amp;dopt=Citation&amp;amp;list_uids=12479768&lt;/url&gt;&lt;/related-urls&gt;&lt;/urls&gt;&lt;/record&gt;&lt;/Cite&gt;&lt;/EndNote&gt;</w:instrText>
      </w:r>
      <w:r w:rsidRPr="00634A57">
        <w:rPr>
          <w:rFonts w:ascii="Arial" w:hAnsi="Arial" w:cs="Arial"/>
          <w:b/>
          <w:lang w:val="en-GB"/>
        </w:rPr>
        <w:fldChar w:fldCharType="separate"/>
      </w:r>
      <w:r w:rsidR="000D2A37" w:rsidRPr="00634A57">
        <w:rPr>
          <w:rFonts w:ascii="Arial" w:hAnsi="Arial" w:cs="Arial"/>
          <w:b/>
          <w:noProof/>
          <w:vertAlign w:val="superscript"/>
          <w:lang w:val="en-GB"/>
        </w:rPr>
        <w:t>14</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w:t>
      </w:r>
      <w:r w:rsidR="00625B61" w:rsidRPr="00634A57">
        <w:rPr>
          <w:rFonts w:ascii="Arial" w:hAnsi="Arial" w:cs="Arial"/>
          <w:lang w:val="en-GB"/>
        </w:rPr>
        <w:t>As in Chapter II, a</w:t>
      </w:r>
      <w:r w:rsidRPr="00634A57">
        <w:rPr>
          <w:rFonts w:ascii="Arial" w:hAnsi="Arial" w:cs="Arial"/>
          <w:lang w:val="en-GB"/>
        </w:rPr>
        <w:t xml:space="preserve"> large-scale, randomized study was conducted in palliative care to evaluate the effectiveness of giving providers and their patients PRO feedback using graphical displays. </w:t>
      </w:r>
      <w:r w:rsidRPr="00634A57">
        <w:rPr>
          <w:rFonts w:ascii="Arial" w:hAnsi="Arial" w:cs="Arial"/>
          <w:b/>
          <w:lang w:val="en-GB"/>
        </w:rPr>
        <w:t xml:space="preserve">Patients in the intervention group reported </w:t>
      </w:r>
      <w:r w:rsidR="001F05CA" w:rsidRPr="00634A57">
        <w:rPr>
          <w:rFonts w:ascii="Arial" w:hAnsi="Arial" w:cs="Arial"/>
          <w:b/>
          <w:lang w:val="en-GB"/>
        </w:rPr>
        <w:t xml:space="preserve">a </w:t>
      </w:r>
      <w:r w:rsidRPr="00634A57">
        <w:rPr>
          <w:rFonts w:ascii="Arial" w:hAnsi="Arial" w:cs="Arial"/>
          <w:b/>
          <w:lang w:val="en-GB"/>
        </w:rPr>
        <w:t>significantly higher degree of emotional support received from the provider.</w:t>
      </w:r>
      <w:r w:rsidRPr="00634A57">
        <w:rPr>
          <w:rFonts w:ascii="Arial" w:hAnsi="Arial" w:cs="Arial"/>
          <w:lang w:val="en-GB"/>
        </w:rPr>
        <w:t xml:space="preserve"> </w:t>
      </w:r>
      <w:r w:rsidRPr="00634A57">
        <w:rPr>
          <w:rFonts w:ascii="Arial" w:hAnsi="Arial" w:cs="Arial"/>
          <w:b/>
          <w:lang w:val="en-GB"/>
        </w:rPr>
        <w:t>The majority (79%) of patients believed that the summary enhanced their provider’s awareness of their health problems</w:t>
      </w:r>
      <w:r w:rsidRPr="00634A57">
        <w:rPr>
          <w:rFonts w:ascii="Arial" w:hAnsi="Arial" w:cs="Arial"/>
          <w:lang w:val="en-GB"/>
        </w:rPr>
        <w:t xml:space="preserve">, </w:t>
      </w:r>
      <w:r w:rsidRPr="00634A57">
        <w:rPr>
          <w:rFonts w:ascii="Arial" w:hAnsi="Arial" w:cs="Arial"/>
          <w:b/>
          <w:lang w:val="en-GB"/>
        </w:rPr>
        <w:t>and 87% believed that it would be useful to introduce the intervention</w:t>
      </w:r>
      <w:r w:rsidRPr="00634A57">
        <w:rPr>
          <w:rFonts w:ascii="Arial" w:hAnsi="Arial" w:cs="Arial"/>
          <w:lang w:val="en-GB"/>
        </w:rPr>
        <w:t xml:space="preserve"> as a standard part of the outpatient clinic procedure.</w:t>
      </w:r>
    </w:p>
    <w:p w14:paraId="7D8283DD" w14:textId="09AF998C" w:rsidR="00E612F4" w:rsidRPr="00634A57" w:rsidRDefault="00E612F4" w:rsidP="00A92396">
      <w:pPr>
        <w:pStyle w:val="BodyText"/>
        <w:spacing w:line="240" w:lineRule="auto"/>
        <w:rPr>
          <w:rFonts w:ascii="Arial" w:hAnsi="Arial" w:cs="Arial"/>
          <w:b/>
        </w:rPr>
      </w:pPr>
      <w:r w:rsidRPr="00634A57">
        <w:rPr>
          <w:rFonts w:ascii="Arial" w:hAnsi="Arial" w:cs="Arial"/>
          <w:b/>
        </w:rPr>
        <w:t>Sharma et al. (2016)</w:t>
      </w:r>
      <w:r w:rsidRPr="00634A57">
        <w:rPr>
          <w:rFonts w:ascii="Arial" w:hAnsi="Arial" w:cs="Arial"/>
          <w:b/>
        </w:rPr>
        <w:fldChar w:fldCharType="begin"/>
      </w:r>
      <w:r w:rsidR="0015560C">
        <w:rPr>
          <w:rFonts w:ascii="Arial" w:hAnsi="Arial" w:cs="Arial"/>
          <w:b/>
        </w:rPr>
        <w:instrText xml:space="preserve"> ADDIN EN.CITE &lt;EndNote&gt;&lt;Cite&gt;&lt;Author&gt;Sharma&lt;/Author&gt;&lt;Year&gt;2016&lt;/Year&gt;&lt;RecNum&gt;7031&lt;/RecNum&gt;&lt;DisplayText&gt;&lt;style face="superscript"&gt;2&lt;/style&gt;&lt;/DisplayText&gt;&lt;record&gt;&lt;rec-number&gt;7031&lt;/rec-number&gt;&lt;foreign-keys&gt;&lt;key app="EN" db-id="9dd90wvx2spdv9etaz6p5a9mtvetetvpev9r" timestamp="1599019497"&gt;7031&lt;/key&gt;&lt;/foreign-keys&gt;&lt;ref-type name="Journal Article"&gt;17&lt;/ref-type&gt;&lt;contributors&gt;&lt;authors&gt;&lt;author&gt;Sharma, P.&lt;/author&gt;&lt;author&gt;Dunn, R. L.&lt;/author&gt;&lt;author&gt;Wei, J. T.&lt;/author&gt;&lt;author&gt;Montie, J. E.&lt;/author&gt;&lt;author&gt;Gilbert, S. M.&lt;/author&gt;&lt;/authors&gt;&lt;/contributors&gt;&lt;auth-address&gt;Genitourinary Oncology Program, H. Lee Moffitt Cancer Center &amp;amp; Research Institute, Tampa, FL, USA.&amp;#xD;Department of Urology, University of Michigan, Ann Arbor, MI, USA.&amp;#xD;Genitourinary Oncology Program, H. Lee Moffitt Cancer Center &amp;amp; Research Institute, Tampa, FL, USA. scott.gilbert@moffitt.org.&amp;#xD;Health Outcomes and Behavior Program, Department of Genitourinary Oncology, H. Lee Moffitt Cancer Center &amp;amp; Research Institute, 12902 Magnolia Drive, Tampa, FL, 33612, USA. scott.gilbert@moffitt.org.&lt;/auth-address&gt;&lt;titles&gt;&lt;title&gt;Evaluation of point-of-care PRO assessment in clinic settings: integration, parallel-forms reliability, and patient acceptability of electronic QOL measures during clinic visits&lt;/title&gt;&lt;secondary-title&gt;Qual Life Res&lt;/secondary-title&gt;&lt;/titles&gt;&lt;periodical&gt;&lt;full-title&gt;Qual Life Res&lt;/full-title&gt;&lt;/periodical&gt;&lt;pages&gt;575-83&lt;/pages&gt;&lt;volume&gt;25&lt;/volume&gt;&lt;number&gt;3&lt;/number&gt;&lt;keywords&gt;&lt;keyword&gt;Clinical tools&lt;/keyword&gt;&lt;keyword&gt;Electronic questionnaire&lt;/keyword&gt;&lt;keyword&gt;Patient-reported outcomes&lt;/keyword&gt;&lt;keyword&gt;Quality of life&lt;/keyword&gt;&lt;/keywords&gt;&lt;dates&gt;&lt;year&gt;2016&lt;/year&gt;&lt;pub-dates&gt;&lt;date&gt;Mar&lt;/date&gt;&lt;/pub-dates&gt;&lt;/dates&gt;&lt;isbn&gt;1573-2649 (Electronic)&amp;#xD;0962-9343 (Linking)&lt;/isbn&gt;&lt;accession-num&gt;26373852&lt;/accession-num&gt;&lt;urls&gt;&lt;related-urls&gt;&lt;url&gt;http://www.ncbi.nlm.nih.gov/pubmed/26373852&lt;/url&gt;&lt;/related-urls&gt;&lt;/urls&gt;&lt;electronic-resource-num&gt;10.1007/s11136-015-1113-5&lt;/electronic-resource-num&gt;&lt;/record&gt;&lt;/Cite&gt;&lt;/EndNote&gt;</w:instrText>
      </w:r>
      <w:r w:rsidRPr="00634A57">
        <w:rPr>
          <w:rFonts w:ascii="Arial" w:hAnsi="Arial" w:cs="Arial"/>
          <w:b/>
        </w:rPr>
        <w:fldChar w:fldCharType="separate"/>
      </w:r>
      <w:r w:rsidR="00C90B56" w:rsidRPr="00634A57">
        <w:rPr>
          <w:rFonts w:ascii="Arial" w:hAnsi="Arial" w:cs="Arial"/>
          <w:b/>
          <w:noProof/>
          <w:vertAlign w:val="superscript"/>
        </w:rPr>
        <w:t>2</w:t>
      </w:r>
      <w:r w:rsidRPr="00634A57">
        <w:rPr>
          <w:rFonts w:ascii="Arial" w:hAnsi="Arial" w:cs="Arial"/>
          <w:b/>
        </w:rPr>
        <w:fldChar w:fldCharType="end"/>
      </w:r>
      <w:r w:rsidRPr="00634A57">
        <w:rPr>
          <w:rFonts w:ascii="Arial" w:hAnsi="Arial" w:cs="Arial"/>
          <w:b/>
        </w:rPr>
        <w:t>:</w:t>
      </w:r>
      <w:r w:rsidRPr="00634A57">
        <w:rPr>
          <w:rFonts w:ascii="Arial" w:hAnsi="Arial" w:cs="Arial"/>
        </w:rPr>
        <w:t xml:space="preserve"> </w:t>
      </w:r>
      <w:r w:rsidRPr="00634A57">
        <w:rPr>
          <w:rFonts w:ascii="Arial" w:hAnsi="Arial" w:cs="Arial"/>
          <w:bCs/>
        </w:rPr>
        <w:t>Male prostate cancer patients (n=50) were administered the computerized Expanded Prostate Index Composite, a quality of life PRO, as well as a 6-item acceptability scale to evaluate satisfaction with the electronic format</w:t>
      </w:r>
      <w:r w:rsidRPr="00634A57">
        <w:rPr>
          <w:rFonts w:ascii="Arial" w:hAnsi="Arial" w:cs="Arial"/>
        </w:rPr>
        <w:t>.</w:t>
      </w:r>
      <w:r w:rsidR="009F669C">
        <w:rPr>
          <w:rFonts w:ascii="Arial" w:hAnsi="Arial" w:cs="Arial"/>
        </w:rPr>
        <w:t xml:space="preserve"> </w:t>
      </w:r>
      <w:r w:rsidRPr="00634A57">
        <w:rPr>
          <w:rFonts w:ascii="Arial" w:hAnsi="Arial" w:cs="Arial"/>
          <w:b/>
        </w:rPr>
        <w:t xml:space="preserve">The majority (&gt;90%) of respondents found the computerized QOL format easy to use. </w:t>
      </w:r>
    </w:p>
    <w:p w14:paraId="5AC3DA63" w14:textId="7AC6DEFB" w:rsidR="00E612F4" w:rsidRPr="00634A57" w:rsidRDefault="00E612F4" w:rsidP="00A92396">
      <w:pPr>
        <w:pStyle w:val="BodyText"/>
        <w:spacing w:line="240" w:lineRule="auto"/>
        <w:rPr>
          <w:rFonts w:ascii="Arial" w:hAnsi="Arial" w:cs="Arial"/>
          <w:bCs/>
          <w:lang w:val="en-GB"/>
        </w:rPr>
      </w:pPr>
      <w:proofErr w:type="spellStart"/>
      <w:r w:rsidRPr="00634A57">
        <w:rPr>
          <w:rFonts w:ascii="Arial" w:hAnsi="Arial" w:cs="Arial"/>
          <w:b/>
          <w:lang w:val="en-GB"/>
        </w:rPr>
        <w:t>Sarabia</w:t>
      </w:r>
      <w:proofErr w:type="spellEnd"/>
      <w:r w:rsidRPr="00634A57">
        <w:rPr>
          <w:rFonts w:ascii="Arial" w:hAnsi="Arial" w:cs="Arial"/>
          <w:b/>
          <w:lang w:val="en-GB"/>
        </w:rPr>
        <w:t xml:space="preserve"> et al. (2015)</w:t>
      </w:r>
      <w:r w:rsidRPr="00634A57">
        <w:rPr>
          <w:rFonts w:ascii="Arial" w:hAnsi="Arial" w:cs="Arial"/>
          <w:b/>
          <w:lang w:val="en-GB"/>
        </w:rPr>
        <w:fldChar w:fldCharType="begin"/>
      </w:r>
      <w:r w:rsidR="00BF3119">
        <w:rPr>
          <w:rFonts w:ascii="Arial" w:hAnsi="Arial" w:cs="Arial"/>
          <w:b/>
          <w:lang w:val="en-GB"/>
        </w:rPr>
        <w:instrText xml:space="preserve"> ADDIN EN.CITE &lt;EndNote&gt;&lt;Cite&gt;&lt;Author&gt;Sarabia&lt;/Author&gt;&lt;Year&gt;2015&lt;/Year&gt;&lt;RecNum&gt;7032&lt;/RecNum&gt;&lt;DisplayText&gt;&lt;style face="superscript"&gt;66&lt;/style&gt;&lt;/DisplayText&gt;&lt;record&gt;&lt;rec-number&gt;7032&lt;/rec-number&gt;&lt;foreign-keys&gt;&lt;key app="EN" db-id="9dd90wvx2spdv9etaz6p5a9mtvetetvpev9r" timestamp="1599019497"&gt;7032&lt;/key&gt;&lt;/foreign-keys&gt;&lt;ref-type name="Journal Article"&gt;17&lt;/ref-type&gt;&lt;contributors&gt;&lt;authors&gt;&lt;author&gt;Sarabia, S.&lt;/author&gt;&lt;author&gt;Perez-Cosio, A.&lt;/author&gt;&lt;author&gt;Brown, C.&lt;/author&gt;&lt;author&gt;Leung, Y.&lt;/author&gt;&lt;author&gt;Gill, G.&lt;/author&gt;&lt;author&gt;Liang, M.&lt;/author&gt;&lt;author&gt;Yeung, S.&lt;/author&gt;&lt;author&gt;Liu, A. &lt;/author&gt;&lt;author&gt;Wong, L.&lt;/author&gt;&lt;author&gt;Liu, G.&lt;/author&gt;&lt;author&gt;Howell, D. &lt;/author&gt;&lt;/authors&gt;&lt;/contributors&gt;&lt;titles&gt;&lt;title&gt;Are pallative patients less accepting to self-report symptom measures for clinical management than curative patients?&lt;/title&gt;&lt;secondary-title&gt;Journal of Clinical Oncology&lt;/secondary-title&gt;&lt;/titles&gt;&lt;periodical&gt;&lt;full-title&gt;Journal of Clinical Oncology&lt;/full-title&gt;&lt;/periodical&gt;&lt;pages&gt;79&lt;/pages&gt;&lt;volume&gt;33&lt;/volume&gt;&lt;number&gt;29&lt;/number&gt;&lt;dates&gt;&lt;year&gt;2015&lt;/year&gt;&lt;/dates&gt;&lt;urls&gt;&lt;/urls&gt;&lt;/record&gt;&lt;/Cite&gt;&lt;/EndNote&gt;</w:instrText>
      </w:r>
      <w:r w:rsidRPr="00634A57">
        <w:rPr>
          <w:rFonts w:ascii="Arial" w:hAnsi="Arial" w:cs="Arial"/>
          <w:b/>
          <w:lang w:val="en-GB"/>
        </w:rPr>
        <w:fldChar w:fldCharType="separate"/>
      </w:r>
      <w:r w:rsidR="0015560C" w:rsidRPr="0015560C">
        <w:rPr>
          <w:rFonts w:ascii="Arial" w:hAnsi="Arial" w:cs="Arial"/>
          <w:b/>
          <w:noProof/>
          <w:vertAlign w:val="superscript"/>
          <w:lang w:val="en-GB"/>
        </w:rPr>
        <w:t>66</w:t>
      </w:r>
      <w:r w:rsidRPr="00634A57">
        <w:rPr>
          <w:rFonts w:ascii="Arial" w:hAnsi="Arial" w:cs="Arial"/>
          <w:b/>
          <w:lang w:val="en-GB"/>
        </w:rPr>
        <w:fldChar w:fldCharType="end"/>
      </w:r>
      <w:r w:rsidRPr="00634A57">
        <w:rPr>
          <w:rFonts w:ascii="Arial" w:hAnsi="Arial" w:cs="Arial"/>
          <w:b/>
          <w:lang w:val="en-GB"/>
        </w:rPr>
        <w:t>:</w:t>
      </w:r>
      <w:r w:rsidR="009F669C">
        <w:rPr>
          <w:rFonts w:ascii="Arial" w:hAnsi="Arial" w:cs="Arial"/>
          <w:bCs/>
          <w:lang w:val="en-GB"/>
        </w:rPr>
        <w:t xml:space="preserve"> </w:t>
      </w:r>
      <w:proofErr w:type="spellStart"/>
      <w:r w:rsidR="001F05CA" w:rsidRPr="00634A57">
        <w:rPr>
          <w:rFonts w:ascii="Arial" w:hAnsi="Arial" w:cs="Arial"/>
          <w:bCs/>
          <w:lang w:val="en-GB"/>
        </w:rPr>
        <w:t>Pallative</w:t>
      </w:r>
      <w:proofErr w:type="spellEnd"/>
      <w:r w:rsidR="001F05CA" w:rsidRPr="00634A57">
        <w:rPr>
          <w:rFonts w:ascii="Arial" w:hAnsi="Arial" w:cs="Arial"/>
          <w:bCs/>
          <w:lang w:val="en-GB"/>
        </w:rPr>
        <w:t xml:space="preserve"> and curative cancer patients (n=202)</w:t>
      </w:r>
      <w:r w:rsidRPr="00634A57">
        <w:rPr>
          <w:rFonts w:ascii="Arial" w:hAnsi="Arial" w:cs="Arial"/>
          <w:bCs/>
          <w:lang w:val="en-GB"/>
        </w:rPr>
        <w:t xml:space="preserve"> </w:t>
      </w:r>
      <w:r w:rsidR="001F05CA" w:rsidRPr="00634A57">
        <w:rPr>
          <w:rFonts w:ascii="Arial" w:hAnsi="Arial" w:cs="Arial"/>
          <w:bCs/>
          <w:lang w:val="en-GB"/>
        </w:rPr>
        <w:t>found</w:t>
      </w:r>
      <w:r w:rsidRPr="00634A57">
        <w:rPr>
          <w:rFonts w:ascii="Arial" w:hAnsi="Arial" w:cs="Arial"/>
          <w:bCs/>
          <w:lang w:val="en-GB"/>
        </w:rPr>
        <w:t xml:space="preserve"> touch screen based questionnaires </w:t>
      </w:r>
      <w:r w:rsidR="001F05CA" w:rsidRPr="00634A57">
        <w:rPr>
          <w:rFonts w:ascii="Arial" w:hAnsi="Arial" w:cs="Arial"/>
          <w:bCs/>
          <w:lang w:val="en-GB"/>
        </w:rPr>
        <w:t>acceptable</w:t>
      </w:r>
      <w:r w:rsidRPr="00634A57">
        <w:rPr>
          <w:rFonts w:ascii="Arial" w:hAnsi="Arial" w:cs="Arial"/>
          <w:bCs/>
          <w:lang w:val="en-GB"/>
        </w:rPr>
        <w:t>.</w:t>
      </w:r>
      <w:r w:rsidR="009F669C">
        <w:rPr>
          <w:rFonts w:ascii="Arial" w:hAnsi="Arial" w:cs="Arial"/>
          <w:bCs/>
          <w:lang w:val="en-GB"/>
        </w:rPr>
        <w:t xml:space="preserve"> </w:t>
      </w:r>
      <w:r w:rsidRPr="00634A57">
        <w:rPr>
          <w:rFonts w:ascii="Arial" w:hAnsi="Arial" w:cs="Arial"/>
          <w:b/>
          <w:bCs/>
          <w:lang w:val="en-GB"/>
        </w:rPr>
        <w:t xml:space="preserve">93% of palliative patients and 92% of curative patients </w:t>
      </w:r>
      <w:r w:rsidR="001F05CA" w:rsidRPr="00634A57">
        <w:rPr>
          <w:rFonts w:ascii="Arial" w:hAnsi="Arial" w:cs="Arial"/>
          <w:b/>
          <w:bCs/>
          <w:lang w:val="en-GB"/>
        </w:rPr>
        <w:t>were willing</w:t>
      </w:r>
      <w:r w:rsidRPr="00634A57">
        <w:rPr>
          <w:rFonts w:ascii="Arial" w:hAnsi="Arial" w:cs="Arial"/>
          <w:b/>
          <w:bCs/>
          <w:lang w:val="en-GB"/>
        </w:rPr>
        <w:t xml:space="preserve"> to complete the surveys on a touchscreen tablet</w:t>
      </w:r>
      <w:r w:rsidR="001F05CA" w:rsidRPr="00634A57">
        <w:rPr>
          <w:rFonts w:ascii="Arial" w:hAnsi="Arial" w:cs="Arial"/>
          <w:b/>
          <w:bCs/>
          <w:lang w:val="en-GB"/>
        </w:rPr>
        <w:t xml:space="preserve"> at the time of the visit, </w:t>
      </w:r>
      <w:r w:rsidR="001F05CA" w:rsidRPr="00634A57">
        <w:rPr>
          <w:rFonts w:ascii="Arial" w:hAnsi="Arial" w:cs="Arial"/>
          <w:bCs/>
          <w:lang w:val="en-GB"/>
        </w:rPr>
        <w:t xml:space="preserve">and </w:t>
      </w:r>
      <w:r w:rsidRPr="00634A57">
        <w:rPr>
          <w:rFonts w:ascii="Arial" w:hAnsi="Arial" w:cs="Arial"/>
          <w:bCs/>
          <w:lang w:val="en-GB"/>
        </w:rPr>
        <w:t>62% of patients were willing to complete surveys at every visit</w:t>
      </w:r>
      <w:r w:rsidR="00F24109" w:rsidRPr="00634A57">
        <w:rPr>
          <w:rFonts w:ascii="Arial" w:hAnsi="Arial" w:cs="Arial"/>
          <w:bCs/>
          <w:lang w:val="en-GB"/>
        </w:rPr>
        <w:t>.</w:t>
      </w:r>
    </w:p>
    <w:p w14:paraId="578D940B" w14:textId="6EE124FD" w:rsidR="00E612F4" w:rsidRPr="00634A57" w:rsidRDefault="00E612F4" w:rsidP="00A92396">
      <w:pPr>
        <w:pStyle w:val="BodyText"/>
        <w:spacing w:line="240" w:lineRule="auto"/>
        <w:rPr>
          <w:rFonts w:ascii="Arial" w:hAnsi="Arial" w:cs="Arial"/>
          <w:b/>
          <w:lang w:val="en-GB"/>
        </w:rPr>
      </w:pPr>
      <w:proofErr w:type="spellStart"/>
      <w:r w:rsidRPr="00634A57">
        <w:rPr>
          <w:rFonts w:ascii="Arial" w:hAnsi="Arial" w:cs="Arial"/>
          <w:b/>
          <w:lang w:val="en-GB"/>
        </w:rPr>
        <w:t>Thewes</w:t>
      </w:r>
      <w:proofErr w:type="spellEnd"/>
      <w:r w:rsidRPr="00634A57">
        <w:rPr>
          <w:rFonts w:ascii="Arial" w:hAnsi="Arial" w:cs="Arial"/>
          <w:b/>
          <w:lang w:val="en-GB"/>
        </w:rPr>
        <w:t xml:space="preserve"> et al. (2009)</w:t>
      </w:r>
      <w:r w:rsidRPr="00634A57">
        <w:rPr>
          <w:rFonts w:ascii="Arial" w:hAnsi="Arial" w:cs="Arial"/>
          <w:b/>
          <w:lang w:val="en-GB"/>
        </w:rPr>
        <w:fldChar w:fldCharType="begin">
          <w:fldData xml:space="preserve">PEVuZE5vdGU+PENpdGU+PEF1dGhvcj5UaGV3ZXM8L0F1dGhvcj48WWVhcj4yMDA5PC9ZZWFyPjxS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PEVuZE5vdGU+PENpdGU+PEF1dGhvcj5UaGV3ZXM8L0F1dGhvcj48WWVhcj4yMDA5PC9ZZWFyPjxS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A8178C" w:rsidRPr="00634A57">
        <w:rPr>
          <w:rFonts w:ascii="Arial" w:hAnsi="Arial" w:cs="Arial"/>
          <w:b/>
          <w:noProof/>
          <w:vertAlign w:val="superscript"/>
          <w:lang w:val="en-GB"/>
        </w:rPr>
        <w:t>23</w:t>
      </w:r>
      <w:r w:rsidRPr="00634A57">
        <w:rPr>
          <w:rFonts w:ascii="Arial" w:hAnsi="Arial" w:cs="Arial"/>
          <w:b/>
          <w:lang w:val="en-GB"/>
        </w:rPr>
        <w:fldChar w:fldCharType="end"/>
      </w:r>
      <w:r w:rsidRPr="00634A57">
        <w:rPr>
          <w:rFonts w:ascii="Arial" w:hAnsi="Arial" w:cs="Arial"/>
          <w:b/>
          <w:lang w:val="en-GB"/>
        </w:rPr>
        <w:t xml:space="preserve">: </w:t>
      </w:r>
      <w:r w:rsidR="00F24109" w:rsidRPr="00634A57">
        <w:rPr>
          <w:rFonts w:ascii="Arial" w:hAnsi="Arial" w:cs="Arial"/>
          <w:lang w:val="en-GB"/>
        </w:rPr>
        <w:t>This study evaluated the acceptability and usability of psychological screening PROs in rural cancer clinics in Australia among newly diagnosed patients. Ninety-six percent of patients</w:t>
      </w:r>
      <w:r w:rsidR="009F669C">
        <w:rPr>
          <w:rFonts w:ascii="Arial" w:hAnsi="Arial" w:cs="Arial"/>
          <w:lang w:val="en-GB"/>
        </w:rPr>
        <w:t xml:space="preserve"> </w:t>
      </w:r>
      <w:r w:rsidR="00F24109" w:rsidRPr="00634A57">
        <w:rPr>
          <w:rFonts w:ascii="Arial" w:hAnsi="Arial" w:cs="Arial"/>
          <w:lang w:val="en-GB"/>
        </w:rPr>
        <w:t>were in agreement that the</w:t>
      </w:r>
      <w:r w:rsidRPr="00634A57">
        <w:rPr>
          <w:rFonts w:ascii="Arial" w:hAnsi="Arial" w:cs="Arial"/>
          <w:lang w:val="en-GB"/>
        </w:rPr>
        <w:t xml:space="preserve"> </w:t>
      </w:r>
      <w:r w:rsidR="00F24109" w:rsidRPr="00634A57">
        <w:rPr>
          <w:rFonts w:ascii="Arial" w:hAnsi="Arial" w:cs="Arial"/>
          <w:lang w:val="en-GB"/>
        </w:rPr>
        <w:t>PROs were</w:t>
      </w:r>
      <w:r w:rsidRPr="00634A57">
        <w:rPr>
          <w:rFonts w:ascii="Arial" w:hAnsi="Arial" w:cs="Arial"/>
          <w:lang w:val="en-GB"/>
        </w:rPr>
        <w:t xml:space="preserve"> easy to understand</w:t>
      </w:r>
      <w:r w:rsidR="00F24109" w:rsidRPr="00634A57">
        <w:rPr>
          <w:rFonts w:ascii="Arial" w:hAnsi="Arial" w:cs="Arial"/>
          <w:lang w:val="en-GB"/>
        </w:rPr>
        <w:t>, not too personal (86%), not upsetting (92%)</w:t>
      </w:r>
      <w:r w:rsidRPr="00634A57">
        <w:rPr>
          <w:rFonts w:ascii="Arial" w:hAnsi="Arial" w:cs="Arial"/>
          <w:lang w:val="en-GB"/>
        </w:rPr>
        <w:t xml:space="preserve">. </w:t>
      </w:r>
      <w:r w:rsidR="00F24109" w:rsidRPr="00634A57">
        <w:rPr>
          <w:rFonts w:ascii="Arial" w:hAnsi="Arial" w:cs="Arial"/>
          <w:lang w:val="en-GB"/>
        </w:rPr>
        <w:t xml:space="preserve">Eighty-four percent </w:t>
      </w:r>
      <w:r w:rsidRPr="00634A57">
        <w:rPr>
          <w:rFonts w:ascii="Arial" w:hAnsi="Arial" w:cs="Arial"/>
          <w:lang w:val="en-GB"/>
        </w:rPr>
        <w:t xml:space="preserve">‘agreed’ or ‘strongly agreed’ </w:t>
      </w:r>
      <w:r w:rsidR="00F24109" w:rsidRPr="00634A57">
        <w:rPr>
          <w:rFonts w:ascii="Arial" w:hAnsi="Arial" w:cs="Arial"/>
          <w:lang w:val="en-GB"/>
        </w:rPr>
        <w:t xml:space="preserve">that the PROs should continue to be asked and would encourage discussion of psychological issues. </w:t>
      </w:r>
      <w:r w:rsidR="00F24109" w:rsidRPr="00634A57">
        <w:rPr>
          <w:rFonts w:ascii="Arial" w:hAnsi="Arial" w:cs="Arial"/>
          <w:b/>
          <w:lang w:val="en-GB"/>
        </w:rPr>
        <w:t xml:space="preserve">Ninety-three percent appreciated questions about their emotional well-being. </w:t>
      </w:r>
    </w:p>
    <w:p w14:paraId="2FF9A329" w14:textId="77777777" w:rsidR="00A92396" w:rsidRDefault="00E612F4" w:rsidP="00A92396">
      <w:pPr>
        <w:pStyle w:val="BodyText"/>
        <w:spacing w:line="240" w:lineRule="auto"/>
        <w:rPr>
          <w:rFonts w:ascii="Arial" w:hAnsi="Arial" w:cs="Arial"/>
          <w:b/>
          <w:lang w:val="en-GB"/>
        </w:rPr>
      </w:pPr>
      <w:r w:rsidRPr="00634A57">
        <w:rPr>
          <w:rFonts w:ascii="Arial" w:hAnsi="Arial" w:cs="Arial"/>
          <w:b/>
          <w:lang w:val="en-GB"/>
        </w:rPr>
        <w:t>Mark et al. (</w:t>
      </w:r>
      <w:r w:rsidR="001B28ED" w:rsidRPr="00634A57">
        <w:rPr>
          <w:rFonts w:ascii="Arial" w:hAnsi="Arial" w:cs="Arial"/>
          <w:b/>
          <w:lang w:val="en-GB"/>
        </w:rPr>
        <w:t>2008a</w:t>
      </w:r>
      <w:r w:rsidRPr="00634A57">
        <w:rPr>
          <w:rFonts w:ascii="Arial" w:hAnsi="Arial" w:cs="Arial"/>
          <w:b/>
          <w:lang w:val="en-GB"/>
        </w:rPr>
        <w:t>)</w:t>
      </w:r>
      <w:r w:rsidR="001B28ED" w:rsidRPr="00634A57">
        <w:rPr>
          <w:rFonts w:ascii="Arial" w:hAnsi="Arial" w:cs="Arial"/>
          <w:b/>
          <w:lang w:val="en-GB"/>
        </w:rPr>
        <w:fldChar w:fldCharType="begin"/>
      </w:r>
      <w:r w:rsidR="001B28ED" w:rsidRPr="00634A57">
        <w:rPr>
          <w:rFonts w:ascii="Arial" w:hAnsi="Arial" w:cs="Arial"/>
          <w:b/>
          <w:lang w:val="en-GB"/>
        </w:rPr>
        <w:instrText xml:space="preserve"> ADDIN EN.CITE &lt;EndNote&gt;&lt;Cite&gt;&lt;Author&gt;Mark&lt;/Author&gt;&lt;Year&gt;2008&lt;/Year&gt;&lt;RecNum&gt;1743&lt;/RecNum&gt;&lt;DisplayText&gt;&lt;style face="superscript"&gt;3&lt;/style&gt;&lt;/DisplayText&gt;&lt;record&gt;&lt;rec-number&gt;1743&lt;/rec-number&gt;&lt;foreign-keys&gt;&lt;key app="EN" db-id="92rrzf922vddp7e2dw9p9vv422e0tp5s50ws" timestamp="1596486352"&gt;1743&lt;/key&gt;&lt;/foreign-keys&gt;&lt;ref-type name="Journal Article"&gt;17&lt;/ref-type&gt;&lt;contributors&gt;&lt;authors&gt;&lt;author&gt;Mark, T. L.&lt;/author&gt;&lt;author&gt;Fortner, B.&lt;/author&gt;&lt;author&gt;Johnson, G.&lt;/author&gt;&lt;/authors&gt;&lt;/contributors&gt;&lt;auth-address&gt;Thomson Healthcare, 4301 Connecticut Avenue,Washington, DC 20008, USA. Tami.Mark@thomson.com&lt;/auth-address&gt;&lt;titles&gt;&lt;title&gt;Evaluation of a tablet PC technology to screen and educate oncology patients&lt;/title&gt;&lt;secondary-title&gt;Support Care Cancer&lt;/secondary-title&gt;&lt;/titles&gt;&lt;periodical&gt;&lt;full-title&gt;Support Care Cancer&lt;/full-title&gt;&lt;/periodical&gt;&lt;pages&gt;371-8&lt;/pages&gt;&lt;volume&gt;16&lt;/volume&gt;&lt;number&gt;4&lt;/number&gt;&lt;keywords&gt;&lt;keyword&gt;*Computers, Handheld&lt;/keyword&gt;&lt;keyword&gt;Diagnosis, Computer-Assisted/methods&lt;/keyword&gt;&lt;keyword&gt;Female&lt;/keyword&gt;&lt;keyword&gt;Humans&lt;/keyword&gt;&lt;keyword&gt;Male&lt;/keyword&gt;&lt;keyword&gt;Medical Oncology/trends&lt;/keyword&gt;&lt;keyword&gt;Middle Aged&lt;/keyword&gt;&lt;keyword&gt;Neoplasms/complications/diagnosis&lt;/keyword&gt;&lt;keyword&gt;Patient Care/psychology/*trends&lt;/keyword&gt;&lt;keyword&gt;Patient Education as Topic/*methods&lt;/keyword&gt;&lt;keyword&gt;Surveys and Questionnaires&lt;/keyword&gt;&lt;/keywords&gt;&lt;dates&gt;&lt;year&gt;2008&lt;/year&gt;&lt;pub-dates&gt;&lt;date&gt;Apr&lt;/date&gt;&lt;/pub-dates&gt;&lt;/dates&gt;&lt;isbn&gt;0941-4355 (Print)&amp;#xD;0941-4355 (Linking)&lt;/isbn&gt;&lt;accession-num&gt;17704955&lt;/accession-num&gt;&lt;urls&gt;&lt;related-urls&gt;&lt;url&gt;https://www.ncbi.nlm.nih.gov/pubmed/17704955&lt;/url&gt;&lt;/related-urls&gt;&lt;/urls&gt;&lt;electronic-resource-num&gt;10.1007/s00520-007-0312-1&lt;/electronic-resource-num&gt;&lt;/record&gt;&lt;/Cite&gt;&lt;/EndNote&gt;</w:instrText>
      </w:r>
      <w:r w:rsidR="001B28ED" w:rsidRPr="00634A57">
        <w:rPr>
          <w:rFonts w:ascii="Arial" w:hAnsi="Arial" w:cs="Arial"/>
          <w:b/>
          <w:lang w:val="en-GB"/>
        </w:rPr>
        <w:fldChar w:fldCharType="separate"/>
      </w:r>
      <w:r w:rsidR="001B28ED" w:rsidRPr="00634A57">
        <w:rPr>
          <w:rFonts w:ascii="Arial" w:hAnsi="Arial" w:cs="Arial"/>
          <w:b/>
          <w:noProof/>
          <w:vertAlign w:val="superscript"/>
          <w:lang w:val="en-GB"/>
        </w:rPr>
        <w:t>3</w:t>
      </w:r>
      <w:r w:rsidR="001B28ED"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100 oncology patients were surveyed about satisfaction with their use of the PACE (PRO) system. </w:t>
      </w:r>
      <w:r w:rsidR="00246F04" w:rsidRPr="00634A57">
        <w:rPr>
          <w:rFonts w:ascii="Arial" w:hAnsi="Arial" w:cs="Arial"/>
          <w:b/>
          <w:lang w:val="en-GB"/>
        </w:rPr>
        <w:t>Fifty-five percent</w:t>
      </w:r>
      <w:r w:rsidRPr="00634A57">
        <w:rPr>
          <w:rFonts w:ascii="Arial" w:hAnsi="Arial" w:cs="Arial"/>
          <w:b/>
          <w:lang w:val="en-GB"/>
        </w:rPr>
        <w:t xml:space="preserve"> reported feeling satisfied or very satisfied with the system</w:t>
      </w:r>
      <w:r w:rsidR="00A069E8" w:rsidRPr="00634A57">
        <w:rPr>
          <w:rFonts w:ascii="Arial" w:hAnsi="Arial" w:cs="Arial"/>
          <w:b/>
          <w:lang w:val="en-GB"/>
        </w:rPr>
        <w:t xml:space="preserve">; </w:t>
      </w:r>
      <w:r w:rsidRPr="00634A57">
        <w:rPr>
          <w:rFonts w:ascii="Arial" w:hAnsi="Arial" w:cs="Arial"/>
          <w:b/>
          <w:lang w:val="en-GB"/>
        </w:rPr>
        <w:t>19% reported being very or somewhat unsatisfied</w:t>
      </w:r>
      <w:r w:rsidR="00A069E8" w:rsidRPr="00634A57">
        <w:rPr>
          <w:rFonts w:ascii="Arial" w:hAnsi="Arial" w:cs="Arial"/>
          <w:lang w:val="en-GB"/>
        </w:rPr>
        <w:t>;</w:t>
      </w:r>
      <w:r w:rsidRPr="00634A57">
        <w:rPr>
          <w:rFonts w:ascii="Arial" w:hAnsi="Arial" w:cs="Arial"/>
          <w:lang w:val="en-GB"/>
        </w:rPr>
        <w:t xml:space="preserve"> and the remaining 26% were neither satisfied nor unsatisfied.</w:t>
      </w:r>
      <w:r w:rsidRPr="00634A57">
        <w:rPr>
          <w:rFonts w:ascii="Arial" w:hAnsi="Arial" w:cs="Arial"/>
          <w:b/>
          <w:lang w:val="en-GB"/>
        </w:rPr>
        <w:t xml:space="preserve"> </w:t>
      </w:r>
      <w:r w:rsidR="00246F04" w:rsidRPr="00634A57">
        <w:rPr>
          <w:rFonts w:ascii="Arial" w:hAnsi="Arial" w:cs="Arial"/>
          <w:b/>
          <w:lang w:val="en-GB"/>
        </w:rPr>
        <w:t>Forty-four percent</w:t>
      </w:r>
      <w:r w:rsidRPr="00634A57">
        <w:rPr>
          <w:rFonts w:ascii="Arial" w:hAnsi="Arial" w:cs="Arial"/>
          <w:b/>
          <w:lang w:val="en-GB"/>
        </w:rPr>
        <w:t xml:space="preserve"> reported that it encouraged them to discuss their symptoms with their provider while 43% said it did not promote additional discussion.</w:t>
      </w:r>
      <w:r w:rsidRPr="00634A57">
        <w:rPr>
          <w:rFonts w:ascii="Arial" w:hAnsi="Arial" w:cs="Arial"/>
          <w:lang w:val="en-GB"/>
        </w:rPr>
        <w:t xml:space="preserve"> </w:t>
      </w:r>
      <w:r w:rsidR="00246F04" w:rsidRPr="00634A57">
        <w:rPr>
          <w:rFonts w:ascii="Arial" w:hAnsi="Arial" w:cs="Arial"/>
          <w:b/>
          <w:lang w:val="en-GB"/>
        </w:rPr>
        <w:t>Fifty-three percent</w:t>
      </w:r>
      <w:r w:rsidRPr="00634A57">
        <w:rPr>
          <w:rFonts w:ascii="Arial" w:hAnsi="Arial" w:cs="Arial"/>
          <w:b/>
          <w:lang w:val="en-GB"/>
        </w:rPr>
        <w:t xml:space="preserve"> of patients reported that it helped them remember their symptoms. Almost all (91%) said the system was easy to use including readability of the PROs and 79% of patients said that they would recommend the PACE system to other patients.</w:t>
      </w:r>
    </w:p>
    <w:p w14:paraId="6EDE15D1" w14:textId="4E9E74F4" w:rsidR="00E612F4" w:rsidRPr="00A92396" w:rsidRDefault="00E612F4" w:rsidP="00A92396">
      <w:pPr>
        <w:pStyle w:val="BodyText"/>
        <w:spacing w:line="240" w:lineRule="auto"/>
        <w:rPr>
          <w:rFonts w:ascii="Arial" w:hAnsi="Arial" w:cs="Arial"/>
          <w:b/>
          <w:lang w:val="en-GB"/>
        </w:rPr>
      </w:pPr>
      <w:proofErr w:type="spellStart"/>
      <w:r w:rsidRPr="00A92396">
        <w:rPr>
          <w:rFonts w:ascii="Arial" w:hAnsi="Arial" w:cs="Arial"/>
          <w:b/>
          <w:bCs/>
        </w:rPr>
        <w:t>Wolpin</w:t>
      </w:r>
      <w:proofErr w:type="spellEnd"/>
      <w:r w:rsidRPr="00A92396">
        <w:rPr>
          <w:rFonts w:ascii="Arial" w:hAnsi="Arial" w:cs="Arial"/>
          <w:b/>
          <w:bCs/>
        </w:rPr>
        <w:t xml:space="preserve"> et al</w:t>
      </w:r>
      <w:r w:rsidR="00162537" w:rsidRPr="00A92396">
        <w:rPr>
          <w:rFonts w:ascii="Arial" w:hAnsi="Arial" w:cs="Arial"/>
          <w:b/>
          <w:bCs/>
        </w:rPr>
        <w:t>.</w:t>
      </w:r>
      <w:r w:rsidRPr="00A92396">
        <w:rPr>
          <w:rFonts w:ascii="Arial" w:hAnsi="Arial" w:cs="Arial"/>
          <w:b/>
          <w:bCs/>
        </w:rPr>
        <w:t xml:space="preserve"> (2008)</w:t>
      </w:r>
      <w:r w:rsidRPr="00A92396">
        <w:rPr>
          <w:rFonts w:ascii="Arial" w:hAnsi="Arial" w:cs="Arial"/>
          <w:b/>
          <w:bCs/>
        </w:rPr>
        <w:fldChar w:fldCharType="begin"/>
      </w:r>
      <w:r w:rsidR="00890F2B" w:rsidRPr="00A92396">
        <w:rPr>
          <w:rFonts w:ascii="Arial" w:hAnsi="Arial" w:cs="Arial"/>
          <w:b/>
          <w:bCs/>
        </w:rPr>
        <w:instrText xml:space="preserve"> ADDIN EN.CITE &lt;EndNote&gt;&lt;Cite&gt;&lt;Author&gt;Wolpin&lt;/Author&gt;&lt;Year&gt;2008&lt;/Year&gt;&lt;RecNum&gt;295&lt;/RecNum&gt;&lt;DisplayText&gt;&lt;style face="superscript"&gt;19&lt;/style&gt;&lt;/DisplayText&gt;&lt;record&gt;&lt;rec-number&gt;295&lt;/rec-number&gt;&lt;foreign-keys&gt;&lt;key app="EN" db-id="92rrzf922vddp7e2dw9p9vv422e0tp5s50ws" timestamp="1579730031"&gt;295&lt;/key&gt;&lt;/foreign-keys&gt;&lt;ref-type name="Journal Article"&gt;17&lt;/ref-type&gt;&lt;contributors&gt;&lt;authors&gt;&lt;author&gt;Wolpin, S.&lt;/author&gt;&lt;author&gt;Berry, D.&lt;/author&gt;&lt;author&gt;Austin-Seymour, M.&lt;/author&gt;&lt;author&gt;Bush, N.&lt;/author&gt;&lt;author&gt;Fann, J. R.&lt;/author&gt;&lt;author&gt;Halpenny, B.&lt;/author&gt;&lt;author&gt;Lober, W. B.&lt;/author&gt;&lt;author&gt;McCorkle, R.&lt;/author&gt;&lt;/authors&gt;&lt;/contributors&gt;&lt;auth-address&gt;University of Washington, School of Nursing, Seattle, WA 98195-7266, USA. swolpin@u.washington.edu&lt;/auth-address&gt;&lt;titles&gt;&lt;title&gt;Acceptability of an Electronic Self-Report Assessment Program for patients with cancer&lt;/title&gt;&lt;secondary-title&gt;Comput Inform Nurs&lt;/secondary-title&gt;&lt;/titles&gt;&lt;periodical&gt;&lt;full-title&gt;Comput Inform Nurs&lt;/full-title&gt;&lt;/periodical&gt;&lt;pages&gt;332-8&lt;/pages&gt;&lt;volume&gt;26&lt;/volume&gt;&lt;number&gt;6&lt;/number&gt;&lt;dates&gt;&lt;year&gt;2008&lt;/year&gt;&lt;pub-dates&gt;&lt;date&gt;Nov-Dec&lt;/date&gt;&lt;/pub-dates&gt;&lt;/dates&gt;&lt;accession-num&gt;19047882&lt;/accession-num&gt;&lt;urls&gt;&lt;related-urls&gt;&lt;url&gt;http://www.ncbi.nlm.nih.gov/entrez/query.fcgi?cmd=Retrieve&amp;amp;db=PubMed&amp;amp;dopt=Citation&amp;amp;list_uids=19047882 &lt;/url&gt;&lt;/related-urls&gt;&lt;/urls&gt;&lt;/record&gt;&lt;/Cite&gt;&lt;/EndNote&gt;</w:instrText>
      </w:r>
      <w:r w:rsidRPr="00A92396">
        <w:rPr>
          <w:rFonts w:ascii="Arial" w:hAnsi="Arial" w:cs="Arial"/>
          <w:b/>
          <w:bCs/>
        </w:rPr>
        <w:fldChar w:fldCharType="separate"/>
      </w:r>
      <w:r w:rsidR="00890F2B" w:rsidRPr="00A92396">
        <w:rPr>
          <w:rFonts w:ascii="Arial" w:hAnsi="Arial" w:cs="Arial"/>
          <w:b/>
          <w:bCs/>
          <w:noProof/>
          <w:vertAlign w:val="superscript"/>
        </w:rPr>
        <w:t>19</w:t>
      </w:r>
      <w:r w:rsidRPr="00A92396">
        <w:rPr>
          <w:rFonts w:ascii="Arial" w:hAnsi="Arial" w:cs="Arial"/>
          <w:b/>
          <w:bCs/>
        </w:rPr>
        <w:fldChar w:fldCharType="end"/>
      </w:r>
      <w:r w:rsidRPr="00A92396">
        <w:rPr>
          <w:rFonts w:ascii="Arial" w:hAnsi="Arial" w:cs="Arial"/>
          <w:b/>
          <w:bCs/>
        </w:rPr>
        <w:t>:</w:t>
      </w:r>
      <w:r w:rsidRPr="00634A57">
        <w:rPr>
          <w:rFonts w:ascii="Arial" w:hAnsi="Arial" w:cs="Arial"/>
          <w:b/>
        </w:rPr>
        <w:t xml:space="preserve"> </w:t>
      </w:r>
      <w:r w:rsidR="00246F04" w:rsidRPr="00634A57">
        <w:rPr>
          <w:rFonts w:ascii="Arial" w:hAnsi="Arial" w:cs="Arial"/>
          <w:b/>
          <w:bCs/>
        </w:rPr>
        <w:t>Oncology patients (n=342)</w:t>
      </w:r>
      <w:r w:rsidRPr="00634A57">
        <w:rPr>
          <w:rFonts w:ascii="Arial" w:hAnsi="Arial" w:cs="Arial"/>
          <w:b/>
          <w:bCs/>
        </w:rPr>
        <w:t xml:space="preserve"> </w:t>
      </w:r>
      <w:r w:rsidR="00246F04" w:rsidRPr="00634A57">
        <w:rPr>
          <w:rFonts w:ascii="Arial" w:hAnsi="Arial" w:cs="Arial"/>
          <w:b/>
          <w:bCs/>
        </w:rPr>
        <w:t>utilized</w:t>
      </w:r>
      <w:r w:rsidRPr="00634A57">
        <w:rPr>
          <w:rFonts w:ascii="Arial" w:hAnsi="Arial" w:cs="Arial"/>
          <w:b/>
          <w:bCs/>
        </w:rPr>
        <w:t xml:space="preserve"> </w:t>
      </w:r>
      <w:r w:rsidR="00246F04" w:rsidRPr="00634A57">
        <w:rPr>
          <w:rFonts w:ascii="Arial" w:hAnsi="Arial" w:cs="Arial"/>
          <w:b/>
          <w:bCs/>
        </w:rPr>
        <w:t>a symptom and quality of life PRO (</w:t>
      </w:r>
      <w:r w:rsidRPr="00634A57">
        <w:rPr>
          <w:rFonts w:ascii="Arial" w:hAnsi="Arial" w:cs="Arial"/>
          <w:b/>
          <w:bCs/>
        </w:rPr>
        <w:t>ESRA-C</w:t>
      </w:r>
      <w:r w:rsidR="00246F04" w:rsidRPr="00634A57">
        <w:rPr>
          <w:rFonts w:ascii="Arial" w:hAnsi="Arial" w:cs="Arial"/>
          <w:b/>
          <w:bCs/>
        </w:rPr>
        <w:t>)</w:t>
      </w:r>
      <w:r w:rsidRPr="00634A57">
        <w:rPr>
          <w:rFonts w:ascii="Arial" w:hAnsi="Arial" w:cs="Arial"/>
          <w:b/>
          <w:bCs/>
        </w:rPr>
        <w:t xml:space="preserve"> without difficulty and that were satisfied </w:t>
      </w:r>
      <w:r w:rsidR="00246F04" w:rsidRPr="00634A57">
        <w:rPr>
          <w:rFonts w:ascii="Arial" w:hAnsi="Arial" w:cs="Arial"/>
          <w:b/>
          <w:bCs/>
        </w:rPr>
        <w:t>with it</w:t>
      </w:r>
      <w:r w:rsidRPr="00634A57">
        <w:rPr>
          <w:rFonts w:ascii="Arial" w:hAnsi="Arial" w:cs="Arial"/>
          <w:b/>
          <w:bCs/>
        </w:rPr>
        <w:t xml:space="preserve">. </w:t>
      </w:r>
      <w:r w:rsidR="00246F04" w:rsidRPr="00634A57">
        <w:rPr>
          <w:rFonts w:ascii="Arial" w:hAnsi="Arial" w:cs="Arial"/>
          <w:bCs/>
        </w:rPr>
        <w:t>The study found the PRO to be easy to use and acceptable to a broad range of users.</w:t>
      </w:r>
      <w:r w:rsidRPr="00634A57">
        <w:rPr>
          <w:rFonts w:ascii="Arial" w:hAnsi="Arial" w:cs="Arial"/>
          <w:bCs/>
        </w:rPr>
        <w:t xml:space="preserve"> </w:t>
      </w:r>
    </w:p>
    <w:p w14:paraId="7F0493F6" w14:textId="77777777" w:rsidR="00A92396" w:rsidRDefault="009D57FC" w:rsidP="00A92396">
      <w:pPr>
        <w:pStyle w:val="BodyText"/>
        <w:spacing w:line="240" w:lineRule="auto"/>
        <w:rPr>
          <w:rFonts w:ascii="Arial" w:hAnsi="Arial" w:cs="Arial"/>
          <w:b/>
          <w:lang w:val="en-GB"/>
        </w:rPr>
      </w:pPr>
      <w:proofErr w:type="spellStart"/>
      <w:r w:rsidRPr="00634A57">
        <w:rPr>
          <w:rFonts w:ascii="Arial" w:hAnsi="Arial" w:cs="Arial"/>
          <w:b/>
          <w:lang w:val="en-GB"/>
        </w:rPr>
        <w:lastRenderedPageBreak/>
        <w:t>Basch</w:t>
      </w:r>
      <w:proofErr w:type="spellEnd"/>
      <w:r w:rsidRPr="00634A57">
        <w:rPr>
          <w:rFonts w:ascii="Arial" w:hAnsi="Arial" w:cs="Arial"/>
          <w:b/>
          <w:lang w:val="en-GB"/>
        </w:rPr>
        <w:t xml:space="preserve"> </w:t>
      </w:r>
      <w:r w:rsidR="0055032A" w:rsidRPr="00634A57">
        <w:rPr>
          <w:rFonts w:ascii="Arial" w:hAnsi="Arial" w:cs="Arial"/>
          <w:b/>
          <w:lang w:val="en-GB"/>
        </w:rPr>
        <w:t>et al.</w:t>
      </w:r>
      <w:r w:rsidR="009F3393" w:rsidRPr="00634A57">
        <w:rPr>
          <w:rFonts w:ascii="Arial" w:hAnsi="Arial" w:cs="Arial"/>
          <w:b/>
          <w:lang w:val="en-GB"/>
        </w:rPr>
        <w:t xml:space="preserve"> </w:t>
      </w:r>
      <w:r w:rsidRPr="00634A57">
        <w:rPr>
          <w:rFonts w:ascii="Arial" w:hAnsi="Arial" w:cs="Arial"/>
          <w:b/>
          <w:lang w:val="en-GB"/>
        </w:rPr>
        <w:t>(2005)</w:t>
      </w:r>
      <w:r w:rsidR="00AC1BBA" w:rsidRPr="00634A57">
        <w:rPr>
          <w:rFonts w:ascii="Arial" w:hAnsi="Arial" w:cs="Arial"/>
          <w:b/>
          <w:lang w:val="en-GB"/>
        </w:rPr>
        <w:fldChar w:fldCharType="begin">
          <w:fldData xml:space="preserve">PEVuZE5vdGU+PENpdGU+PEF1dGhvcj5CYXNjaDwvQXV0aG9yPjxZZWFyPjIwMDU8L1llYXI+PFJl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</w:fldData>
        </w:fldChar>
      </w:r>
      <w:r w:rsidR="00C90B56" w:rsidRPr="00634A57">
        <w:rPr>
          <w:rFonts w:ascii="Arial" w:hAnsi="Arial" w:cs="Arial"/>
          <w:b/>
          <w:lang w:val="en-GB"/>
        </w:rPr>
        <w:instrText xml:space="preserve"> ADDIN EN.CITE </w:instrText>
      </w:r>
      <w:r w:rsidR="00C90B56" w:rsidRPr="00634A57">
        <w:rPr>
          <w:rFonts w:ascii="Arial" w:hAnsi="Arial" w:cs="Arial"/>
          <w:b/>
          <w:lang w:val="en-GB"/>
        </w:rPr>
        <w:fldChar w:fldCharType="begin">
          <w:fldData xml:space="preserve">PEVuZE5vdGU+PENpdGU+PEF1dGhvcj5CYXNjaDwvQXV0aG9yPjxZZWFyPjIwMDU8L1llYXI+PFJl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</w:fldData>
        </w:fldChar>
      </w:r>
      <w:r w:rsidR="00C90B56" w:rsidRPr="00634A57">
        <w:rPr>
          <w:rFonts w:ascii="Arial" w:hAnsi="Arial" w:cs="Arial"/>
          <w:b/>
          <w:lang w:val="en-GB"/>
        </w:rPr>
        <w:instrText xml:space="preserve"> ADDIN EN.CITE.DATA </w:instrText>
      </w:r>
      <w:r w:rsidR="00C90B56" w:rsidRPr="00634A57">
        <w:rPr>
          <w:rFonts w:ascii="Arial" w:hAnsi="Arial" w:cs="Arial"/>
          <w:b/>
          <w:lang w:val="en-GB"/>
        </w:rPr>
      </w:r>
      <w:r w:rsidR="00C90B56" w:rsidRPr="00634A57">
        <w:rPr>
          <w:rFonts w:ascii="Arial" w:hAnsi="Arial" w:cs="Arial"/>
          <w:b/>
          <w:lang w:val="en-GB"/>
        </w:rPr>
        <w:fldChar w:fldCharType="end"/>
      </w:r>
      <w:r w:rsidR="00AC1BBA" w:rsidRPr="00634A57">
        <w:rPr>
          <w:rFonts w:ascii="Arial" w:hAnsi="Arial" w:cs="Arial"/>
          <w:b/>
          <w:lang w:val="en-GB"/>
        </w:rPr>
      </w:r>
      <w:r w:rsidR="00AC1BBA" w:rsidRPr="00634A57">
        <w:rPr>
          <w:rFonts w:ascii="Arial" w:hAnsi="Arial" w:cs="Arial"/>
          <w:b/>
          <w:lang w:val="en-GB"/>
        </w:rPr>
        <w:fldChar w:fldCharType="separate"/>
      </w:r>
      <w:r w:rsidR="00C90B56" w:rsidRPr="00634A57">
        <w:rPr>
          <w:rFonts w:ascii="Arial" w:hAnsi="Arial" w:cs="Arial"/>
          <w:b/>
          <w:noProof/>
          <w:vertAlign w:val="superscript"/>
          <w:lang w:val="en-GB"/>
        </w:rPr>
        <w:t>7</w:t>
      </w:r>
      <w:r w:rsidR="00AC1BBA" w:rsidRPr="00634A57">
        <w:rPr>
          <w:rFonts w:ascii="Arial" w:hAnsi="Arial" w:cs="Arial"/>
          <w:b/>
          <w:lang w:val="en-GB"/>
        </w:rPr>
        <w:fldChar w:fldCharType="end"/>
      </w:r>
      <w:r w:rsidRPr="00634A57">
        <w:rPr>
          <w:rFonts w:ascii="Arial" w:hAnsi="Arial" w:cs="Arial"/>
          <w:b/>
          <w:lang w:val="en-GB"/>
        </w:rPr>
        <w:t xml:space="preserve">: </w:t>
      </w:r>
      <w:r w:rsidR="00950C25" w:rsidRPr="00634A57">
        <w:rPr>
          <w:rFonts w:ascii="Arial" w:hAnsi="Arial" w:cs="Arial"/>
          <w:lang w:val="en-GB"/>
        </w:rPr>
        <w:t>Oncology p</w:t>
      </w:r>
      <w:r w:rsidRPr="00634A57">
        <w:rPr>
          <w:rFonts w:ascii="Arial" w:hAnsi="Arial" w:cs="Arial"/>
          <w:lang w:val="en-GB"/>
        </w:rPr>
        <w:t xml:space="preserve">atients completed a questionnaire assessing </w:t>
      </w:r>
      <w:r w:rsidR="00950C25" w:rsidRPr="00634A57">
        <w:rPr>
          <w:rFonts w:ascii="Arial" w:hAnsi="Arial" w:cs="Arial"/>
          <w:lang w:val="en-GB"/>
        </w:rPr>
        <w:t>a PRO system after 4-6 weeks of use</w:t>
      </w:r>
      <w:r w:rsidRPr="00634A57">
        <w:rPr>
          <w:rFonts w:ascii="Arial" w:hAnsi="Arial" w:cs="Arial"/>
          <w:lang w:val="en-GB"/>
        </w:rPr>
        <w:t xml:space="preserve">. </w:t>
      </w:r>
      <w:r w:rsidRPr="00634A57">
        <w:rPr>
          <w:rFonts w:ascii="Arial" w:hAnsi="Arial" w:cs="Arial"/>
          <w:b/>
          <w:lang w:val="en-GB"/>
        </w:rPr>
        <w:t xml:space="preserve">Most patients found the PRO system easy to use (96%), useful for helping them remember their symptoms (94%), improved discussions with their provider (90%) and would recommend it to others (98%). </w:t>
      </w:r>
      <w:r w:rsidR="00296603" w:rsidRPr="00634A57">
        <w:rPr>
          <w:rFonts w:ascii="Arial" w:hAnsi="Arial" w:cs="Arial"/>
          <w:b/>
          <w:lang w:val="en-GB"/>
        </w:rPr>
        <w:t xml:space="preserve">Seventy-seven percent </w:t>
      </w:r>
      <w:r w:rsidRPr="00634A57">
        <w:rPr>
          <w:rFonts w:ascii="Arial" w:hAnsi="Arial" w:cs="Arial"/>
          <w:b/>
          <w:lang w:val="en-GB"/>
        </w:rPr>
        <w:t xml:space="preserve">of patients </w:t>
      </w:r>
      <w:r w:rsidR="00296603" w:rsidRPr="00634A57">
        <w:rPr>
          <w:rFonts w:ascii="Arial" w:hAnsi="Arial" w:cs="Arial"/>
          <w:b/>
          <w:lang w:val="en-GB"/>
        </w:rPr>
        <w:t xml:space="preserve">stated </w:t>
      </w:r>
      <w:r w:rsidRPr="00634A57">
        <w:rPr>
          <w:rFonts w:ascii="Arial" w:hAnsi="Arial" w:cs="Arial"/>
          <w:b/>
          <w:lang w:val="en-GB"/>
        </w:rPr>
        <w:t xml:space="preserve">that STAR made them feel more in control of their own care. </w:t>
      </w:r>
    </w:p>
    <w:p w14:paraId="3C51A487" w14:textId="6DAD4FF5" w:rsidR="0025483D" w:rsidRPr="00A92396" w:rsidRDefault="009426F7" w:rsidP="00A92396">
      <w:pPr>
        <w:pStyle w:val="BodyText"/>
        <w:spacing w:line="240" w:lineRule="auto"/>
        <w:rPr>
          <w:rFonts w:ascii="Arial" w:hAnsi="Arial" w:cs="Arial"/>
          <w:b/>
          <w:lang w:val="en-GB"/>
        </w:rPr>
      </w:pPr>
      <w:r w:rsidRPr="00A92396">
        <w:rPr>
          <w:rFonts w:ascii="Arial" w:hAnsi="Arial" w:cs="Arial"/>
          <w:b/>
          <w:bCs/>
        </w:rPr>
        <w:t>Stover et al. (2015)</w:t>
      </w:r>
      <w:r w:rsidR="00525ECC" w:rsidRPr="00A92396">
        <w:rPr>
          <w:rFonts w:ascii="Arial" w:hAnsi="Arial" w:cs="Arial"/>
          <w:b/>
          <w:bCs/>
        </w:rPr>
        <w:fldChar w:fldCharType="begin"/>
      </w:r>
      <w:r w:rsidR="000D2A37" w:rsidRPr="00A92396">
        <w:rPr>
          <w:rFonts w:ascii="Arial" w:hAnsi="Arial" w:cs="Arial"/>
          <w:b/>
          <w:bCs/>
        </w:rPr>
        <w:instrText xml:space="preserve"> ADDIN EN.CITE &lt;EndNote&gt;&lt;Cite&gt;&lt;Author&gt;Stover&lt;/Author&gt;&lt;Year&gt;2015&lt;/Year&gt;&lt;RecNum&gt;1072&lt;/RecNum&gt;&lt;DisplayText&gt;&lt;style face="superscript"&gt;9&lt;/style&gt;&lt;/DisplayText&gt;&lt;record&gt;&lt;rec-number&gt;1072&lt;/rec-number&gt;&lt;foreign-keys&gt;&lt;key app="EN" db-id="92rrzf922vddp7e2dw9p9vv422e0tp5s50ws" timestamp="1579730328"&gt;1072&lt;/key&gt;&lt;/foreign-keys&gt;&lt;ref-type name="Journal Article"&gt;17&lt;/ref-type&gt;&lt;contributors&gt;&lt;authors&gt;&lt;author&gt;Stover, A.&lt;/author&gt;&lt;author&gt;Irwin, D. E.&lt;/author&gt;&lt;author&gt;Chen, R. C.&lt;/author&gt;&lt;author&gt;Chera, B. S.&lt;/author&gt;&lt;author&gt;Mayer, D. K.&lt;/author&gt;&lt;author&gt;Muss, H. B.&lt;/author&gt;&lt;author&gt;Rosenstein, D. L.&lt;/author&gt;&lt;author&gt;Shea, T. C.&lt;/author&gt;&lt;author&gt;Wood, W. A.&lt;/author&gt;&lt;author&gt;Lyons, J. C.&lt;/author&gt;&lt;author&gt;Reeve, B. B.&lt;/author&gt;&lt;/authors&gt;&lt;/contributors&gt;&lt;auth-address&gt;University of North Carolina at Chapel Hill.&amp;#xD;Harvard University.&lt;/auth-address&gt;&lt;titles&gt;&lt;title&gt;Integrating Patient-Reported Outcome Measures into Routine Cancer Care: Cancer Patients&amp;apos; and Clinicians&amp;apos; Perceptions of Acceptability and Value&lt;/title&gt;&lt;secondary-title&gt;EGEMS (Wash DC)&lt;/secondary-title&gt;&lt;/titles&gt;&lt;periodical&gt;&lt;full-title&gt;EGEMS (Wash DC)&lt;/full-title&gt;&lt;/periodical&gt;&lt;pages&gt;1169&lt;/pages&gt;&lt;volume&gt;3&lt;/volume&gt;&lt;number&gt;1&lt;/number&gt;&lt;keywords&gt;&lt;keyword&gt;Health Information Technology&lt;/keyword&gt;&lt;keyword&gt;Patient Involvement&lt;/keyword&gt;&lt;keyword&gt;Standardized Data Collection&lt;/keyword&gt;&lt;/keywords&gt;&lt;dates&gt;&lt;year&gt;2015&lt;/year&gt;&lt;/dates&gt;&lt;isbn&gt;2327-9214 (Electronic)&amp;#xD;2327-9214 (Linking)&lt;/isbn&gt;&lt;accession-num&gt;26557724&lt;/accession-num&gt;&lt;urls&gt;&lt;related-urls&gt;&lt;url&gt;http://www.ncbi.nlm.nih.gov/pubmed/26557724&lt;/url&gt;&lt;/related-urls&gt;&lt;/urls&gt;&lt;custom2&gt;PMC4636110&lt;/custom2&gt;&lt;electronic-resource-num&gt;10.13063/2327-9214.1169&lt;/electronic-resource-num&gt;&lt;/record&gt;&lt;/Cite&gt;&lt;/EndNote&gt;</w:instrText>
      </w:r>
      <w:r w:rsidR="00525ECC" w:rsidRPr="00A92396">
        <w:rPr>
          <w:rFonts w:ascii="Arial" w:hAnsi="Arial" w:cs="Arial"/>
          <w:b/>
          <w:bCs/>
        </w:rPr>
        <w:fldChar w:fldCharType="separate"/>
      </w:r>
      <w:r w:rsidR="000D2A37" w:rsidRPr="00A92396">
        <w:rPr>
          <w:rFonts w:ascii="Arial" w:hAnsi="Arial" w:cs="Arial"/>
          <w:b/>
          <w:bCs/>
          <w:noProof/>
          <w:vertAlign w:val="superscript"/>
        </w:rPr>
        <w:t>9</w:t>
      </w:r>
      <w:r w:rsidR="00525ECC" w:rsidRPr="00A92396">
        <w:rPr>
          <w:rFonts w:ascii="Arial" w:hAnsi="Arial" w:cs="Arial"/>
          <w:b/>
          <w:bCs/>
        </w:rPr>
        <w:fldChar w:fldCharType="end"/>
      </w:r>
      <w:r w:rsidR="00525ECC" w:rsidRPr="00A92396">
        <w:rPr>
          <w:rFonts w:ascii="Arial" w:hAnsi="Arial" w:cs="Arial"/>
          <w:b/>
          <w:bCs/>
        </w:rPr>
        <w:t>:</w:t>
      </w:r>
      <w:r w:rsidRPr="00634A57">
        <w:rPr>
          <w:rFonts w:ascii="Arial" w:hAnsi="Arial" w:cs="Arial"/>
        </w:rPr>
        <w:t xml:space="preserve"> </w:t>
      </w:r>
      <w:r w:rsidRPr="00634A57">
        <w:rPr>
          <w:rFonts w:ascii="Arial" w:hAnsi="Arial" w:cs="Arial"/>
          <w:b/>
          <w:bCs/>
        </w:rPr>
        <w:t xml:space="preserve">This qualitative study of PRO acceptability found that patients in outpatient cancer care found </w:t>
      </w:r>
      <w:r w:rsidRPr="00634A57">
        <w:rPr>
          <w:rFonts w:ascii="Arial" w:hAnsi="Arial" w:cs="Arial"/>
        </w:rPr>
        <w:t>PROs helpful in discussing health issues with clinicians (92%), wanted to review their results with clinicians during future visits (82%), and would recommend it to other patients (87%).</w:t>
      </w:r>
    </w:p>
    <w:p w14:paraId="0713E5B3" w14:textId="77777777" w:rsidR="003F7849" w:rsidRPr="00634A57" w:rsidRDefault="003F7849">
      <w:pPr>
        <w:ind w:left="720" w:hanging="360"/>
        <w:rPr>
          <w:rFonts w:ascii="Arial" w:eastAsiaTheme="majorEastAsia" w:hAnsi="Arial" w:cs="Arial"/>
          <w:b/>
          <w:color w:val="2F5496" w:themeColor="accent1" w:themeShade="BF"/>
          <w:sz w:val="32"/>
          <w:szCs w:val="32"/>
          <w:lang w:val="en-GB"/>
        </w:rPr>
      </w:pPr>
      <w:r w:rsidRPr="00634A57">
        <w:rPr>
          <w:rFonts w:ascii="Arial" w:hAnsi="Arial" w:cs="Arial"/>
          <w:lang w:val="en-GB"/>
        </w:rPr>
        <w:br w:type="page"/>
      </w:r>
    </w:p>
    <w:p w14:paraId="323075BE" w14:textId="088D2A34" w:rsidR="006F350C" w:rsidRPr="00634A57" w:rsidRDefault="00A13E57" w:rsidP="00ED3C74">
      <w:pPr>
        <w:pStyle w:val="Heading1"/>
        <w:spacing w:before="480" w:after="360"/>
        <w:rPr>
          <w:rFonts w:ascii="Arial" w:hAnsi="Arial" w:cs="Arial"/>
          <w:lang w:val="en-GB"/>
        </w:rPr>
      </w:pPr>
      <w:bookmarkStart w:id="443" w:name="_Toc49863481"/>
      <w:r w:rsidRPr="00634A57">
        <w:rPr>
          <w:rFonts w:ascii="Arial" w:hAnsi="Arial" w:cs="Arial"/>
          <w:lang w:val="en-GB"/>
        </w:rPr>
        <w:lastRenderedPageBreak/>
        <w:t>VI.</w:t>
      </w:r>
      <w:r>
        <w:rPr>
          <w:rFonts w:ascii="Arial" w:hAnsi="Arial" w:cs="Arial"/>
          <w:lang w:val="en-GB"/>
        </w:rPr>
        <w:t xml:space="preserve"> </w:t>
      </w:r>
      <w:r w:rsidRPr="00634A57">
        <w:rPr>
          <w:rFonts w:ascii="Arial" w:hAnsi="Arial" w:cs="Arial"/>
          <w:lang w:val="en-GB"/>
        </w:rPr>
        <w:t>IMPACT OF PROS ON DELIVERY OF CARE</w:t>
      </w:r>
      <w:bookmarkEnd w:id="443"/>
    </w:p>
    <w:bookmarkStart w:id="444" w:name="_Toc491784526"/>
    <w:p w14:paraId="14EEF547" w14:textId="324EF647" w:rsidR="00916581" w:rsidRPr="00634A57" w:rsidRDefault="004C1EE8" w:rsidP="009A35DB">
      <w:pPr>
        <w:pStyle w:val="BodyText"/>
        <w:rPr>
          <w:rFonts w:ascii="Arial" w:hAnsi="Arial" w:cs="Arial"/>
          <w:lang w:val="en-GB"/>
        </w:rPr>
      </w:pPr>
      <w:r w:rsidRPr="00634A57">
        <w:rPr>
          <w:rFonts w:ascii="Arial" w:hAnsi="Arial" w:cs="Arial"/>
          <w:noProof/>
        </w:rPr>
        <mc:AlternateContent>
          <mc:Choice Requires="wps">
            <w:drawing>
              <wp:inline distT="0" distB="0" distL="0" distR="0" wp14:anchorId="6DA551E5" wp14:editId="2565DD76">
                <wp:extent cx="5937250" cy="1333500"/>
                <wp:effectExtent l="12700" t="12700" r="19050" b="1270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333500"/>
                        </a:xfrm>
                        <a:prstGeom prst="roundRect">
                          <a:avLst>
                            <a:gd name="adj" fmla="val 8902"/>
                          </a:avLst>
                        </a:prstGeom>
                        <a:solidFill>
                          <a:schemeClr val="accent1">
                            <a:lumMod val="20000"/>
                            <a:lumOff val="80000"/>
                          </a:schemeClr>
                        </a:solidFill>
                        <a:ln>
                          <a:solidFill>
                            <a:schemeClr val="accent1">
                              <a:lumMod val="7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27CF14A1" w14:textId="77777777" w:rsidR="00241AC4" w:rsidRPr="00A92396" w:rsidRDefault="00241AC4" w:rsidP="00A92396">
                            <w:pPr>
                              <w:pBdr>
                                <w:top w:val="nil"/>
                                <w:left w:val="nil"/>
                                <w:bottom w:val="nil"/>
                                <w:right w:val="nil"/>
                                <w:between w:val="nil"/>
                              </w:pBdr>
                              <w:spacing w:before="20" w:after="20"/>
                              <w:rPr>
                                <w:rFonts w:ascii="Arial" w:eastAsia="Calibri" w:hAnsi="Arial" w:cs="Arial"/>
                                <w:b/>
                                <w:bCs/>
                                <w:i/>
                                <w:iCs/>
                                <w:sz w:val="18"/>
                                <w:szCs w:val="18"/>
                              </w:rPr>
                            </w:pPr>
                            <w:r w:rsidRPr="00A92396">
                              <w:rPr>
                                <w:rFonts w:ascii="Arial" w:eastAsia="Calibri" w:hAnsi="Arial" w:cs="Arial"/>
                                <w:b/>
                                <w:bCs/>
                                <w:i/>
                                <w:iCs/>
                                <w:sz w:val="18"/>
                                <w:szCs w:val="18"/>
                              </w:rPr>
                              <w:t>Summary:</w:t>
                            </w:r>
                          </w:p>
                          <w:p w14:paraId="4E571ABC" w14:textId="6FC33FBC" w:rsidR="00241AC4" w:rsidRPr="00A92396" w:rsidRDefault="00241AC4" w:rsidP="00A92396">
                            <w:pPr>
                              <w:spacing w:before="40" w:after="20"/>
                              <w:rPr>
                                <w:rFonts w:ascii="Arial" w:hAnsi="Arial" w:cs="Arial"/>
                                <w:sz w:val="18"/>
                                <w:szCs w:val="18"/>
                                <w:u w:val="single"/>
                              </w:rPr>
                            </w:pPr>
                            <w:r w:rsidRPr="00A92396">
                              <w:rPr>
                                <w:rFonts w:ascii="Arial" w:hAnsi="Arial" w:cs="Arial"/>
                                <w:sz w:val="18"/>
                                <w:szCs w:val="18"/>
                                <w:u w:val="single"/>
                              </w:rPr>
                              <w:t>Use of PROs:</w:t>
                            </w:r>
                          </w:p>
                          <w:p w14:paraId="7EA98B9D" w14:textId="79FD6114"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Did not increase visit length or consultation time</w:t>
                            </w:r>
                            <w:r w:rsidRPr="0082633F">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OC0xMDwvc3R5bGU+PC9EaXNwbGF5VGV4dD48cmVjb3JkPjxyZWMtbnVtYmVyPjE3Mzc8L3JlYy1u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OC0xMDwvc3R5bGU+PC9EaXNwbGF5VGV4dD48cmVjb3JkPjxyZWMtbnVtYmVyPjE3Mzc8L3JlYy1u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8-10</w:t>
                            </w:r>
                            <w:r w:rsidRPr="0082633F">
                              <w:rPr>
                                <w:rFonts w:cs="Arial"/>
                                <w:sz w:val="18"/>
                                <w:szCs w:val="18"/>
                                <w:vertAlign w:val="superscript"/>
                              </w:rPr>
                              <w:fldChar w:fldCharType="end"/>
                            </w:r>
                            <w:r w:rsidRPr="00A92396">
                              <w:rPr>
                                <w:rFonts w:cs="Arial"/>
                                <w:sz w:val="18"/>
                                <w:szCs w:val="18"/>
                              </w:rPr>
                              <w:t>, or saved time by focusing the appointment</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Pr="0082633F">
                              <w:rPr>
                                <w:rFonts w:cs="Arial"/>
                                <w:sz w:val="18"/>
                                <w:szCs w:val="18"/>
                                <w:vertAlign w:val="superscript"/>
                              </w:rPr>
                              <w:fldChar w:fldCharType="separate"/>
                            </w:r>
                            <w:r w:rsidRPr="0082633F">
                              <w:rPr>
                                <w:rFonts w:cs="Arial"/>
                                <w:sz w:val="18"/>
                                <w:szCs w:val="18"/>
                                <w:vertAlign w:val="superscript"/>
                              </w:rPr>
                              <w:t>13</w:t>
                            </w:r>
                            <w:r w:rsidRPr="0082633F">
                              <w:rPr>
                                <w:rFonts w:cs="Arial"/>
                                <w:sz w:val="18"/>
                                <w:szCs w:val="18"/>
                                <w:vertAlign w:val="superscript"/>
                              </w:rPr>
                              <w:fldChar w:fldCharType="end"/>
                            </w:r>
                            <w:r w:rsidRPr="0082633F">
                              <w:rPr>
                                <w:rFonts w:cs="Arial"/>
                                <w:sz w:val="18"/>
                                <w:szCs w:val="18"/>
                                <w:vertAlign w:val="superscript"/>
                              </w:rPr>
                              <w:t xml:space="preserve"> </w:t>
                            </w:r>
                          </w:p>
                          <w:p w14:paraId="495E06C3" w14:textId="09467D7B"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Increased number of referrals</w: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11,15</w:t>
                            </w:r>
                            <w:r w:rsidRPr="0082633F">
                              <w:rPr>
                                <w:rFonts w:cs="Arial"/>
                                <w:sz w:val="18"/>
                                <w:szCs w:val="18"/>
                                <w:vertAlign w:val="superscript"/>
                              </w:rPr>
                              <w:fldChar w:fldCharType="end"/>
                            </w:r>
                            <w:r w:rsidRPr="0082633F">
                              <w:rPr>
                                <w:rFonts w:cs="Arial"/>
                                <w:sz w:val="18"/>
                                <w:szCs w:val="18"/>
                                <w:vertAlign w:val="superscript"/>
                              </w:rPr>
                              <w:t xml:space="preserve"> </w:t>
                            </w:r>
                          </w:p>
                          <w:p w14:paraId="37364314" w14:textId="2ED28155"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Reduced emergency department utilization and hospitalizations</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w:t>
                            </w:r>
                            <w:r w:rsidRPr="0082633F">
                              <w:rPr>
                                <w:rFonts w:cs="Arial"/>
                                <w:sz w:val="18"/>
                                <w:szCs w:val="18"/>
                                <w:vertAlign w:val="superscript"/>
                              </w:rPr>
                              <w:fldChar w:fldCharType="end"/>
                            </w:r>
                            <w:r w:rsidRPr="00A92396">
                              <w:rPr>
                                <w:rFonts w:cs="Arial"/>
                                <w:sz w:val="18"/>
                                <w:szCs w:val="18"/>
                              </w:rPr>
                              <w:t xml:space="preserve"> </w:t>
                            </w:r>
                          </w:p>
                          <w:p w14:paraId="37B820BF" w14:textId="20088233"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Led to more closely monitored treatment</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w:t>
                            </w:r>
                            <w:r w:rsidRPr="0082633F">
                              <w:rPr>
                                <w:rFonts w:cs="Arial"/>
                                <w:sz w:val="18"/>
                                <w:szCs w:val="18"/>
                                <w:vertAlign w:val="superscript"/>
                              </w:rPr>
                              <w:fldChar w:fldCharType="end"/>
                            </w:r>
                            <w:r w:rsidRPr="0082633F">
                              <w:rPr>
                                <w:rFonts w:cs="Arial"/>
                                <w:sz w:val="18"/>
                                <w:szCs w:val="18"/>
                                <w:vertAlign w:val="superscript"/>
                              </w:rPr>
                              <w:t xml:space="preserve"> </w:t>
                            </w:r>
                          </w:p>
                          <w:p w14:paraId="3B958FD2" w14:textId="3C25DA81"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Succeeds if goals for their use are clear, well-integrated into clinic flow, clinically relevant, easy to interpret, with minimal patient and data burden</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Y3JpcHQiPjEyLDEzLDI0LDM3LTM5PC9zdHlsZT48L0Rpc3BsYXlUZXh0PjxyZWNvcmQ+PHJlYy1u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</w:fldData>
                              </w:fldChar>
                            </w:r>
                            <w:r w:rsidR="0015560C">
                              <w:rPr>
                                <w:rFonts w:cs="Arial"/>
                                <w:sz w:val="18"/>
                                <w:szCs w:val="18"/>
                                <w:vertAlign w:val="superscript"/>
                              </w:rPr>
                              <w:instrText xml:space="preserve"> ADDIN EN.CITE </w:instrText>
                            </w:r>
                            <w:r w:rsidR="0015560C">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Y3JpcHQiPjEyLDEzLDI0LDM3LTM5PC9zdHlsZT48L0Rpc3BsYXlUZXh0PjxyZWNvcmQ+PHJlYy1u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noProof/>
                                <w:sz w:val="18"/>
                                <w:szCs w:val="18"/>
                                <w:vertAlign w:val="superscript"/>
                              </w:rPr>
                              <w:t>12,13,24,37-39</w:t>
                            </w:r>
                            <w:r w:rsidRPr="0082633F">
                              <w:rPr>
                                <w:rFonts w:cs="Arial"/>
                                <w:sz w:val="18"/>
                                <w:szCs w:val="18"/>
                                <w:vertAlign w:val="superscript"/>
                              </w:rPr>
                              <w:fldChar w:fldCharType="end"/>
                            </w:r>
                            <w:r w:rsidRPr="00A92396">
                              <w:rPr>
                                <w:rFonts w:cs="Arial"/>
                                <w:sz w:val="18"/>
                                <w:szCs w:val="18"/>
                              </w:rPr>
                              <w:t xml:space="preserve"> </w:t>
                            </w:r>
                          </w:p>
                        </w:txbxContent>
                      </wps:txbx>
                      <wps:bodyPr rot="0" vert="horz" wrap="square" lIns="91440" tIns="45720" rIns="91440" bIns="45720" anchor="t"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A551E5" id="_x0000_s1030" style="width:467.5pt;height:105pt;visibility:visible;mso-wrap-style:square;mso-left-percent:-10001;mso-top-percent:-10001;mso-position-horizontal:absolute;mso-position-horizontal-relative:char;mso-position-vertical:absolute;mso-position-vertical-relative:line;mso-left-percent:-10001;mso-top-percent:-10001;v-text-anchor:top" arcsize="58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" fillcolor="#d9e2f3 [660]" strokecolor="#2f5496 [2404]" strokeweight="2pt">
                <v:textbox>
                  <w:txbxContent>
                    <w:p w14:paraId="27CF14A1" w14:textId="77777777" w:rsidR="00241AC4" w:rsidRPr="00A92396" w:rsidRDefault="00241AC4" w:rsidP="00A92396">
                      <w:pPr>
                        <w:pBdr>
                          <w:top w:val="nil"/>
                          <w:left w:val="nil"/>
                          <w:bottom w:val="nil"/>
                          <w:right w:val="nil"/>
                          <w:between w:val="nil"/>
                        </w:pBdr>
                        <w:spacing w:before="20" w:after="20"/>
                        <w:rPr>
                          <w:rFonts w:ascii="Arial" w:eastAsia="Calibri" w:hAnsi="Arial" w:cs="Arial"/>
                          <w:b/>
                          <w:bCs/>
                          <w:i/>
                          <w:iCs/>
                          <w:sz w:val="18"/>
                          <w:szCs w:val="18"/>
                        </w:rPr>
                      </w:pPr>
                      <w:r w:rsidRPr="00A92396">
                        <w:rPr>
                          <w:rFonts w:ascii="Arial" w:eastAsia="Calibri" w:hAnsi="Arial" w:cs="Arial"/>
                          <w:b/>
                          <w:bCs/>
                          <w:i/>
                          <w:iCs/>
                          <w:sz w:val="18"/>
                          <w:szCs w:val="18"/>
                        </w:rPr>
                        <w:t>Summary:</w:t>
                      </w:r>
                    </w:p>
                    <w:p w14:paraId="4E571ABC" w14:textId="6FC33FBC" w:rsidR="00241AC4" w:rsidRPr="00A92396" w:rsidRDefault="00241AC4" w:rsidP="00A92396">
                      <w:pPr>
                        <w:spacing w:before="40" w:after="20"/>
                        <w:rPr>
                          <w:rFonts w:ascii="Arial" w:hAnsi="Arial" w:cs="Arial"/>
                          <w:sz w:val="18"/>
                          <w:szCs w:val="18"/>
                          <w:u w:val="single"/>
                        </w:rPr>
                      </w:pPr>
                      <w:r w:rsidRPr="00A92396">
                        <w:rPr>
                          <w:rFonts w:ascii="Arial" w:hAnsi="Arial" w:cs="Arial"/>
                          <w:sz w:val="18"/>
                          <w:szCs w:val="18"/>
                          <w:u w:val="single"/>
                        </w:rPr>
                        <w:t>Use of PROs:</w:t>
                      </w:r>
                    </w:p>
                    <w:p w14:paraId="7EA98B9D" w14:textId="79FD6114"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Did not increase visit length or consultation time</w:t>
                      </w:r>
                      <w:r w:rsidRPr="0082633F">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OC0xMDwvc3R5bGU+PC9EaXNwbGF5VGV4dD48cmVjb3JkPjxyZWMtbnVtYmVyPjE3Mzc8L3JlYy1u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PEVuZE5vdGU+PENpdGU+PEF1dGhvcj5CZXJyeTwvQXV0aG9yPjxZZWFyPjIwMTE8L1llYXI+PFJl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8-10</w:t>
                      </w:r>
                      <w:r w:rsidRPr="0082633F">
                        <w:rPr>
                          <w:rFonts w:cs="Arial"/>
                          <w:sz w:val="18"/>
                          <w:szCs w:val="18"/>
                          <w:vertAlign w:val="superscript"/>
                        </w:rPr>
                        <w:fldChar w:fldCharType="end"/>
                      </w:r>
                      <w:r w:rsidRPr="00A92396">
                        <w:rPr>
                          <w:rFonts w:cs="Arial"/>
                          <w:sz w:val="18"/>
                          <w:szCs w:val="18"/>
                        </w:rPr>
                        <w:t>, or saved time by focusing the appointment</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Pr="0082633F">
                        <w:rPr>
                          <w:rFonts w:cs="Arial"/>
                          <w:sz w:val="18"/>
                          <w:szCs w:val="18"/>
                          <w:vertAlign w:val="superscript"/>
                        </w:rPr>
                        <w:fldChar w:fldCharType="separate"/>
                      </w:r>
                      <w:r w:rsidRPr="0082633F">
                        <w:rPr>
                          <w:rFonts w:cs="Arial"/>
                          <w:sz w:val="18"/>
                          <w:szCs w:val="18"/>
                          <w:vertAlign w:val="superscript"/>
                        </w:rPr>
                        <w:t>13</w:t>
                      </w:r>
                      <w:r w:rsidRPr="0082633F">
                        <w:rPr>
                          <w:rFonts w:cs="Arial"/>
                          <w:sz w:val="18"/>
                          <w:szCs w:val="18"/>
                          <w:vertAlign w:val="superscript"/>
                        </w:rPr>
                        <w:fldChar w:fldCharType="end"/>
                      </w:r>
                      <w:r w:rsidRPr="0082633F">
                        <w:rPr>
                          <w:rFonts w:cs="Arial"/>
                          <w:sz w:val="18"/>
                          <w:szCs w:val="18"/>
                          <w:vertAlign w:val="superscript"/>
                        </w:rPr>
                        <w:t xml:space="preserve"> </w:t>
                      </w:r>
                    </w:p>
                    <w:p w14:paraId="495E06C3" w14:textId="09467D7B"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Increased number of referrals</w: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PEVuZE5vdGU+PENpdGU+PEF1dGhvcj5DcmFuZTwvQXV0aG9yPjxZZWFyPjIwMTc8L1llYXI+PFJl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11,15</w:t>
                      </w:r>
                      <w:r w:rsidRPr="0082633F">
                        <w:rPr>
                          <w:rFonts w:cs="Arial"/>
                          <w:sz w:val="18"/>
                          <w:szCs w:val="18"/>
                          <w:vertAlign w:val="superscript"/>
                        </w:rPr>
                        <w:fldChar w:fldCharType="end"/>
                      </w:r>
                      <w:r w:rsidRPr="0082633F">
                        <w:rPr>
                          <w:rFonts w:cs="Arial"/>
                          <w:sz w:val="18"/>
                          <w:szCs w:val="18"/>
                          <w:vertAlign w:val="superscript"/>
                        </w:rPr>
                        <w:t xml:space="preserve"> </w:t>
                      </w:r>
                    </w:p>
                    <w:p w14:paraId="37364314" w14:textId="2ED28155"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Reduced emergency department utilization and hospitalizations</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w:t>
                      </w:r>
                      <w:r w:rsidRPr="0082633F">
                        <w:rPr>
                          <w:rFonts w:cs="Arial"/>
                          <w:sz w:val="18"/>
                          <w:szCs w:val="18"/>
                          <w:vertAlign w:val="superscript"/>
                        </w:rPr>
                        <w:fldChar w:fldCharType="end"/>
                      </w:r>
                      <w:r w:rsidRPr="00A92396">
                        <w:rPr>
                          <w:rFonts w:cs="Arial"/>
                          <w:sz w:val="18"/>
                          <w:szCs w:val="18"/>
                        </w:rPr>
                        <w:t xml:space="preserve"> </w:t>
                      </w:r>
                    </w:p>
                    <w:p w14:paraId="37B820BF" w14:textId="20088233"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Led to more closely monitored treatment</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w:t>
                      </w:r>
                      <w:r w:rsidRPr="0082633F">
                        <w:rPr>
                          <w:rFonts w:cs="Arial"/>
                          <w:sz w:val="18"/>
                          <w:szCs w:val="18"/>
                          <w:vertAlign w:val="superscript"/>
                        </w:rPr>
                        <w:fldChar w:fldCharType="end"/>
                      </w:r>
                      <w:r w:rsidRPr="0082633F">
                        <w:rPr>
                          <w:rFonts w:cs="Arial"/>
                          <w:sz w:val="18"/>
                          <w:szCs w:val="18"/>
                          <w:vertAlign w:val="superscript"/>
                        </w:rPr>
                        <w:t xml:space="preserve"> </w:t>
                      </w:r>
                    </w:p>
                    <w:p w14:paraId="3B958FD2" w14:textId="3C25DA81" w:rsidR="00241AC4" w:rsidRPr="00A92396" w:rsidRDefault="00241AC4" w:rsidP="00A92396">
                      <w:pPr>
                        <w:pStyle w:val="ListParagraph"/>
                        <w:numPr>
                          <w:ilvl w:val="0"/>
                          <w:numId w:val="11"/>
                        </w:numPr>
                        <w:spacing w:before="0" w:after="0"/>
                        <w:ind w:left="634"/>
                        <w:contextualSpacing w:val="0"/>
                        <w:rPr>
                          <w:rFonts w:cs="Arial"/>
                          <w:sz w:val="18"/>
                          <w:szCs w:val="18"/>
                        </w:rPr>
                      </w:pPr>
                      <w:r w:rsidRPr="00A92396">
                        <w:rPr>
                          <w:rFonts w:cs="Arial"/>
                          <w:sz w:val="18"/>
                          <w:szCs w:val="18"/>
                        </w:rPr>
                        <w:t>Succeeds if goals for their use are clear, well-integrated into clinic flow, clinically relevant, easy to interpret, with minimal patient and data burden</w:t>
                      </w:r>
                      <w:r w:rsidRPr="0082633F">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Y3JpcHQiPjEyLDEzLDI0LDM3LTM5PC9zdHlsZT48L0Rpc3BsYXlUZXh0PjxyZWNvcmQ+PHJlYy1u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</w:fldData>
                        </w:fldChar>
                      </w:r>
                      <w:r w:rsidR="0015560C">
                        <w:rPr>
                          <w:rFonts w:cs="Arial"/>
                          <w:sz w:val="18"/>
                          <w:szCs w:val="18"/>
                          <w:vertAlign w:val="superscript"/>
                        </w:rPr>
                        <w:instrText xml:space="preserve"> ADDIN EN.CITE </w:instrText>
                      </w:r>
                      <w:r w:rsidR="0015560C">
                        <w:rPr>
                          <w:rFonts w:cs="Arial"/>
                          <w:sz w:val="18"/>
                          <w:szCs w:val="18"/>
                          <w:vertAlign w:val="superscript"/>
                        </w:rPr>
                        <w:fldChar w:fldCharType="begin">
                          <w:fldData xml:space="preserve">PEVuZE5vdGU+PENpdGU+PEF1dGhvcj5GcmVkZXJpY2tzZW48L0F1dGhvcj48WWVhcj4yMDE2PC9Z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</w:fldData>
                        </w:fldChar>
                      </w:r>
                      <w:r w:rsidR="0015560C">
                        <w:rPr>
                          <w:rFonts w:cs="Arial"/>
                          <w:sz w:val="18"/>
                          <w:szCs w:val="18"/>
                          <w:vertAlign w:val="superscript"/>
                        </w:rPr>
                        <w:instrText xml:space="preserve"> ADDIN EN.CITE.DATA </w:instrText>
                      </w:r>
                      <w:r w:rsidR="0015560C">
                        <w:rPr>
                          <w:rFonts w:cs="Arial"/>
                          <w:sz w:val="18"/>
                          <w:szCs w:val="18"/>
                          <w:vertAlign w:val="superscript"/>
                        </w:rPr>
                      </w:r>
                      <w:r w:rsidR="0015560C">
                        <w:rPr>
                          <w:rFonts w:cs="Arial"/>
                          <w:sz w:val="18"/>
                          <w:szCs w:val="18"/>
                          <w:vertAlign w:val="superscript"/>
                        </w:rPr>
                        <w:fldChar w:fldCharType="end"/>
                      </w:r>
                      <w:r w:rsidRPr="0082633F">
                        <w:rPr>
                          <w:rFonts w:cs="Arial"/>
                          <w:sz w:val="18"/>
                          <w:szCs w:val="18"/>
                          <w:vertAlign w:val="superscript"/>
                        </w:rPr>
                        <w:fldChar w:fldCharType="separate"/>
                      </w:r>
                      <w:r w:rsidRPr="0082633F">
                        <w:rPr>
                          <w:rFonts w:cs="Arial"/>
                          <w:noProof/>
                          <w:sz w:val="18"/>
                          <w:szCs w:val="18"/>
                          <w:vertAlign w:val="superscript"/>
                        </w:rPr>
                        <w:t>12,13,24,37-39</w:t>
                      </w:r>
                      <w:r w:rsidRPr="0082633F">
                        <w:rPr>
                          <w:rFonts w:cs="Arial"/>
                          <w:sz w:val="18"/>
                          <w:szCs w:val="18"/>
                          <w:vertAlign w:val="superscript"/>
                        </w:rPr>
                        <w:fldChar w:fldCharType="end"/>
                      </w:r>
                      <w:r w:rsidRPr="00A92396">
                        <w:rPr>
                          <w:rFonts w:cs="Arial"/>
                          <w:sz w:val="18"/>
                          <w:szCs w:val="18"/>
                        </w:rPr>
                        <w:t xml:space="preserve"> </w:t>
                      </w:r>
                    </w:p>
                  </w:txbxContent>
                </v:textbox>
                <w10:anchorlock/>
              </v:roundrect>
            </w:pict>
          </mc:Fallback>
        </mc:AlternateContent>
      </w:r>
    </w:p>
    <w:p w14:paraId="42D3A794" w14:textId="09765AFD" w:rsidR="00E218AF" w:rsidRPr="00634A57" w:rsidRDefault="004D569D" w:rsidP="00A92396">
      <w:pPr>
        <w:spacing w:before="60" w:after="180"/>
        <w:rPr>
          <w:rFonts w:ascii="Arial" w:hAnsi="Arial" w:cs="Arial"/>
        </w:rPr>
      </w:pPr>
      <w:r w:rsidRPr="00634A57">
        <w:rPr>
          <w:rFonts w:ascii="Arial" w:hAnsi="Arial" w:cs="Arial"/>
          <w:lang w:val="en-GB"/>
        </w:rPr>
        <w:t xml:space="preserve">Use of PROs </w:t>
      </w:r>
      <w:r w:rsidR="00033CDF" w:rsidRPr="00634A57">
        <w:rPr>
          <w:rFonts w:ascii="Arial" w:hAnsi="Arial" w:cs="Arial"/>
          <w:lang w:val="en-GB"/>
        </w:rPr>
        <w:t xml:space="preserve">has </w:t>
      </w:r>
      <w:r w:rsidR="00E218AF" w:rsidRPr="00634A57">
        <w:rPr>
          <w:rFonts w:ascii="Arial" w:hAnsi="Arial" w:cs="Arial"/>
          <w:lang w:val="en-GB"/>
        </w:rPr>
        <w:t>helped identify</w:t>
      </w:r>
      <w:r w:rsidR="00033CDF" w:rsidRPr="00634A57">
        <w:rPr>
          <w:rFonts w:ascii="Arial" w:hAnsi="Arial" w:cs="Arial"/>
          <w:lang w:val="en-GB"/>
        </w:rPr>
        <w:t xml:space="preserve"> the need for and increased number of specialty referrals, led to more closely monitored treatment, and reduced </w:t>
      </w:r>
      <w:r w:rsidR="00FD55CD" w:rsidRPr="00634A57">
        <w:rPr>
          <w:rFonts w:ascii="Arial" w:hAnsi="Arial" w:cs="Arial"/>
          <w:lang w:val="en-GB"/>
        </w:rPr>
        <w:t>emergency department</w:t>
      </w:r>
      <w:r w:rsidR="00033CDF" w:rsidRPr="00634A57">
        <w:rPr>
          <w:rFonts w:ascii="Arial" w:hAnsi="Arial" w:cs="Arial"/>
          <w:lang w:val="en-GB"/>
        </w:rPr>
        <w:t xml:space="preserve"> utilization and hospitalizations. </w:t>
      </w:r>
      <w:r w:rsidR="00E218AF" w:rsidRPr="00634A57">
        <w:rPr>
          <w:rFonts w:ascii="Arial" w:hAnsi="Arial" w:cs="Arial"/>
          <w:lang w:val="en-GB"/>
        </w:rPr>
        <w:t xml:space="preserve">Evidence suggests that PROs do not </w:t>
      </w:r>
      <w:r w:rsidR="00FD55CD" w:rsidRPr="00634A57">
        <w:rPr>
          <w:rFonts w:ascii="Arial" w:hAnsi="Arial" w:cs="Arial"/>
          <w:lang w:val="en-GB"/>
        </w:rPr>
        <w:t xml:space="preserve">necessarily </w:t>
      </w:r>
      <w:r w:rsidR="00E218AF" w:rsidRPr="00634A57">
        <w:rPr>
          <w:rFonts w:ascii="Arial" w:hAnsi="Arial" w:cs="Arial"/>
          <w:lang w:val="en-GB"/>
        </w:rPr>
        <w:t>add length to the</w:t>
      </w:r>
      <w:r w:rsidR="00FD55CD" w:rsidRPr="00634A57">
        <w:rPr>
          <w:rFonts w:ascii="Arial" w:hAnsi="Arial" w:cs="Arial"/>
          <w:lang w:val="en-GB"/>
        </w:rPr>
        <w:t xml:space="preserve"> provider</w:t>
      </w:r>
      <w:r w:rsidR="00E218AF" w:rsidRPr="00634A57">
        <w:rPr>
          <w:rFonts w:ascii="Arial" w:hAnsi="Arial" w:cs="Arial"/>
          <w:lang w:val="en-GB"/>
        </w:rPr>
        <w:t xml:space="preserve"> visit time, and may focus the content of the visit. However, providers and investigators across several studies note that the success of PROs appear dependent on several factors: clinical relevance of measures to provider and population needs, ease of interpretation, and, above all, minimal disruption to clinic flow. </w:t>
      </w:r>
    </w:p>
    <w:p w14:paraId="587B20EB" w14:textId="77777777" w:rsidR="00F72DDB" w:rsidRPr="009F669C" w:rsidRDefault="00F72DDB"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45" w:name="_Toc49863482"/>
      <w:r w:rsidRPr="009F669C">
        <w:rPr>
          <w:rFonts w:ascii="Arial" w:eastAsiaTheme="majorEastAsia" w:hAnsi="Arial" w:cs="Times New Roman (Headings CS)"/>
          <w:b/>
          <w:bCs/>
          <w:color w:val="4472C4" w:themeColor="accent1"/>
          <w:sz w:val="28"/>
          <w:szCs w:val="26"/>
        </w:rPr>
        <w:t>Evidence</w:t>
      </w:r>
      <w:r w:rsidR="00F47BF9" w:rsidRPr="009F669C">
        <w:rPr>
          <w:rFonts w:ascii="Arial" w:eastAsiaTheme="majorEastAsia" w:hAnsi="Arial" w:cs="Times New Roman (Headings CS)"/>
          <w:b/>
          <w:bCs/>
          <w:color w:val="4472C4" w:themeColor="accent1"/>
          <w:sz w:val="28"/>
          <w:szCs w:val="26"/>
        </w:rPr>
        <w:t xml:space="preserve"> in HIV Care</w:t>
      </w:r>
      <w:bookmarkEnd w:id="445"/>
    </w:p>
    <w:p w14:paraId="1048B0C6" w14:textId="113A8672" w:rsidR="00294CCF" w:rsidRPr="00634A57" w:rsidRDefault="00294CCF" w:rsidP="00A92396">
      <w:pPr>
        <w:pStyle w:val="BodyText"/>
        <w:spacing w:line="240" w:lineRule="auto"/>
        <w:rPr>
          <w:rFonts w:ascii="Arial" w:hAnsi="Arial" w:cs="Arial"/>
          <w:lang w:val="en-GB"/>
        </w:rPr>
      </w:pPr>
      <w:r w:rsidRPr="00634A57">
        <w:rPr>
          <w:rFonts w:ascii="Arial" w:hAnsi="Arial" w:cs="Arial"/>
          <w:b/>
          <w:lang w:val="en-GB"/>
        </w:rPr>
        <w:t>Crane et al. (2017)</w:t>
      </w:r>
      <w:r w:rsidRPr="00634A57">
        <w:rPr>
          <w:rFonts w:ascii="Arial" w:hAnsi="Arial" w:cs="Arial"/>
          <w:b/>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0D2A37" w:rsidRPr="00634A57">
        <w:rPr>
          <w:rFonts w:ascii="Arial" w:hAnsi="Arial" w:cs="Arial"/>
          <w:b/>
          <w:lang w:val="en-GB"/>
        </w:rPr>
        <w:instrText xml:space="preserve"> ADDIN EN.CITE </w:instrText>
      </w:r>
      <w:r w:rsidR="000D2A37" w:rsidRPr="00634A57">
        <w:rPr>
          <w:rFonts w:ascii="Arial" w:hAnsi="Arial" w:cs="Arial"/>
          <w:b/>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000D2A37" w:rsidRPr="00634A57">
        <w:rPr>
          <w:rFonts w:ascii="Arial" w:hAnsi="Arial" w:cs="Arial"/>
          <w:b/>
          <w:lang w:val="en-GB"/>
        </w:rPr>
        <w:instrText xml:space="preserve"> ADDIN EN.CITE.DATA </w:instrText>
      </w:r>
      <w:r w:rsidR="000D2A37" w:rsidRPr="00634A57">
        <w:rPr>
          <w:rFonts w:ascii="Arial" w:hAnsi="Arial" w:cs="Arial"/>
          <w:b/>
          <w:lang w:val="en-GB"/>
        </w:rPr>
      </w:r>
      <w:r w:rsidR="000D2A37"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0D2A37" w:rsidRPr="00634A57">
        <w:rPr>
          <w:rFonts w:ascii="Arial" w:hAnsi="Arial" w:cs="Arial"/>
          <w:b/>
          <w:noProof/>
          <w:vertAlign w:val="superscript"/>
          <w:lang w:val="en-GB"/>
        </w:rPr>
        <w:t>11</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In routine screening of </w:t>
      </w:r>
      <w:r w:rsidR="00D73246" w:rsidRPr="00634A57">
        <w:rPr>
          <w:rFonts w:ascii="Arial" w:hAnsi="Arial" w:cs="Arial"/>
          <w:lang w:val="en-GB"/>
        </w:rPr>
        <w:t>PLWH</w:t>
      </w:r>
      <w:r w:rsidRPr="00634A57">
        <w:rPr>
          <w:rFonts w:ascii="Arial" w:hAnsi="Arial" w:cs="Arial"/>
          <w:lang w:val="en-GB"/>
        </w:rPr>
        <w:t xml:space="preserve">, providers </w:t>
      </w:r>
      <w:r w:rsidRPr="00634A57">
        <w:rPr>
          <w:rFonts w:ascii="Arial" w:hAnsi="Arial" w:cs="Arial"/>
          <w:b/>
          <w:lang w:val="en-GB"/>
        </w:rPr>
        <w:t>significantly increased referrals to adherence counselling or case management services</w:t>
      </w:r>
      <w:r w:rsidRPr="00634A57">
        <w:rPr>
          <w:rFonts w:ascii="Arial" w:hAnsi="Arial" w:cs="Arial"/>
          <w:lang w:val="en-GB"/>
        </w:rPr>
        <w:t xml:space="preserve"> (from 23% of events prior to feedback and 38% after feedback) in response to inadequate patient medication adherence. </w:t>
      </w:r>
      <w:r w:rsidRPr="00634A57">
        <w:rPr>
          <w:rFonts w:ascii="Arial" w:hAnsi="Arial" w:cs="Arial"/>
          <w:b/>
          <w:lang w:val="en-GB"/>
        </w:rPr>
        <w:t>Providers significantly improved in documented action (e.g., treatment referral)</w:t>
      </w:r>
      <w:r w:rsidRPr="00634A57">
        <w:rPr>
          <w:rFonts w:ascii="Arial" w:hAnsi="Arial" w:cs="Arial"/>
          <w:lang w:val="en-GB"/>
        </w:rPr>
        <w:t xml:space="preserve"> in response to substance use in 33% prior to feedback, and in 41% after feedback (Crane et al. 2017).</w:t>
      </w:r>
    </w:p>
    <w:p w14:paraId="79F8E955" w14:textId="776EF482" w:rsidR="00F85537" w:rsidRPr="00634A57" w:rsidRDefault="00F85537" w:rsidP="00A92396">
      <w:pPr>
        <w:pStyle w:val="BodyText"/>
        <w:spacing w:line="240" w:lineRule="auto"/>
        <w:rPr>
          <w:rFonts w:ascii="Arial" w:hAnsi="Arial" w:cs="Arial"/>
          <w:color w:val="000000" w:themeColor="text1"/>
          <w:lang w:val="en-GB"/>
        </w:rPr>
      </w:pPr>
      <w:r w:rsidRPr="00634A57">
        <w:rPr>
          <w:rFonts w:ascii="Arial" w:hAnsi="Arial" w:cs="Arial"/>
          <w:b/>
          <w:lang w:val="en-GB"/>
        </w:rPr>
        <w:t>Crane et al. (2007</w:t>
      </w:r>
      <w:r w:rsidRPr="00634A57">
        <w:rPr>
          <w:rFonts w:ascii="Arial" w:hAnsi="Arial" w:cs="Arial"/>
          <w:b/>
          <w:color w:val="000000" w:themeColor="text1"/>
          <w:lang w:val="en-GB"/>
        </w:rPr>
        <w:t>)</w:t>
      </w:r>
      <w:r w:rsidR="00525ECC" w:rsidRPr="00634A57">
        <w:rPr>
          <w:rFonts w:ascii="Arial" w:hAnsi="Arial" w:cs="Arial"/>
          <w:b/>
          <w:color w:val="000000" w:themeColor="text1"/>
          <w:lang w:val="en-GB"/>
        </w:rPr>
        <w:fldChar w:fldCharType="begin"/>
      </w:r>
      <w:r w:rsidR="00890F2B" w:rsidRPr="00634A57">
        <w:rPr>
          <w:rFonts w:ascii="Arial" w:hAnsi="Arial" w:cs="Arial"/>
          <w:b/>
          <w:color w:val="000000" w:themeColor="text1"/>
          <w:lang w:val="en-GB"/>
        </w:rPr>
        <w:instrText xml:space="preserve"> ADDIN EN.CITE &lt;EndNote&gt;&lt;Cite&gt;&lt;Author&gt;Crane&lt;/Author&gt;&lt;Year&gt;2007&lt;/Year&gt;&lt;RecNum&gt;842&lt;/RecNum&gt;&lt;DisplayText&gt;&lt;style face="superscript"&gt;17&lt;/style&gt;&lt;/DisplayText&gt;&lt;record&gt;&lt;rec-number&gt;842&lt;/rec-number&gt;&lt;foreign-keys&gt;&lt;key app="EN" db-id="92rrzf922vddp7e2dw9p9vv422e0tp5s50ws" timestamp="1579730063"&gt;842&lt;/key&gt;&lt;/foreign-keys&gt;&lt;ref-type name="Journal Article"&gt;17&lt;/ref-type&gt;&lt;contributors&gt;&lt;authors&gt;&lt;author&gt;Crane, Heidi M.&lt;/author&gt;&lt;author&gt;Lober, William&lt;/author&gt;&lt;author&gt;Webster, Eric&lt;/author&gt;&lt;author&gt;Harrington, Robert D.&lt;/author&gt;&lt;author&gt;Crane, Paul K.&lt;/author&gt;&lt;author&gt;Davis, Thomas E.&lt;/author&gt;&lt;author&gt;Kitahata, Mari M.&lt;/author&gt;&lt;/authors&gt;&lt;/contributors&gt;&lt;auth-address&gt;The Department of Medicine, University of Washington, Seattle, Washington, USA. hcrane@u.washington.edu&lt;/auth-address&gt;&lt;titles&gt;&lt;title&gt;Routine collection of patient-reported outcomes in an HIV clinic setting: the first 100 patients&lt;/title&gt;&lt;secondary-title&gt;Current HIV Research&lt;/secondary-title&gt;&lt;/titles&gt;&lt;periodical&gt;&lt;full-title&gt;Current HIV Research&lt;/full-title&gt;&lt;/periodical&gt;&lt;pages&gt;109-118&lt;/pages&gt;&lt;volume&gt;5&lt;/volume&gt;&lt;number&gt;1&lt;/number&gt;&lt;keywords&gt;&lt;keyword&gt;HIV Infections/*drug therapy&lt;/keyword&gt;&lt;keyword&gt;Adult&lt;/keyword&gt;&lt;keyword&gt;Aged&lt;/keyword&gt;&lt;keyword&gt;CD4 Lymphocyte Count&lt;/keyword&gt;&lt;keyword&gt;Female&lt;/keyword&gt;&lt;keyword&gt;HIV Infections/immunology&lt;/keyword&gt;&lt;keyword&gt;HIV Infections/psychology&lt;/keyword&gt;&lt;keyword&gt;Health Status&lt;/keyword&gt;&lt;keyword&gt;Humans&lt;/keyword&gt;&lt;keyword&gt;Male&lt;/keyword&gt;&lt;keyword&gt;Middle Aged&lt;/keyword&gt;&lt;keyword&gt;Patient Compliance&lt;/keyword&gt;&lt;keyword&gt;Quality of Life&lt;/keyword&gt;&lt;keyword&gt;Treatment Outcome&lt;/keyword&gt;&lt;/keywords&gt;&lt;dates&gt;&lt;year&gt;2007&lt;/year&gt;&lt;/dates&gt;&lt;pub-location&gt;Netherlands&lt;/pub-location&gt;&lt;isbn&gt;1873-4251&lt;/isbn&gt;&lt;urls&gt;&lt;related-urls&gt;&lt;url&gt;http://offcampus.lib.washington.edu/login?url=http://search.ebscohost.com/login.aspx?direct=true&amp;amp;db=cmedm&amp;amp;AN=17266562&amp;amp;site=ehost-live&lt;/url&gt;&lt;/related-urls&gt;&lt;/urls&gt;&lt;/record&gt;&lt;/Cite&gt;&lt;/EndNote&gt;</w:instrText>
      </w:r>
      <w:r w:rsidR="00525ECC" w:rsidRPr="00634A57">
        <w:rPr>
          <w:rFonts w:ascii="Arial" w:hAnsi="Arial" w:cs="Arial"/>
          <w:b/>
          <w:color w:val="000000" w:themeColor="text1"/>
          <w:lang w:val="en-GB"/>
        </w:rPr>
        <w:fldChar w:fldCharType="separate"/>
      </w:r>
      <w:r w:rsidR="00890F2B" w:rsidRPr="00634A57">
        <w:rPr>
          <w:rFonts w:ascii="Arial" w:hAnsi="Arial" w:cs="Arial"/>
          <w:b/>
          <w:noProof/>
          <w:color w:val="000000" w:themeColor="text1"/>
          <w:vertAlign w:val="superscript"/>
          <w:lang w:val="en-GB"/>
        </w:rPr>
        <w:t>17</w:t>
      </w:r>
      <w:r w:rsidR="00525ECC" w:rsidRPr="00634A57">
        <w:rPr>
          <w:rFonts w:ascii="Arial" w:hAnsi="Arial" w:cs="Arial"/>
          <w:b/>
          <w:color w:val="000000" w:themeColor="text1"/>
          <w:lang w:val="en-GB"/>
        </w:rPr>
        <w:fldChar w:fldCharType="end"/>
      </w:r>
      <w:r w:rsidRPr="00634A57">
        <w:rPr>
          <w:rFonts w:ascii="Arial" w:hAnsi="Arial" w:cs="Arial"/>
          <w:b/>
          <w:color w:val="000000" w:themeColor="text1"/>
          <w:lang w:val="en-GB"/>
        </w:rPr>
        <w:t xml:space="preserve">: </w:t>
      </w:r>
      <w:r w:rsidRPr="00634A57">
        <w:rPr>
          <w:rFonts w:ascii="Arial" w:hAnsi="Arial" w:cs="Arial"/>
          <w:color w:val="000000" w:themeColor="text1"/>
          <w:lang w:val="en-GB"/>
        </w:rPr>
        <w:t xml:space="preserve">The acceptability of a touch-screen-based PRO assessment was evaluated among 136 patients presenting for routine care in a busy HIV clinic. Patients were approached in the waiting room before their clinic appointment and invited to participate. </w:t>
      </w:r>
      <w:r w:rsidR="00E569CB" w:rsidRPr="00634A57">
        <w:rPr>
          <w:rFonts w:ascii="Arial" w:hAnsi="Arial" w:cs="Arial"/>
          <w:color w:val="000000" w:themeColor="text1"/>
          <w:lang w:val="en-GB"/>
        </w:rPr>
        <w:t xml:space="preserve">As part of the study, </w:t>
      </w:r>
      <w:r w:rsidR="00E569CB" w:rsidRPr="00634A57">
        <w:rPr>
          <w:rFonts w:ascii="Arial" w:hAnsi="Arial" w:cs="Arial"/>
          <w:b/>
          <w:color w:val="000000" w:themeColor="text1"/>
          <w:lang w:val="en-GB"/>
        </w:rPr>
        <w:t>t</w:t>
      </w:r>
      <w:r w:rsidRPr="00634A57">
        <w:rPr>
          <w:rFonts w:ascii="Arial" w:hAnsi="Arial" w:cs="Arial"/>
          <w:b/>
          <w:color w:val="000000" w:themeColor="text1"/>
          <w:lang w:val="en-GB"/>
        </w:rPr>
        <w:t xml:space="preserve">he authors </w:t>
      </w:r>
      <w:r w:rsidR="00E569CB" w:rsidRPr="00634A57">
        <w:rPr>
          <w:rFonts w:ascii="Arial" w:hAnsi="Arial" w:cs="Arial"/>
          <w:b/>
          <w:color w:val="000000" w:themeColor="text1"/>
          <w:lang w:val="en-GB"/>
        </w:rPr>
        <w:t>reported</w:t>
      </w:r>
      <w:r w:rsidRPr="00634A57">
        <w:rPr>
          <w:rFonts w:ascii="Arial" w:hAnsi="Arial" w:cs="Arial"/>
          <w:b/>
          <w:color w:val="000000" w:themeColor="text1"/>
          <w:lang w:val="en-GB"/>
        </w:rPr>
        <w:t xml:space="preserve"> that collection of PROs using touch-screen technology </w:t>
      </w:r>
      <w:r w:rsidR="00E569CB" w:rsidRPr="00634A57">
        <w:rPr>
          <w:rFonts w:ascii="Arial" w:hAnsi="Arial" w:cs="Arial"/>
          <w:b/>
          <w:color w:val="000000" w:themeColor="text1"/>
          <w:lang w:val="en-GB"/>
        </w:rPr>
        <w:t>reduced nursing workload</w:t>
      </w:r>
      <w:r w:rsidR="00E569CB" w:rsidRPr="00634A57">
        <w:rPr>
          <w:rFonts w:ascii="Arial" w:hAnsi="Arial" w:cs="Arial"/>
          <w:color w:val="000000" w:themeColor="text1"/>
          <w:lang w:val="en-GB"/>
        </w:rPr>
        <w:t xml:space="preserve">, who would otherwise ask questions about tobacco use, HRQL, and medication adherence at each visit. </w:t>
      </w:r>
    </w:p>
    <w:p w14:paraId="45258573" w14:textId="0713D8AA" w:rsidR="00955A92" w:rsidRPr="00634A57" w:rsidRDefault="00955A92" w:rsidP="00A92396">
      <w:pPr>
        <w:pStyle w:val="BodyText"/>
        <w:spacing w:line="240" w:lineRule="auto"/>
        <w:rPr>
          <w:rFonts w:ascii="Arial" w:hAnsi="Arial" w:cs="Arial"/>
        </w:rPr>
      </w:pPr>
      <w:r w:rsidRPr="00634A57">
        <w:rPr>
          <w:rFonts w:ascii="Arial" w:hAnsi="Arial" w:cs="Arial"/>
          <w:b/>
          <w:lang w:val="en-GB"/>
        </w:rPr>
        <w:t>Fredericksen et al. (2016)</w:t>
      </w:r>
      <w:r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 </w:instrText>
      </w:r>
      <w:r w:rsidR="000D2A37" w:rsidRPr="00634A57">
        <w:rPr>
          <w:rFonts w:ascii="Arial" w:hAnsi="Arial" w:cs="Arial"/>
          <w:b/>
          <w:lang w:val="en-GB"/>
        </w:rPr>
        <w:fldChar w:fldCharType="begin">
          <w:fldData xml:space="preserve">PEVuZE5vdGU+PENpdGU+PEF1dGhvcj5GcmVkZXJpY2tzZW48L0F1dGhvcj48WWVhcj4yMDE2PC9Z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</w:fldData>
        </w:fldChar>
      </w:r>
      <w:r w:rsidR="000D2A37" w:rsidRPr="00634A57">
        <w:rPr>
          <w:rFonts w:ascii="Arial" w:hAnsi="Arial" w:cs="Arial"/>
          <w:b/>
          <w:lang w:val="en-GB"/>
        </w:rPr>
        <w:instrText xml:space="preserve"> ADDIN EN.CITE.DATA </w:instrText>
      </w:r>
      <w:r w:rsidR="000D2A37" w:rsidRPr="00634A57">
        <w:rPr>
          <w:rFonts w:ascii="Arial" w:hAnsi="Arial" w:cs="Arial"/>
          <w:b/>
          <w:lang w:val="en-GB"/>
        </w:rPr>
      </w:r>
      <w:r w:rsidR="000D2A37"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0D2A37" w:rsidRPr="00634A57">
        <w:rPr>
          <w:rFonts w:ascii="Arial" w:hAnsi="Arial" w:cs="Arial"/>
          <w:b/>
          <w:noProof/>
          <w:vertAlign w:val="superscript"/>
          <w:lang w:val="en-GB"/>
        </w:rPr>
        <w:t>12</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27 Providers were interviewed from four geographically diverse HIV and community health clinics that have integrated PROs into routine care. </w:t>
      </w:r>
      <w:r w:rsidR="00CC1114" w:rsidRPr="00634A57">
        <w:rPr>
          <w:rFonts w:ascii="Arial" w:hAnsi="Arial" w:cs="Arial"/>
        </w:rPr>
        <w:t>While</w:t>
      </w:r>
      <w:r w:rsidRPr="00634A57">
        <w:rPr>
          <w:rFonts w:ascii="Arial" w:hAnsi="Arial" w:cs="Arial"/>
        </w:rPr>
        <w:t xml:space="preserve"> the use of PROs </w:t>
      </w:r>
      <w:r w:rsidR="00CC1114" w:rsidRPr="00634A57">
        <w:rPr>
          <w:rFonts w:ascii="Arial" w:hAnsi="Arial" w:cs="Arial"/>
        </w:rPr>
        <w:t>wa</w:t>
      </w:r>
      <w:r w:rsidRPr="00634A57">
        <w:rPr>
          <w:rFonts w:ascii="Arial" w:hAnsi="Arial" w:cs="Arial"/>
        </w:rPr>
        <w:t>s highly valued</w:t>
      </w:r>
      <w:r w:rsidR="00CC1114" w:rsidRPr="00634A57">
        <w:rPr>
          <w:rFonts w:ascii="Arial" w:hAnsi="Arial" w:cs="Arial"/>
        </w:rPr>
        <w:t xml:space="preserve"> for</w:t>
      </w:r>
      <w:r w:rsidRPr="00634A57">
        <w:rPr>
          <w:rFonts w:ascii="Arial" w:hAnsi="Arial" w:cs="Arial"/>
        </w:rPr>
        <w:t xml:space="preserve"> detecting adverse health behaviors and symptoms</w:t>
      </w:r>
      <w:r w:rsidR="00CC1114" w:rsidRPr="00634A57">
        <w:rPr>
          <w:rFonts w:ascii="Arial" w:hAnsi="Arial" w:cs="Arial"/>
        </w:rPr>
        <w:t xml:space="preserve">, the providers agreed </w:t>
      </w:r>
      <w:r w:rsidR="00CC1114" w:rsidRPr="00634A57">
        <w:rPr>
          <w:rFonts w:ascii="Arial" w:hAnsi="Arial" w:cs="Arial"/>
          <w:b/>
        </w:rPr>
        <w:t xml:space="preserve">its usefulness depended </w:t>
      </w:r>
      <w:r w:rsidRPr="00634A57">
        <w:rPr>
          <w:rFonts w:ascii="Arial" w:hAnsi="Arial" w:cs="Arial"/>
          <w:b/>
        </w:rPr>
        <w:t>on the quality of integration into clinic flow, inclusion of only the most clinically relevant content, and ease of interpretation</w:t>
      </w:r>
      <w:r w:rsidRPr="00634A57">
        <w:rPr>
          <w:rFonts w:ascii="Arial" w:hAnsi="Arial" w:cs="Arial"/>
        </w:rPr>
        <w:t xml:space="preserve">. </w:t>
      </w:r>
    </w:p>
    <w:p w14:paraId="1863898A" w14:textId="77777777" w:rsidR="00F72DDB" w:rsidRPr="009F669C" w:rsidRDefault="00F72DDB"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446" w:name="_Toc49863483"/>
      <w:r w:rsidRPr="009F669C">
        <w:rPr>
          <w:rFonts w:ascii="Arial" w:eastAsiaTheme="majorEastAsia" w:hAnsi="Arial" w:cs="Times New Roman (Headings CS)"/>
          <w:b/>
          <w:bCs/>
          <w:color w:val="4472C4" w:themeColor="accent1"/>
          <w:sz w:val="28"/>
          <w:szCs w:val="26"/>
        </w:rPr>
        <w:t xml:space="preserve">Evidence </w:t>
      </w:r>
      <w:r w:rsidR="0083222E" w:rsidRPr="009F669C">
        <w:rPr>
          <w:rFonts w:ascii="Arial" w:eastAsiaTheme="majorEastAsia" w:hAnsi="Arial" w:cs="Times New Roman (Headings CS)"/>
          <w:b/>
          <w:bCs/>
          <w:color w:val="4472C4" w:themeColor="accent1"/>
          <w:sz w:val="28"/>
          <w:szCs w:val="26"/>
        </w:rPr>
        <w:t>from</w:t>
      </w:r>
      <w:r w:rsidR="004C358E" w:rsidRPr="009F669C">
        <w:rPr>
          <w:rFonts w:ascii="Arial" w:eastAsiaTheme="majorEastAsia" w:hAnsi="Arial" w:cs="Times New Roman (Headings CS)"/>
          <w:b/>
          <w:bCs/>
          <w:color w:val="4472C4" w:themeColor="accent1"/>
          <w:sz w:val="28"/>
          <w:szCs w:val="26"/>
        </w:rPr>
        <w:t xml:space="preserve"> Other Disease Areas</w:t>
      </w:r>
      <w:bookmarkEnd w:id="446"/>
    </w:p>
    <w:p w14:paraId="737F6A24" w14:textId="7A9C8A5D" w:rsidR="00294CCF" w:rsidRPr="00634A57" w:rsidRDefault="00294CCF" w:rsidP="00A92396">
      <w:pPr>
        <w:pStyle w:val="BodyText"/>
        <w:spacing w:line="240" w:lineRule="auto"/>
        <w:rPr>
          <w:rFonts w:ascii="Arial" w:hAnsi="Arial" w:cs="Arial"/>
          <w:lang w:val="en-GB"/>
        </w:rPr>
      </w:pPr>
      <w:r w:rsidRPr="00634A57">
        <w:rPr>
          <w:rFonts w:ascii="Arial" w:hAnsi="Arial" w:cs="Arial"/>
          <w:b/>
          <w:bCs/>
          <w:lang w:val="en-GB"/>
        </w:rPr>
        <w:t>Boyce et al</w:t>
      </w:r>
      <w:r w:rsidR="00162537" w:rsidRPr="00634A57">
        <w:rPr>
          <w:rFonts w:ascii="Arial" w:hAnsi="Arial" w:cs="Arial"/>
          <w:b/>
          <w:bCs/>
          <w:lang w:val="en-GB"/>
        </w:rPr>
        <w:t>.</w:t>
      </w:r>
      <w:r w:rsidRPr="00634A57">
        <w:rPr>
          <w:rFonts w:ascii="Arial" w:hAnsi="Arial" w:cs="Arial"/>
          <w:b/>
          <w:bCs/>
          <w:lang w:val="en-GB"/>
        </w:rPr>
        <w:t xml:space="preserve"> (2014)</w:t>
      </w:r>
      <w:r w:rsidRPr="00634A57">
        <w:rPr>
          <w:rFonts w:ascii="Arial" w:hAnsi="Arial" w:cs="Arial"/>
          <w:b/>
          <w:bCs/>
          <w:lang w:val="en-GB"/>
        </w:rPr>
        <w:fldChar w:fldCharType="begin"/>
      </w:r>
      <w:r w:rsidR="0015560C">
        <w:rPr>
          <w:rFonts w:ascii="Arial" w:hAnsi="Arial" w:cs="Arial"/>
          <w:b/>
          <w:bCs/>
          <w:lang w:val="en-GB"/>
        </w:rPr>
        <w:instrText xml:space="preserve"> ADDIN EN.CITE &lt;EndNote&gt;&lt;Cite&gt;&lt;Author&gt;Boyce&lt;/Author&gt;&lt;Year&gt;2014&lt;/Year&gt;&lt;RecNum&gt;7034&lt;/RecNum&gt;&lt;DisplayText&gt;&lt;style face="superscript"&gt;38&lt;/style&gt;&lt;/DisplayText&gt;&lt;record&gt;&lt;rec-number&gt;7034&lt;/rec-number&gt;&lt;foreign-keys&gt;&lt;key app="EN" db-id="9dd90wvx2spdv9etaz6p5a9mtvetetvpev9r" timestamp="1599019497"&gt;7034&lt;/key&gt;&lt;/foreign-keys&gt;&lt;ref-type name="Journal Article"&gt;17&lt;/ref-type&gt;&lt;contributors&gt;&lt;authors&gt;&lt;author&gt;Boyce, M. B.&lt;/author&gt;&lt;author&gt;Browne, J. P.&lt;/author&gt;&lt;author&gt;Greenhalgh, J.&lt;/author&gt;&lt;/authors&gt;&lt;/contributors&gt;&lt;auth-address&gt;Department of Epidemiology and Public Health, University College Cork, Cork, Ireland.&amp;#xD;School of Sociology and Social Policy, University of Leeds, Leeds, UK.&lt;/auth-address&gt;&lt;titles&gt;&lt;title&gt;The experiences of professionals with using information from patient-reported outcome measures to improve the quality of healthcare: a systematic review of qualitative research&lt;/title&gt;&lt;secondary-title&gt;BMJ Qual Saf&lt;/secondary-title&gt;&lt;/titles&gt;&lt;periodical&gt;&lt;full-title&gt;BMJ Qual Saf&lt;/full-title&gt;&lt;/periodical&gt;&lt;pages&gt;508-18&lt;/pages&gt;&lt;volume&gt;23&lt;/volume&gt;&lt;number&gt;6&lt;/number&gt;&lt;edition&gt;2014/02/08&lt;/edition&gt;&lt;keywords&gt;&lt;keyword&gt;Humans&lt;/keyword&gt;&lt;keyword&gt;*Patient Outcome Assessment&lt;/keyword&gt;&lt;keyword&gt;Qualitative Research&lt;/keyword&gt;&lt;keyword&gt;*Quality Improvement/organization &amp;amp; administration&lt;/keyword&gt;&lt;keyword&gt;Self Report&lt;/keyword&gt;&lt;keyword&gt;Audit and feedback&lt;/keyword&gt;&lt;keyword&gt;Decision making&lt;/keyword&gt;&lt;keyword&gt;Health services research&lt;/keyword&gt;&lt;keyword&gt;Performance measures&lt;/keyword&gt;&lt;keyword&gt;Quality improvement&lt;/keyword&gt;&lt;/keywords&gt;&lt;dates&gt;&lt;year&gt;2014&lt;/year&gt;&lt;pub-dates&gt;&lt;date&gt;Jun&lt;/date&gt;&lt;/pub-dates&gt;&lt;/dates&gt;&lt;isbn&gt;2044-5423 (Electronic)&amp;#xD;2044-5415 (Linking)&lt;/isbn&gt;&lt;accession-num&gt;24505110&lt;/accession-num&gt;&lt;urls&gt;&lt;related-urls&gt;&lt;url&gt;https://www.ncbi.nlm.nih.gov/pubmed/24505110&lt;/url&gt;&lt;/related-urls&gt;&lt;/urls&gt;&lt;electronic-resource-num&gt;10.1136/bmjqs-2013-002524&lt;/electronic-resource-num&gt;&lt;/record&gt;&lt;/Cite&gt;&lt;/EndNote&gt;</w:instrText>
      </w:r>
      <w:r w:rsidRPr="00634A57">
        <w:rPr>
          <w:rFonts w:ascii="Arial" w:hAnsi="Arial" w:cs="Arial"/>
          <w:b/>
          <w:bCs/>
          <w:lang w:val="en-GB"/>
        </w:rPr>
        <w:fldChar w:fldCharType="separate"/>
      </w:r>
      <w:r w:rsidR="00A8178C" w:rsidRPr="00634A57">
        <w:rPr>
          <w:rFonts w:ascii="Arial" w:hAnsi="Arial" w:cs="Arial"/>
          <w:b/>
          <w:bCs/>
          <w:noProof/>
          <w:vertAlign w:val="superscript"/>
          <w:lang w:val="en-GB"/>
        </w:rPr>
        <w:t>38</w:t>
      </w:r>
      <w:r w:rsidRPr="00634A57">
        <w:rPr>
          <w:rFonts w:ascii="Arial" w:hAnsi="Arial" w:cs="Arial"/>
          <w:b/>
          <w:bCs/>
          <w:lang w:val="en-GB"/>
        </w:rPr>
        <w:fldChar w:fldCharType="end"/>
      </w:r>
      <w:r w:rsidRPr="00634A57">
        <w:rPr>
          <w:rFonts w:ascii="Arial" w:hAnsi="Arial" w:cs="Arial"/>
          <w:b/>
          <w:bCs/>
          <w:lang w:val="en-GB"/>
        </w:rPr>
        <w:t>:</w:t>
      </w:r>
      <w:r w:rsidRPr="00634A57">
        <w:rPr>
          <w:rFonts w:ascii="Arial" w:hAnsi="Arial" w:cs="Arial"/>
          <w:lang w:val="en-GB"/>
        </w:rPr>
        <w:t xml:space="preserve"> In a systemic review of 16 qualitative studies, health care professionals from diverse settings found PROs to be a </w:t>
      </w:r>
      <w:r w:rsidRPr="00634A57">
        <w:rPr>
          <w:rFonts w:ascii="Arial" w:hAnsi="Arial" w:cs="Arial"/>
          <w:b/>
          <w:lang w:val="en-GB"/>
        </w:rPr>
        <w:t>valuable tool in the clinical decision-making process.</w:t>
      </w:r>
      <w:r w:rsidRPr="00634A57">
        <w:rPr>
          <w:rFonts w:ascii="Arial" w:hAnsi="Arial" w:cs="Arial"/>
          <w:lang w:val="en-GB"/>
        </w:rPr>
        <w:t xml:space="preserve"> </w:t>
      </w:r>
      <w:r w:rsidR="00893F7D" w:rsidRPr="00634A57">
        <w:rPr>
          <w:rFonts w:ascii="Arial" w:hAnsi="Arial" w:cs="Arial"/>
          <w:color w:val="000000"/>
        </w:rPr>
        <w:t xml:space="preserve">However, authors </w:t>
      </w:r>
      <w:r w:rsidR="00950C25" w:rsidRPr="00634A57">
        <w:rPr>
          <w:rFonts w:ascii="Arial" w:hAnsi="Arial" w:cs="Arial"/>
          <w:color w:val="000000"/>
        </w:rPr>
        <w:t>“</w:t>
      </w:r>
      <w:r w:rsidR="00893F7D" w:rsidRPr="00634A57">
        <w:rPr>
          <w:rFonts w:ascii="Arial" w:hAnsi="Arial" w:cs="Arial"/>
          <w:color w:val="000000"/>
        </w:rPr>
        <w:t xml:space="preserve">concluded that 1) </w:t>
      </w:r>
      <w:r w:rsidR="00FD55CD" w:rsidRPr="00634A57">
        <w:rPr>
          <w:rFonts w:ascii="Arial" w:hAnsi="Arial" w:cs="Arial"/>
          <w:color w:val="000000"/>
        </w:rPr>
        <w:t xml:space="preserve">there were substantial </w:t>
      </w:r>
      <w:r w:rsidR="00893F7D" w:rsidRPr="00634A57">
        <w:rPr>
          <w:rFonts w:ascii="Arial" w:hAnsi="Arial" w:cs="Arial"/>
          <w:color w:val="000000"/>
        </w:rPr>
        <w:t xml:space="preserve">practical barriers to the routine use of PROs </w:t>
      </w:r>
      <w:r w:rsidR="00FD55CD" w:rsidRPr="00634A57">
        <w:rPr>
          <w:rFonts w:ascii="Arial" w:hAnsi="Arial" w:cs="Arial"/>
          <w:color w:val="000000"/>
        </w:rPr>
        <w:t xml:space="preserve">unless there was </w:t>
      </w:r>
      <w:r w:rsidR="00893F7D" w:rsidRPr="00634A57">
        <w:rPr>
          <w:rFonts w:ascii="Arial" w:hAnsi="Arial" w:cs="Arial"/>
          <w:color w:val="000000"/>
        </w:rPr>
        <w:t xml:space="preserve">infrastructure in place and </w:t>
      </w:r>
      <w:r w:rsidR="00FD55CD" w:rsidRPr="00634A57">
        <w:rPr>
          <w:rFonts w:ascii="Arial" w:hAnsi="Arial" w:cs="Arial"/>
          <w:color w:val="000000"/>
        </w:rPr>
        <w:t>their use was not</w:t>
      </w:r>
      <w:r w:rsidR="00893F7D" w:rsidRPr="00634A57">
        <w:rPr>
          <w:rFonts w:ascii="Arial" w:hAnsi="Arial" w:cs="Arial"/>
          <w:color w:val="000000"/>
        </w:rPr>
        <w:t xml:space="preserve"> disruptive to normal work routines; 2) technology can play a greater role in processing the information in the most efficient manner; 3) improvements to the interpretability of PROs should increase their use; and 4) attitudes to the use of PROs may be improved by engaging professionals in the </w:t>
      </w:r>
      <w:r w:rsidR="00893F7D" w:rsidRPr="00634A57">
        <w:rPr>
          <w:rFonts w:ascii="Arial" w:hAnsi="Arial" w:cs="Arial"/>
          <w:color w:val="000000"/>
        </w:rPr>
        <w:lastRenderedPageBreak/>
        <w:t>planning stage and by ensuring a high level of transparency around the rationale for data collection.</w:t>
      </w:r>
      <w:r w:rsidR="00950C25" w:rsidRPr="00634A57">
        <w:rPr>
          <w:rFonts w:ascii="Arial" w:hAnsi="Arial" w:cs="Arial"/>
          <w:color w:val="000000"/>
        </w:rPr>
        <w:t>”</w:t>
      </w:r>
    </w:p>
    <w:p w14:paraId="098C4C97" w14:textId="121BB2B6" w:rsidR="00294CCF" w:rsidRPr="00634A57" w:rsidRDefault="00294CCF" w:rsidP="00A92396">
      <w:pPr>
        <w:pStyle w:val="BodyText"/>
        <w:spacing w:line="240" w:lineRule="auto"/>
        <w:rPr>
          <w:rFonts w:ascii="Arial" w:hAnsi="Arial" w:cs="Arial"/>
          <w:lang w:val="en-GB"/>
        </w:rPr>
      </w:pPr>
      <w:r w:rsidRPr="00634A57">
        <w:rPr>
          <w:rFonts w:ascii="Arial" w:hAnsi="Arial" w:cs="Arial"/>
          <w:b/>
          <w:bCs/>
          <w:lang w:val="en-GB"/>
        </w:rPr>
        <w:t>Turner et al</w:t>
      </w:r>
      <w:r w:rsidR="00162537" w:rsidRPr="00634A57">
        <w:rPr>
          <w:rFonts w:ascii="Arial" w:hAnsi="Arial" w:cs="Arial"/>
          <w:b/>
          <w:bCs/>
          <w:lang w:val="en-GB"/>
        </w:rPr>
        <w:t>.</w:t>
      </w:r>
      <w:r w:rsidRPr="00634A57">
        <w:rPr>
          <w:rFonts w:ascii="Arial" w:hAnsi="Arial" w:cs="Arial"/>
          <w:b/>
          <w:bCs/>
          <w:lang w:val="en-GB"/>
        </w:rPr>
        <w:t xml:space="preserve"> (2020)</w:t>
      </w:r>
      <w:r w:rsidRPr="00634A57">
        <w:rPr>
          <w:rFonts w:ascii="Arial" w:hAnsi="Arial" w:cs="Arial"/>
          <w:b/>
          <w:bCs/>
          <w:lang w:val="en-GB"/>
        </w:rPr>
        <w:fldChar w:fldCharType="begin">
          <w:fldData xml:space="preserve">PEVuZE5vdGU+PENpdGU+PEF1dGhvcj5UdXJuZXI8L0F1dGhvcj48WWVhcj4yMDIwPC9ZZWFyPjxS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</w:fldData>
        </w:fldChar>
      </w:r>
      <w:r w:rsidR="0015560C">
        <w:rPr>
          <w:rFonts w:ascii="Arial" w:hAnsi="Arial" w:cs="Arial"/>
          <w:b/>
          <w:bCs/>
          <w:lang w:val="en-GB"/>
        </w:rPr>
        <w:instrText xml:space="preserve"> ADDIN EN.CITE </w:instrText>
      </w:r>
      <w:r w:rsidR="0015560C">
        <w:rPr>
          <w:rFonts w:ascii="Arial" w:hAnsi="Arial" w:cs="Arial"/>
          <w:b/>
          <w:bCs/>
          <w:lang w:val="en-GB"/>
        </w:rPr>
        <w:fldChar w:fldCharType="begin">
          <w:fldData xml:space="preserve">PEVuZE5vdGU+PENpdGU+PEF1dGhvcj5UdXJuZXI8L0F1dGhvcj48WWVhcj4yMDIwPC9ZZWFyPjxS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</w:fldData>
        </w:fldChar>
      </w:r>
      <w:r w:rsidR="0015560C">
        <w:rPr>
          <w:rFonts w:ascii="Arial" w:hAnsi="Arial" w:cs="Arial"/>
          <w:b/>
          <w:bCs/>
          <w:lang w:val="en-GB"/>
        </w:rPr>
        <w:instrText xml:space="preserve"> ADDIN EN.CITE.DATA </w:instrText>
      </w:r>
      <w:r w:rsidR="0015560C">
        <w:rPr>
          <w:rFonts w:ascii="Arial" w:hAnsi="Arial" w:cs="Arial"/>
          <w:b/>
          <w:bCs/>
          <w:lang w:val="en-GB"/>
        </w:rPr>
      </w:r>
      <w:r w:rsidR="0015560C">
        <w:rPr>
          <w:rFonts w:ascii="Arial" w:hAnsi="Arial" w:cs="Arial"/>
          <w:b/>
          <w:bCs/>
          <w:lang w:val="en-GB"/>
        </w:rPr>
        <w:fldChar w:fldCharType="end"/>
      </w:r>
      <w:r w:rsidRPr="00634A57">
        <w:rPr>
          <w:rFonts w:ascii="Arial" w:hAnsi="Arial" w:cs="Arial"/>
          <w:b/>
          <w:bCs/>
          <w:lang w:val="en-GB"/>
        </w:rPr>
      </w:r>
      <w:r w:rsidRPr="00634A57">
        <w:rPr>
          <w:rFonts w:ascii="Arial" w:hAnsi="Arial" w:cs="Arial"/>
          <w:b/>
          <w:bCs/>
          <w:lang w:val="en-GB"/>
        </w:rPr>
        <w:fldChar w:fldCharType="separate"/>
      </w:r>
      <w:r w:rsidR="00A8178C" w:rsidRPr="00634A57">
        <w:rPr>
          <w:rFonts w:ascii="Arial" w:hAnsi="Arial" w:cs="Arial"/>
          <w:b/>
          <w:bCs/>
          <w:noProof/>
          <w:vertAlign w:val="superscript"/>
          <w:lang w:val="en-GB"/>
        </w:rPr>
        <w:t>37</w:t>
      </w:r>
      <w:r w:rsidRPr="00634A57">
        <w:rPr>
          <w:rFonts w:ascii="Arial" w:hAnsi="Arial" w:cs="Arial"/>
          <w:b/>
          <w:bCs/>
          <w:lang w:val="en-GB"/>
        </w:rPr>
        <w:fldChar w:fldCharType="end"/>
      </w:r>
      <w:r w:rsidRPr="00634A57">
        <w:rPr>
          <w:rFonts w:ascii="Arial" w:hAnsi="Arial" w:cs="Arial"/>
          <w:b/>
          <w:bCs/>
          <w:lang w:val="en-GB"/>
        </w:rPr>
        <w:t>:</w:t>
      </w:r>
      <w:r w:rsidRPr="00634A57">
        <w:rPr>
          <w:rFonts w:ascii="Arial" w:hAnsi="Arial" w:cs="Arial"/>
          <w:lang w:val="en-GB"/>
        </w:rPr>
        <w:t xml:space="preserve"> </w:t>
      </w:r>
      <w:r w:rsidR="008807C0" w:rsidRPr="00634A57">
        <w:rPr>
          <w:rFonts w:ascii="Arial" w:hAnsi="Arial" w:cs="Arial"/>
          <w:lang w:val="en-GB"/>
        </w:rPr>
        <w:t>This study offers p</w:t>
      </w:r>
      <w:r w:rsidRPr="00634A57">
        <w:rPr>
          <w:rFonts w:ascii="Arial" w:hAnsi="Arial" w:cs="Arial"/>
          <w:lang w:val="en-GB"/>
        </w:rPr>
        <w:t>rovider perspectives on challenges and benefits of PROs</w:t>
      </w:r>
      <w:r w:rsidR="008807C0" w:rsidRPr="00634A57">
        <w:rPr>
          <w:rFonts w:ascii="Arial" w:hAnsi="Arial" w:cs="Arial"/>
          <w:lang w:val="en-GB"/>
        </w:rPr>
        <w:t xml:space="preserve"> among providers currently using them</w:t>
      </w:r>
      <w:r w:rsidRPr="00634A57">
        <w:rPr>
          <w:rFonts w:ascii="Arial" w:hAnsi="Arial" w:cs="Arial"/>
          <w:lang w:val="en-GB"/>
        </w:rPr>
        <w:t xml:space="preserve">. One hundred English primary care general practitioners (GP) participated in a survey, with 25 participating in an in-depth interview. </w:t>
      </w:r>
      <w:r w:rsidR="002B5345" w:rsidRPr="00634A57">
        <w:rPr>
          <w:rFonts w:ascii="Arial" w:hAnsi="Arial" w:cs="Arial"/>
          <w:lang w:val="en-GB"/>
        </w:rPr>
        <w:t xml:space="preserve">Seventy-seven percent reporting using at least one PRO. </w:t>
      </w:r>
      <w:r w:rsidR="002B5345" w:rsidRPr="00634A57">
        <w:rPr>
          <w:rFonts w:ascii="Arial" w:hAnsi="Arial" w:cs="Arial"/>
          <w:b/>
          <w:lang w:val="en-GB"/>
        </w:rPr>
        <w:t>Providers “valued</w:t>
      </w:r>
      <w:r w:rsidRPr="00634A57">
        <w:rPr>
          <w:rFonts w:ascii="Arial" w:hAnsi="Arial" w:cs="Arial"/>
          <w:b/>
          <w:lang w:val="en-GB"/>
        </w:rPr>
        <w:t xml:space="preserve"> PROs for shared decision making and to direct patient discussions.</w:t>
      </w:r>
      <w:r w:rsidR="002B5345" w:rsidRPr="00634A57">
        <w:rPr>
          <w:rFonts w:ascii="Arial" w:hAnsi="Arial" w:cs="Arial"/>
          <w:b/>
          <w:lang w:val="en-GB"/>
        </w:rPr>
        <w:t>”</w:t>
      </w:r>
      <w:r w:rsidRPr="00634A57">
        <w:rPr>
          <w:rFonts w:ascii="Arial" w:hAnsi="Arial" w:cs="Arial"/>
          <w:lang w:val="en-GB"/>
        </w:rPr>
        <w:t xml:space="preserve"> </w:t>
      </w:r>
      <w:r w:rsidR="002B5345" w:rsidRPr="00634A57">
        <w:rPr>
          <w:rFonts w:ascii="Arial" w:hAnsi="Arial" w:cs="Arial"/>
          <w:lang w:val="en-GB"/>
        </w:rPr>
        <w:t>Barriers included “</w:t>
      </w:r>
      <w:r w:rsidR="002B5345" w:rsidRPr="00634A57">
        <w:rPr>
          <w:rFonts w:ascii="Arial" w:hAnsi="Arial" w:cs="Arial"/>
          <w:b/>
          <w:lang w:val="en-GB"/>
        </w:rPr>
        <w:t>time</w:t>
      </w:r>
      <w:r w:rsidRPr="00634A57">
        <w:rPr>
          <w:rFonts w:ascii="Arial" w:hAnsi="Arial" w:cs="Arial"/>
          <w:b/>
          <w:lang w:val="en-GB"/>
        </w:rPr>
        <w:t xml:space="preserve"> constraints</w:t>
      </w:r>
      <w:r w:rsidR="002B5345" w:rsidRPr="00634A57">
        <w:rPr>
          <w:rFonts w:ascii="Arial" w:hAnsi="Arial" w:cs="Arial"/>
          <w:b/>
          <w:lang w:val="en-GB"/>
        </w:rPr>
        <w:t>”</w:t>
      </w:r>
      <w:r w:rsidRPr="00634A57">
        <w:rPr>
          <w:rFonts w:ascii="Arial" w:hAnsi="Arial" w:cs="Arial"/>
          <w:b/>
          <w:lang w:val="en-GB"/>
        </w:rPr>
        <w:t xml:space="preserve">; </w:t>
      </w:r>
      <w:r w:rsidR="002B5345" w:rsidRPr="00634A57">
        <w:rPr>
          <w:rFonts w:ascii="Arial" w:hAnsi="Arial" w:cs="Arial"/>
          <w:b/>
          <w:lang w:val="en-GB"/>
        </w:rPr>
        <w:t>“</w:t>
      </w:r>
      <w:r w:rsidRPr="00634A57">
        <w:rPr>
          <w:rFonts w:ascii="Arial" w:hAnsi="Arial" w:cs="Arial"/>
          <w:b/>
          <w:lang w:val="en-GB"/>
        </w:rPr>
        <w:t>insufficient knowledge</w:t>
      </w:r>
      <w:r w:rsidR="002B5345" w:rsidRPr="00634A57">
        <w:rPr>
          <w:rFonts w:ascii="Arial" w:hAnsi="Arial" w:cs="Arial"/>
          <w:b/>
          <w:lang w:val="en-GB"/>
        </w:rPr>
        <w:t>”</w:t>
      </w:r>
      <w:r w:rsidRPr="00634A57">
        <w:rPr>
          <w:rFonts w:ascii="Arial" w:hAnsi="Arial" w:cs="Arial"/>
          <w:b/>
          <w:lang w:val="en-GB"/>
        </w:rPr>
        <w:t>;</w:t>
      </w:r>
      <w:r w:rsidR="002B5345" w:rsidRPr="00634A57">
        <w:rPr>
          <w:rFonts w:ascii="Arial" w:hAnsi="Arial" w:cs="Arial"/>
          <w:b/>
          <w:lang w:val="en-GB"/>
        </w:rPr>
        <w:t>”</w:t>
      </w:r>
      <w:r w:rsidRPr="00634A57">
        <w:rPr>
          <w:rFonts w:ascii="Arial" w:hAnsi="Arial" w:cs="Arial"/>
          <w:b/>
          <w:lang w:val="en-GB"/>
        </w:rPr>
        <w:t xml:space="preserve"> lack of integration into clinical systems</w:t>
      </w:r>
      <w:r w:rsidR="002B5345" w:rsidRPr="00634A57">
        <w:rPr>
          <w:rFonts w:ascii="Arial" w:hAnsi="Arial" w:cs="Arial"/>
          <w:b/>
          <w:lang w:val="en-GB"/>
        </w:rPr>
        <w:t>”</w:t>
      </w:r>
      <w:r w:rsidRPr="00634A57">
        <w:rPr>
          <w:rFonts w:ascii="Arial" w:hAnsi="Arial" w:cs="Arial"/>
          <w:b/>
          <w:lang w:val="en-GB"/>
        </w:rPr>
        <w:t xml:space="preserve">; and PROs </w:t>
      </w:r>
      <w:r w:rsidR="003C3F56" w:rsidRPr="00634A57">
        <w:rPr>
          <w:rFonts w:ascii="Arial" w:hAnsi="Arial" w:cs="Arial"/>
          <w:b/>
          <w:lang w:val="en-GB"/>
        </w:rPr>
        <w:t xml:space="preserve">that were </w:t>
      </w:r>
      <w:r w:rsidR="002B5345" w:rsidRPr="00634A57">
        <w:rPr>
          <w:rFonts w:ascii="Arial" w:hAnsi="Arial" w:cs="Arial"/>
          <w:b/>
          <w:lang w:val="en-GB"/>
        </w:rPr>
        <w:t>“</w:t>
      </w:r>
      <w:r w:rsidR="003C3F56" w:rsidRPr="00634A57">
        <w:rPr>
          <w:rFonts w:ascii="Arial" w:hAnsi="Arial" w:cs="Arial"/>
          <w:b/>
          <w:lang w:val="en-GB"/>
        </w:rPr>
        <w:t>mandated without explanation or involvement</w:t>
      </w:r>
      <w:r w:rsidR="002B5345" w:rsidRPr="00634A57">
        <w:rPr>
          <w:rFonts w:ascii="Arial" w:hAnsi="Arial" w:cs="Arial"/>
          <w:b/>
          <w:lang w:val="en-GB"/>
        </w:rPr>
        <w:t>”</w:t>
      </w:r>
      <w:r w:rsidR="003C3F56" w:rsidRPr="00634A57">
        <w:rPr>
          <w:rFonts w:ascii="Arial" w:hAnsi="Arial" w:cs="Arial"/>
          <w:b/>
          <w:lang w:val="en-GB"/>
        </w:rPr>
        <w:t xml:space="preserve">. </w:t>
      </w:r>
    </w:p>
    <w:p w14:paraId="3DA025C9" w14:textId="6F47C128" w:rsidR="009D57FC" w:rsidRPr="00634A57" w:rsidRDefault="009D57FC" w:rsidP="00A92396">
      <w:pPr>
        <w:pStyle w:val="BodyText"/>
        <w:spacing w:line="240" w:lineRule="auto"/>
        <w:rPr>
          <w:rFonts w:ascii="Arial" w:hAnsi="Arial" w:cs="Arial"/>
          <w:lang w:val="en-GB"/>
        </w:rPr>
      </w:pPr>
      <w:proofErr w:type="spellStart"/>
      <w:r w:rsidRPr="00634A57">
        <w:rPr>
          <w:rFonts w:ascii="Arial" w:hAnsi="Arial" w:cs="Arial"/>
          <w:b/>
          <w:lang w:val="en-GB"/>
        </w:rPr>
        <w:t>Basch</w:t>
      </w:r>
      <w:proofErr w:type="spellEnd"/>
      <w:r w:rsidR="000B006F" w:rsidRPr="00634A57">
        <w:rPr>
          <w:rFonts w:ascii="Arial" w:hAnsi="Arial" w:cs="Arial"/>
          <w:b/>
          <w:lang w:val="en-GB"/>
        </w:rPr>
        <w:t xml:space="preserve"> et al.</w:t>
      </w:r>
      <w:r w:rsidR="00D3693B" w:rsidRPr="00634A57">
        <w:rPr>
          <w:rFonts w:ascii="Arial" w:hAnsi="Arial" w:cs="Arial"/>
          <w:b/>
          <w:lang w:val="en-GB"/>
        </w:rPr>
        <w:t xml:space="preserve"> </w:t>
      </w:r>
      <w:r w:rsidRPr="00634A57">
        <w:rPr>
          <w:rFonts w:ascii="Arial" w:hAnsi="Arial" w:cs="Arial"/>
          <w:b/>
          <w:lang w:val="en-GB"/>
        </w:rPr>
        <w:t>(2016)</w:t>
      </w:r>
      <w:r w:rsidR="00C304A3" w:rsidRPr="00634A57">
        <w:rPr>
          <w:rFonts w:ascii="Arial" w:hAnsi="Arial" w:cs="Arial"/>
          <w:b/>
          <w:lang w:val="en-GB"/>
        </w:rPr>
        <w:fldChar w:fldCharType="begin">
          <w:fldData xml:space="preserve">PEVuZE5vdGU+PENpdGU+PEF1dGhvcj5CYXNjaDwvQXV0aG9yPjxZZWFyPjIwMTY8L1llYXI+PFJl
Y051bT43MDM2PC9SZWNOdW0+PERpc3BsYXlUZXh0PjxzdHlsZSBmYWNlPSJzdXBlcnNjcmlwdCI+
MjA8L3N0eWxlPjwvRGlzcGxheVRleHQ+PHJlY29yZD48cmVjLW51bWJlcj43MDM2PC9yZWMtbnVt
YmVyPjxmb3JlaWduLWtleXM+PGtleSBhcHA9IkVOIiBkYi1pZD0iOWRkOTB3dngyc3BkdjlldGF6
NnA1YTltdHZldGV0dnBldjlyIiB0aW1lc3RhbXA9IjE1OTkwMTk0OTciPjcwMzY8L2tleT48L2Zv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0015560C">
        <w:rPr>
          <w:rFonts w:ascii="Arial" w:hAnsi="Arial" w:cs="Arial"/>
          <w:b/>
          <w:lang w:val="en-GB"/>
        </w:rPr>
        <w:instrText xml:space="preserve"> ADDIN EN.CITE </w:instrText>
      </w:r>
      <w:r w:rsidR="0015560C">
        <w:rPr>
          <w:rFonts w:ascii="Arial" w:hAnsi="Arial" w:cs="Arial"/>
          <w:b/>
          <w:lang w:val="en-GB"/>
        </w:rPr>
        <w:fldChar w:fldCharType="begin">
          <w:fldData xml:space="preserve">PEVuZE5vdGU+PENpdGU+PEF1dGhvcj5CYXNjaDwvQXV0aG9yPjxZZWFyPjIwMTY8L1llYXI+PFJl
Y051bT43MDM2PC9SZWNOdW0+PERpc3BsYXlUZXh0PjxzdHlsZSBmYWNlPSJzdXBlcnNjcmlwdCI+
MjA8L3N0eWxlPjwvRGlzcGxheVRleHQ+PHJlY29yZD48cmVjLW51bWJlcj43MDM2PC9yZWMtbnVt
YmVyPjxmb3JlaWduLWtleXM+PGtleSBhcHA9IkVOIiBkYi1pZD0iOWRkOTB3dngyc3BkdjlldGF6
NnA1YTltdHZldGV0dnBldjlyIiB0aW1lc3RhbXA9IjE1OTkwMTk0OTciPjcwMzY8L2tleT48L2Zv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0015560C">
        <w:rPr>
          <w:rFonts w:ascii="Arial" w:hAnsi="Arial" w:cs="Arial"/>
          <w:b/>
          <w:lang w:val="en-GB"/>
        </w:rPr>
        <w:instrText xml:space="preserve"> ADDIN EN.CITE.DATA </w:instrText>
      </w:r>
      <w:r w:rsidR="0015560C">
        <w:rPr>
          <w:rFonts w:ascii="Arial" w:hAnsi="Arial" w:cs="Arial"/>
          <w:b/>
          <w:lang w:val="en-GB"/>
        </w:rPr>
      </w:r>
      <w:r w:rsidR="0015560C">
        <w:rPr>
          <w:rFonts w:ascii="Arial" w:hAnsi="Arial" w:cs="Arial"/>
          <w:b/>
          <w:lang w:val="en-GB"/>
        </w:rPr>
        <w:fldChar w:fldCharType="end"/>
      </w:r>
      <w:r w:rsidR="00C304A3" w:rsidRPr="00634A57">
        <w:rPr>
          <w:rFonts w:ascii="Arial" w:hAnsi="Arial" w:cs="Arial"/>
          <w:b/>
          <w:lang w:val="en-GB"/>
        </w:rPr>
      </w:r>
      <w:r w:rsidR="00C304A3" w:rsidRPr="00634A57">
        <w:rPr>
          <w:rFonts w:ascii="Arial" w:hAnsi="Arial" w:cs="Arial"/>
          <w:b/>
          <w:lang w:val="en-GB"/>
        </w:rPr>
        <w:fldChar w:fldCharType="separate"/>
      </w:r>
      <w:r w:rsidR="00A8178C" w:rsidRPr="00634A57">
        <w:rPr>
          <w:rFonts w:ascii="Arial" w:hAnsi="Arial" w:cs="Arial"/>
          <w:b/>
          <w:noProof/>
          <w:vertAlign w:val="superscript"/>
          <w:lang w:val="en-GB"/>
        </w:rPr>
        <w:t>20</w:t>
      </w:r>
      <w:r w:rsidR="00C304A3" w:rsidRPr="00634A57">
        <w:rPr>
          <w:rFonts w:ascii="Arial" w:hAnsi="Arial" w:cs="Arial"/>
          <w:b/>
          <w:lang w:val="en-GB"/>
        </w:rPr>
        <w:fldChar w:fldCharType="end"/>
      </w:r>
      <w:r w:rsidRPr="00634A57">
        <w:rPr>
          <w:rFonts w:ascii="Arial" w:hAnsi="Arial" w:cs="Arial"/>
          <w:b/>
          <w:lang w:val="en-GB"/>
        </w:rPr>
        <w:t xml:space="preserve">: </w:t>
      </w:r>
      <w:r w:rsidR="00A7307D" w:rsidRPr="00634A57">
        <w:rPr>
          <w:rFonts w:ascii="Arial" w:hAnsi="Arial" w:cs="Arial"/>
          <w:lang w:val="en-GB"/>
        </w:rPr>
        <w:t>A</w:t>
      </w:r>
      <w:r w:rsidR="00A7307D" w:rsidRPr="00634A57">
        <w:rPr>
          <w:rFonts w:ascii="Arial" w:hAnsi="Arial" w:cs="Arial"/>
          <w:b/>
          <w:lang w:val="en-GB"/>
        </w:rPr>
        <w:t xml:space="preserve"> </w:t>
      </w:r>
      <w:r w:rsidR="00A7307D" w:rsidRPr="00634A57">
        <w:rPr>
          <w:rFonts w:ascii="Arial" w:hAnsi="Arial" w:cs="Arial"/>
          <w:lang w:val="en-GB"/>
        </w:rPr>
        <w:t>web based PRO assessing chemotherapy side effects</w:t>
      </w:r>
      <w:r w:rsidRPr="00634A57">
        <w:rPr>
          <w:rFonts w:ascii="Arial" w:hAnsi="Arial" w:cs="Arial"/>
          <w:lang w:val="en-GB"/>
        </w:rPr>
        <w:t xml:space="preserve"> </w:t>
      </w:r>
      <w:r w:rsidR="00A7307D" w:rsidRPr="00634A57">
        <w:rPr>
          <w:rFonts w:ascii="Arial" w:hAnsi="Arial" w:cs="Arial"/>
          <w:lang w:val="en-GB"/>
        </w:rPr>
        <w:t>as part of a</w:t>
      </w:r>
      <w:r w:rsidRPr="00634A57">
        <w:rPr>
          <w:rFonts w:ascii="Arial" w:hAnsi="Arial" w:cs="Arial"/>
          <w:lang w:val="en-GB"/>
        </w:rPr>
        <w:t xml:space="preserve"> longitudinal trial</w:t>
      </w:r>
      <w:r w:rsidR="00A7307D" w:rsidRPr="00634A57">
        <w:rPr>
          <w:rFonts w:ascii="Arial" w:hAnsi="Arial" w:cs="Arial"/>
          <w:lang w:val="en-GB"/>
        </w:rPr>
        <w:t xml:space="preserve"> was evaluated. </w:t>
      </w:r>
      <w:r w:rsidRPr="00634A57">
        <w:rPr>
          <w:rFonts w:ascii="Arial" w:hAnsi="Arial" w:cs="Arial"/>
          <w:lang w:val="en-GB"/>
        </w:rPr>
        <w:t xml:space="preserve">Patients were randomized to </w:t>
      </w:r>
      <w:r w:rsidR="00A7307D" w:rsidRPr="00634A57">
        <w:rPr>
          <w:rFonts w:ascii="Arial" w:hAnsi="Arial" w:cs="Arial"/>
          <w:lang w:val="en-GB"/>
        </w:rPr>
        <w:t xml:space="preserve">usual care or to receive the </w:t>
      </w:r>
      <w:proofErr w:type="spellStart"/>
      <w:r w:rsidR="00A7307D" w:rsidRPr="00634A57">
        <w:rPr>
          <w:rFonts w:ascii="Arial" w:hAnsi="Arial" w:cs="Arial"/>
          <w:lang w:val="en-GB"/>
        </w:rPr>
        <w:t>PROs.</w:t>
      </w:r>
      <w:proofErr w:type="spellEnd"/>
      <w:r w:rsidR="00A7307D" w:rsidRPr="00634A57">
        <w:rPr>
          <w:rFonts w:ascii="Arial" w:hAnsi="Arial" w:cs="Arial"/>
          <w:lang w:val="en-GB"/>
        </w:rPr>
        <w:t xml:space="preserve"> For the intervention patients,</w:t>
      </w:r>
      <w:r w:rsidR="009F669C">
        <w:rPr>
          <w:rFonts w:ascii="Arial" w:hAnsi="Arial" w:cs="Arial"/>
          <w:lang w:val="en-GB"/>
        </w:rPr>
        <w:t xml:space="preserve"> </w:t>
      </w:r>
      <w:r w:rsidR="00A7307D" w:rsidRPr="00634A57">
        <w:rPr>
          <w:rFonts w:ascii="Arial" w:hAnsi="Arial" w:cs="Arial"/>
          <w:lang w:val="en-GB"/>
        </w:rPr>
        <w:t>“</w:t>
      </w:r>
      <w:r w:rsidRPr="00634A57">
        <w:rPr>
          <w:rFonts w:ascii="Arial" w:hAnsi="Arial" w:cs="Arial"/>
          <w:b/>
          <w:lang w:val="en-GB"/>
        </w:rPr>
        <w:t>resource utilization declined compared to usual care as patients were less likely to visit the</w:t>
      </w:r>
      <w:r w:rsidR="003C3F56" w:rsidRPr="00634A57">
        <w:rPr>
          <w:rFonts w:ascii="Arial" w:hAnsi="Arial" w:cs="Arial"/>
          <w:b/>
          <w:lang w:val="en-GB"/>
        </w:rPr>
        <w:t xml:space="preserve"> emergency department,</w:t>
      </w:r>
      <w:r w:rsidRPr="00634A57">
        <w:rPr>
          <w:rFonts w:ascii="Arial" w:hAnsi="Arial" w:cs="Arial"/>
          <w:b/>
          <w:lang w:val="en-GB"/>
        </w:rPr>
        <w:t xml:space="preserve"> be admitted to the </w:t>
      </w:r>
      <w:proofErr w:type="spellStart"/>
      <w:r w:rsidR="003C3F56" w:rsidRPr="00634A57">
        <w:rPr>
          <w:rFonts w:ascii="Arial" w:hAnsi="Arial" w:cs="Arial"/>
          <w:b/>
          <w:lang w:val="en-GB"/>
        </w:rPr>
        <w:t>the</w:t>
      </w:r>
      <w:proofErr w:type="spellEnd"/>
      <w:r w:rsidR="003C3F56" w:rsidRPr="00634A57">
        <w:rPr>
          <w:rFonts w:ascii="Arial" w:hAnsi="Arial" w:cs="Arial"/>
          <w:b/>
          <w:lang w:val="en-GB"/>
        </w:rPr>
        <w:t xml:space="preserve"> emergency department,</w:t>
      </w:r>
      <w:r w:rsidRPr="00634A57">
        <w:rPr>
          <w:rFonts w:ascii="Arial" w:hAnsi="Arial" w:cs="Arial"/>
          <w:b/>
          <w:lang w:val="en-GB"/>
        </w:rPr>
        <w:t xml:space="preserve"> or hospitalized.</w:t>
      </w:r>
      <w:r w:rsidR="00A7307D" w:rsidRPr="00634A57">
        <w:rPr>
          <w:rFonts w:ascii="Arial" w:hAnsi="Arial" w:cs="Arial"/>
          <w:b/>
          <w:lang w:val="en-GB"/>
        </w:rPr>
        <w:t>”</w:t>
      </w:r>
      <w:r w:rsidRPr="00634A57">
        <w:rPr>
          <w:rFonts w:ascii="Arial" w:hAnsi="Arial" w:cs="Arial"/>
          <w:b/>
          <w:lang w:val="en-GB"/>
        </w:rPr>
        <w:t xml:space="preserve"> </w:t>
      </w:r>
      <w:r w:rsidR="00A7307D" w:rsidRPr="00634A57">
        <w:rPr>
          <w:rFonts w:ascii="Arial" w:hAnsi="Arial" w:cs="Arial"/>
          <w:lang w:val="en-GB"/>
        </w:rPr>
        <w:t xml:space="preserve">These patients also received significantly longer chemotherapy; authors believe that side effects may have been more closely monitored allowing for better treatment retention. </w:t>
      </w:r>
    </w:p>
    <w:p w14:paraId="43D661C4" w14:textId="3163F3AB" w:rsidR="009D57FC" w:rsidRPr="00634A57" w:rsidRDefault="009D57FC" w:rsidP="00A92396">
      <w:pPr>
        <w:pStyle w:val="BodyText"/>
        <w:spacing w:line="240" w:lineRule="auto"/>
        <w:rPr>
          <w:rFonts w:ascii="Arial" w:hAnsi="Arial" w:cs="Arial"/>
          <w:lang w:val="en-GB"/>
        </w:rPr>
      </w:pPr>
      <w:r w:rsidRPr="00634A57">
        <w:rPr>
          <w:rFonts w:ascii="Arial" w:hAnsi="Arial" w:cs="Arial"/>
          <w:b/>
          <w:lang w:val="en-GB"/>
        </w:rPr>
        <w:t>Berry</w:t>
      </w:r>
      <w:r w:rsidR="002E5882" w:rsidRPr="00634A57">
        <w:rPr>
          <w:rFonts w:ascii="Arial" w:hAnsi="Arial" w:cs="Arial"/>
          <w:b/>
          <w:lang w:val="en-GB"/>
        </w:rPr>
        <w:t xml:space="preserve"> </w:t>
      </w:r>
      <w:r w:rsidR="000B006F" w:rsidRPr="00634A57">
        <w:rPr>
          <w:rFonts w:ascii="Arial" w:hAnsi="Arial" w:cs="Arial"/>
          <w:b/>
          <w:lang w:val="en-GB"/>
        </w:rPr>
        <w:t>et al.</w:t>
      </w:r>
      <w:r w:rsidR="00BF50E1" w:rsidRPr="00634A57">
        <w:rPr>
          <w:rFonts w:ascii="Arial" w:hAnsi="Arial" w:cs="Arial"/>
          <w:b/>
          <w:lang w:val="en-GB"/>
        </w:rPr>
        <w:t xml:space="preserve"> </w:t>
      </w:r>
      <w:r w:rsidRPr="00634A57">
        <w:rPr>
          <w:rFonts w:ascii="Arial" w:hAnsi="Arial" w:cs="Arial"/>
          <w:b/>
          <w:lang w:val="en-GB"/>
        </w:rPr>
        <w:t>(2011)</w:t>
      </w:r>
      <w:r w:rsidR="00C304A3" w:rsidRPr="00634A57">
        <w:rPr>
          <w:rFonts w:ascii="Arial" w:hAnsi="Arial" w:cs="Arial"/>
          <w:b/>
          <w:lang w:val="en-GB"/>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004154FF" w:rsidRPr="00634A57">
        <w:rPr>
          <w:rFonts w:ascii="Arial" w:hAnsi="Arial" w:cs="Arial"/>
          <w:b/>
          <w:lang w:val="en-GB"/>
        </w:rPr>
        <w:instrText xml:space="preserve"> ADDIN EN.CITE </w:instrText>
      </w:r>
      <w:r w:rsidR="004154FF" w:rsidRPr="00634A57">
        <w:rPr>
          <w:rFonts w:ascii="Arial" w:hAnsi="Arial" w:cs="Arial"/>
          <w:b/>
          <w:lang w:val="en-GB"/>
        </w:rPr>
        <w:fldChar w:fldCharType="begin">
          <w:fldData xml:space="preserve">PEVuZE5vdGU+PENpdGU+PEF1dGhvcj5CZXJyeTwvQXV0aG9yPjxZZWFyPjIwMTE8L1llYXI+PFJl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</w:fldData>
        </w:fldChar>
      </w:r>
      <w:r w:rsidR="004154FF" w:rsidRPr="00634A57">
        <w:rPr>
          <w:rFonts w:ascii="Arial" w:hAnsi="Arial" w:cs="Arial"/>
          <w:b/>
          <w:lang w:val="en-GB"/>
        </w:rPr>
        <w:instrText xml:space="preserve"> ADDIN EN.CITE.DATA </w:instrText>
      </w:r>
      <w:r w:rsidR="004154FF" w:rsidRPr="00634A57">
        <w:rPr>
          <w:rFonts w:ascii="Arial" w:hAnsi="Arial" w:cs="Arial"/>
          <w:b/>
          <w:lang w:val="en-GB"/>
        </w:rPr>
      </w:r>
      <w:r w:rsidR="004154FF" w:rsidRPr="00634A57">
        <w:rPr>
          <w:rFonts w:ascii="Arial" w:hAnsi="Arial" w:cs="Arial"/>
          <w:b/>
          <w:lang w:val="en-GB"/>
        </w:rPr>
        <w:fldChar w:fldCharType="end"/>
      </w:r>
      <w:r w:rsidR="00C304A3" w:rsidRPr="00634A57">
        <w:rPr>
          <w:rFonts w:ascii="Arial" w:hAnsi="Arial" w:cs="Arial"/>
          <w:b/>
          <w:lang w:val="en-GB"/>
        </w:rPr>
      </w:r>
      <w:r w:rsidR="00C304A3" w:rsidRPr="00634A57">
        <w:rPr>
          <w:rFonts w:ascii="Arial" w:hAnsi="Arial" w:cs="Arial"/>
          <w:b/>
          <w:lang w:val="en-GB"/>
        </w:rPr>
        <w:fldChar w:fldCharType="separate"/>
      </w:r>
      <w:r w:rsidR="004154FF" w:rsidRPr="00634A57">
        <w:rPr>
          <w:rFonts w:ascii="Arial" w:hAnsi="Arial" w:cs="Arial"/>
          <w:b/>
          <w:noProof/>
          <w:vertAlign w:val="superscript"/>
          <w:lang w:val="en-GB"/>
        </w:rPr>
        <w:t>8</w:t>
      </w:r>
      <w:r w:rsidR="00C304A3" w:rsidRPr="00634A57">
        <w:rPr>
          <w:rFonts w:ascii="Arial" w:hAnsi="Arial" w:cs="Arial"/>
          <w:b/>
          <w:lang w:val="en-GB"/>
        </w:rPr>
        <w:fldChar w:fldCharType="end"/>
      </w:r>
      <w:r w:rsidRPr="00634A57">
        <w:rPr>
          <w:rFonts w:ascii="Arial" w:hAnsi="Arial" w:cs="Arial"/>
          <w:b/>
          <w:lang w:val="en-GB"/>
        </w:rPr>
        <w:t xml:space="preserve">: </w:t>
      </w:r>
      <w:r w:rsidR="00B91194" w:rsidRPr="00634A57">
        <w:rPr>
          <w:rFonts w:ascii="Arial" w:hAnsi="Arial" w:cs="Arial"/>
          <w:bCs/>
          <w:lang w:val="en-GB"/>
        </w:rPr>
        <w:t xml:space="preserve">As described in Chapter II, </w:t>
      </w:r>
      <w:r w:rsidR="00B91194" w:rsidRPr="00634A57">
        <w:rPr>
          <w:rFonts w:ascii="Arial" w:hAnsi="Arial" w:cs="Arial"/>
          <w:lang w:val="en-GB"/>
        </w:rPr>
        <w:t>t</w:t>
      </w:r>
      <w:r w:rsidRPr="00634A57">
        <w:rPr>
          <w:rFonts w:ascii="Arial" w:hAnsi="Arial" w:cs="Arial"/>
          <w:lang w:val="en-GB"/>
        </w:rPr>
        <w:t xml:space="preserve">he ESRA-C </w:t>
      </w:r>
      <w:r w:rsidR="00B91194" w:rsidRPr="00634A57">
        <w:rPr>
          <w:rFonts w:ascii="Arial" w:hAnsi="Arial" w:cs="Arial"/>
          <w:lang w:val="en-GB"/>
        </w:rPr>
        <w:t>was</w:t>
      </w:r>
      <w:r w:rsidRPr="00634A57">
        <w:rPr>
          <w:rFonts w:ascii="Arial" w:hAnsi="Arial" w:cs="Arial"/>
          <w:lang w:val="en-GB"/>
        </w:rPr>
        <w:t xml:space="preserve"> developed to assess </w:t>
      </w:r>
      <w:r w:rsidR="00B91194" w:rsidRPr="00634A57">
        <w:rPr>
          <w:rFonts w:ascii="Arial" w:hAnsi="Arial" w:cs="Arial"/>
          <w:lang w:val="en-GB"/>
        </w:rPr>
        <w:t xml:space="preserve">symptoms and HRQL </w:t>
      </w:r>
      <w:r w:rsidRPr="00634A57">
        <w:rPr>
          <w:rFonts w:ascii="Arial" w:hAnsi="Arial" w:cs="Arial"/>
          <w:lang w:val="en-GB"/>
        </w:rPr>
        <w:t>of oncology patients. In a</w:t>
      </w:r>
      <w:r w:rsidR="00A7307D" w:rsidRPr="00634A57">
        <w:rPr>
          <w:rFonts w:ascii="Arial" w:hAnsi="Arial" w:cs="Arial"/>
          <w:lang w:val="en-GB"/>
        </w:rPr>
        <w:t xml:space="preserve">n RCT </w:t>
      </w:r>
      <w:r w:rsidRPr="00634A57">
        <w:rPr>
          <w:rFonts w:ascii="Arial" w:hAnsi="Arial" w:cs="Arial"/>
          <w:b/>
          <w:lang w:val="en-GB"/>
        </w:rPr>
        <w:t xml:space="preserve">no significant difference </w:t>
      </w:r>
      <w:r w:rsidR="00A7307D" w:rsidRPr="00634A57">
        <w:rPr>
          <w:rFonts w:ascii="Arial" w:hAnsi="Arial" w:cs="Arial"/>
          <w:b/>
          <w:lang w:val="en-GB"/>
        </w:rPr>
        <w:t xml:space="preserve">was found </w:t>
      </w:r>
      <w:r w:rsidRPr="00634A57">
        <w:rPr>
          <w:rFonts w:ascii="Arial" w:hAnsi="Arial" w:cs="Arial"/>
          <w:b/>
          <w:lang w:val="en-GB"/>
        </w:rPr>
        <w:t>between PRO intervention and control groups for the average length of clinic visits</w:t>
      </w:r>
      <w:r w:rsidR="004E41B7" w:rsidRPr="00634A57">
        <w:rPr>
          <w:rFonts w:ascii="Arial" w:hAnsi="Arial" w:cs="Arial"/>
          <w:lang w:val="en-GB"/>
        </w:rPr>
        <w:t>.</w:t>
      </w:r>
      <w:r w:rsidR="009E438A" w:rsidRPr="00634A57">
        <w:rPr>
          <w:rFonts w:ascii="Arial" w:hAnsi="Arial" w:cs="Arial"/>
          <w:lang w:val="en-GB"/>
        </w:rPr>
        <w:t xml:space="preserve"> </w:t>
      </w:r>
      <w:r w:rsidR="00A7307D" w:rsidRPr="00634A57">
        <w:rPr>
          <w:rFonts w:ascii="Arial" w:hAnsi="Arial" w:cs="Arial"/>
          <w:lang w:val="en-GB"/>
        </w:rPr>
        <w:t xml:space="preserve">Authors note there was additional discussion regarding symptoms due to the PRO, yet still visit </w:t>
      </w:r>
      <w:r w:rsidR="009E438A" w:rsidRPr="00634A57">
        <w:rPr>
          <w:rFonts w:ascii="Arial" w:hAnsi="Arial" w:cs="Arial"/>
          <w:lang w:val="en-GB"/>
        </w:rPr>
        <w:t>length was unchanged.</w:t>
      </w:r>
    </w:p>
    <w:p w14:paraId="12717C90" w14:textId="37D3C720" w:rsidR="009D57FC" w:rsidRPr="00634A57" w:rsidRDefault="009D57FC" w:rsidP="00A92396">
      <w:pPr>
        <w:pStyle w:val="BodyText"/>
        <w:spacing w:line="240" w:lineRule="auto"/>
        <w:rPr>
          <w:rFonts w:ascii="Arial" w:hAnsi="Arial" w:cs="Arial"/>
          <w:b/>
          <w:lang w:val="en-GB"/>
        </w:rPr>
      </w:pPr>
      <w:r w:rsidRPr="00634A57">
        <w:rPr>
          <w:rFonts w:ascii="Arial" w:hAnsi="Arial" w:cs="Arial"/>
          <w:b/>
          <w:lang w:val="en-GB"/>
        </w:rPr>
        <w:t xml:space="preserve">Santana </w:t>
      </w:r>
      <w:r w:rsidR="000B006F" w:rsidRPr="00634A57">
        <w:rPr>
          <w:rFonts w:ascii="Arial" w:hAnsi="Arial" w:cs="Arial"/>
          <w:b/>
          <w:lang w:val="en-GB"/>
        </w:rPr>
        <w:t xml:space="preserve">et al. </w:t>
      </w:r>
      <w:r w:rsidRPr="00634A57">
        <w:rPr>
          <w:rFonts w:ascii="Arial" w:hAnsi="Arial" w:cs="Arial"/>
          <w:b/>
          <w:lang w:val="en-GB"/>
        </w:rPr>
        <w:t>(2010)</w:t>
      </w:r>
      <w:r w:rsidR="003F0883" w:rsidRPr="00634A57">
        <w:rPr>
          <w:rFonts w:ascii="Arial" w:hAnsi="Arial" w:cs="Arial"/>
          <w:b/>
          <w:lang w:val="en-GB"/>
        </w:rPr>
        <w:fldChar w:fldCharType="begin"/>
      </w:r>
      <w:r w:rsidR="0015560C">
        <w:rPr>
          <w:rFonts w:ascii="Arial" w:hAnsi="Arial" w:cs="Arial"/>
          <w:b/>
          <w:lang w:val="en-GB"/>
        </w:rPr>
        <w:instrText xml:space="preserve"> ADDIN EN.CITE &lt;EndNote&gt;&lt;Cite&gt;&lt;Author&gt;Santana&lt;/Author&gt;&lt;Year&gt;2010&lt;/Year&gt;&lt;RecNum&gt;7037&lt;/RecNum&gt;&lt;DisplayText&gt;&lt;style face="superscript"&gt;10&lt;/style&gt;&lt;/DisplayText&gt;&lt;record&gt;&lt;rec-number&gt;7037&lt;/rec-number&gt;&lt;foreign-keys&gt;&lt;key app="EN" db-id="9dd90wvx2spdv9etaz6p5a9mtvetetvpev9r" timestamp="1599019497"&gt;7037&lt;/key&gt;&lt;/foreign-keys&gt;&lt;ref-type name="Journal Article"&gt;17&lt;/ref-type&gt;&lt;contributors&gt;&lt;authors&gt;&lt;author&gt;Santana, M. J.&lt;/author&gt;&lt;author&gt;Feeny, D.&lt;/author&gt;&lt;author&gt;Johnson, J. A.&lt;/author&gt;&lt;author&gt;McAlister, F. A.&lt;/author&gt;&lt;author&gt;Kim, D.&lt;/author&gt;&lt;author&gt;Weinkauf, J.&lt;/author&gt;&lt;author&gt;Lien, D. C.&lt;/author&gt;&lt;/authors&gt;&lt;/contributors&gt;&lt;auth-address&gt;University of Alberta Hospital, Edmonton, Alberta, Canada. msantana@ualberta.ca&lt;/auth-address&gt;&lt;titles&gt;&lt;title&gt;Assessing the use of health-related quality of life measures in the routine clinical care of lung-transplant patients&lt;/title&gt;&lt;secondary-title&gt;Qual Life Res&lt;/secondary-title&gt;&lt;/titles&gt;&lt;periodical&gt;&lt;full-title&gt;Qual Life Res&lt;/full-title&gt;&lt;/periodical&gt;&lt;pages&gt;371-9&lt;/pages&gt;&lt;volume&gt;19&lt;/volume&gt;&lt;number&gt;3&lt;/number&gt;&lt;keywords&gt;&lt;keyword&gt;Alberta&lt;/keyword&gt;&lt;keyword&gt;Case Management&lt;/keyword&gt;&lt;keyword&gt;Female&lt;/keyword&gt;&lt;keyword&gt;*Heart-Lung Transplantation&lt;/keyword&gt;&lt;keyword&gt;Humans&lt;/keyword&gt;&lt;keyword&gt;Male&lt;/keyword&gt;&lt;keyword&gt;Middle Aged&lt;/keyword&gt;&lt;keyword&gt;Physician-Patient Relations&lt;/keyword&gt;&lt;keyword&gt;Practice Patterns, Physicians&amp;apos;&lt;/keyword&gt;&lt;keyword&gt;*Quality-Adjusted Life Years&lt;/keyword&gt;&lt;keyword&gt;*Sickness Impact Profile&lt;/keyword&gt;&lt;/keywords&gt;&lt;dates&gt;&lt;year&gt;2010&lt;/year&gt;&lt;pub-dates&gt;&lt;date&gt;Apr&lt;/date&gt;&lt;/pub-dates&gt;&lt;/dates&gt;&lt;isbn&gt;1573-2649 (Electronic)&amp;#xD;0962-9343 (Linking)&lt;/isbn&gt;&lt;accession-num&gt;20146009&lt;/accession-num&gt;&lt;urls&gt;&lt;related-urls&gt;&lt;url&gt;https://www.ncbi.nlm.nih.gov/pubmed/20146009&lt;/url&gt;&lt;/related-urls&gt;&lt;/urls&gt;&lt;electronic-resource-num&gt;10.1007/s11136-010-9599-3&lt;/electronic-resource-num&gt;&lt;/record&gt;&lt;/Cite&gt;&lt;/EndNote&gt;</w:instrText>
      </w:r>
      <w:r w:rsidR="003F0883" w:rsidRPr="00634A57">
        <w:rPr>
          <w:rFonts w:ascii="Arial" w:hAnsi="Arial" w:cs="Arial"/>
          <w:b/>
          <w:lang w:val="en-GB"/>
        </w:rPr>
        <w:fldChar w:fldCharType="separate"/>
      </w:r>
      <w:r w:rsidR="003F0883" w:rsidRPr="00634A57">
        <w:rPr>
          <w:rFonts w:ascii="Arial" w:hAnsi="Arial" w:cs="Arial"/>
          <w:b/>
          <w:noProof/>
          <w:vertAlign w:val="superscript"/>
          <w:lang w:val="en-GB"/>
        </w:rPr>
        <w:t>10</w:t>
      </w:r>
      <w:r w:rsidR="003F0883"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In a RCT </w:t>
      </w:r>
      <w:r w:rsidR="00E5538F" w:rsidRPr="00634A57">
        <w:rPr>
          <w:rFonts w:ascii="Arial" w:hAnsi="Arial" w:cs="Arial"/>
          <w:lang w:val="en-GB"/>
        </w:rPr>
        <w:t>with lung disease patients studying usefulness of HRQL assessment into routine care, patients were randomized to take PROs either with or without provision of feedback to providers. The authors found “s</w:t>
      </w:r>
      <w:r w:rsidRPr="00634A57">
        <w:rPr>
          <w:rFonts w:ascii="Arial" w:hAnsi="Arial" w:cs="Arial"/>
          <w:lang w:val="en-GB"/>
        </w:rPr>
        <w:t>tatistically significant differences</w:t>
      </w:r>
      <w:r w:rsidR="00E5538F" w:rsidRPr="00634A57">
        <w:rPr>
          <w:rFonts w:ascii="Arial" w:hAnsi="Arial" w:cs="Arial"/>
          <w:lang w:val="en-GB"/>
        </w:rPr>
        <w:t>…</w:t>
      </w:r>
      <w:r w:rsidRPr="00634A57">
        <w:rPr>
          <w:rFonts w:ascii="Arial" w:hAnsi="Arial" w:cs="Arial"/>
          <w:lang w:val="en-GB"/>
        </w:rPr>
        <w:t xml:space="preserve">between the groups including </w:t>
      </w:r>
      <w:r w:rsidR="00FE1278" w:rsidRPr="00634A57">
        <w:rPr>
          <w:rFonts w:ascii="Arial" w:hAnsi="Arial" w:cs="Arial"/>
          <w:b/>
          <w:lang w:val="en-GB"/>
        </w:rPr>
        <w:t>greater</w:t>
      </w:r>
      <w:r w:rsidRPr="00634A57">
        <w:rPr>
          <w:rFonts w:ascii="Arial" w:hAnsi="Arial" w:cs="Arial"/>
          <w:b/>
          <w:lang w:val="en-GB"/>
        </w:rPr>
        <w:t xml:space="preserve"> mean number of issues discussed per encounter</w:t>
      </w:r>
      <w:r w:rsidR="00E65357" w:rsidRPr="00634A57">
        <w:rPr>
          <w:rFonts w:ascii="Arial" w:hAnsi="Arial" w:cs="Arial"/>
          <w:b/>
          <w:lang w:val="en-GB"/>
        </w:rPr>
        <w:t xml:space="preserve"> </w:t>
      </w:r>
      <w:r w:rsidRPr="00634A57">
        <w:rPr>
          <w:rFonts w:ascii="Arial" w:hAnsi="Arial" w:cs="Arial"/>
          <w:b/>
          <w:lang w:val="en-GB"/>
        </w:rPr>
        <w:t xml:space="preserve">and mean management composite score (i.e. </w:t>
      </w:r>
      <w:r w:rsidR="00132491" w:rsidRPr="00634A57">
        <w:rPr>
          <w:rFonts w:ascii="Arial" w:hAnsi="Arial" w:cs="Arial"/>
          <w:b/>
          <w:lang w:val="en-GB"/>
        </w:rPr>
        <w:t xml:space="preserve">a summation of </w:t>
      </w:r>
      <w:r w:rsidR="00E65357" w:rsidRPr="00634A57">
        <w:rPr>
          <w:rFonts w:ascii="Arial" w:hAnsi="Arial" w:cs="Arial"/>
          <w:b/>
          <w:lang w:val="en-GB"/>
        </w:rPr>
        <w:t xml:space="preserve">the </w:t>
      </w:r>
      <w:r w:rsidRPr="00634A57">
        <w:rPr>
          <w:rFonts w:ascii="Arial" w:hAnsi="Arial" w:cs="Arial"/>
          <w:b/>
          <w:lang w:val="en-GB"/>
        </w:rPr>
        <w:t>medication changes, number of referrals and tests ordered)</w:t>
      </w:r>
      <w:r w:rsidR="00E5538F" w:rsidRPr="00634A57">
        <w:rPr>
          <w:rFonts w:ascii="Arial" w:hAnsi="Arial" w:cs="Arial"/>
          <w:b/>
          <w:lang w:val="en-GB"/>
        </w:rPr>
        <w:t xml:space="preserve">” </w:t>
      </w:r>
      <w:proofErr w:type="spellStart"/>
      <w:r w:rsidR="00E5538F" w:rsidRPr="00634A57">
        <w:rPr>
          <w:rFonts w:ascii="Arial" w:hAnsi="Arial" w:cs="Arial"/>
          <w:lang w:val="en-GB"/>
        </w:rPr>
        <w:t>favoring</w:t>
      </w:r>
      <w:proofErr w:type="spellEnd"/>
      <w:r w:rsidR="00E5538F" w:rsidRPr="00634A57">
        <w:rPr>
          <w:rFonts w:ascii="Arial" w:hAnsi="Arial" w:cs="Arial"/>
          <w:lang w:val="en-GB"/>
        </w:rPr>
        <w:t xml:space="preserve"> the intervention group.</w:t>
      </w:r>
      <w:r w:rsidR="009F669C">
        <w:rPr>
          <w:rFonts w:ascii="Arial" w:hAnsi="Arial" w:cs="Arial"/>
          <w:lang w:val="en-GB"/>
        </w:rPr>
        <w:t xml:space="preserve"> </w:t>
      </w:r>
      <w:r w:rsidRPr="00634A57">
        <w:rPr>
          <w:rFonts w:ascii="Arial" w:hAnsi="Arial" w:cs="Arial"/>
          <w:b/>
          <w:lang w:val="en-GB"/>
        </w:rPr>
        <w:t>No statistical differences were found with mean time of duration of the clinic visit between the intervention and control group</w:t>
      </w:r>
      <w:r w:rsidR="004E41B7" w:rsidRPr="00634A57">
        <w:rPr>
          <w:rFonts w:ascii="Arial" w:hAnsi="Arial" w:cs="Arial"/>
          <w:b/>
          <w:lang w:val="en-GB"/>
        </w:rPr>
        <w:t>.</w:t>
      </w:r>
    </w:p>
    <w:p w14:paraId="00A1E3FE" w14:textId="5CB90255" w:rsidR="001A43D4" w:rsidRPr="00634A57" w:rsidRDefault="00B714B3" w:rsidP="00A92396">
      <w:pPr>
        <w:pStyle w:val="BodyText"/>
        <w:spacing w:line="240" w:lineRule="auto"/>
        <w:rPr>
          <w:rFonts w:ascii="Arial" w:hAnsi="Arial" w:cs="Arial"/>
          <w:b/>
          <w:color w:val="000000"/>
        </w:rPr>
      </w:pPr>
      <w:proofErr w:type="spellStart"/>
      <w:r w:rsidRPr="00634A57">
        <w:rPr>
          <w:rFonts w:ascii="Arial" w:hAnsi="Arial" w:cs="Arial"/>
          <w:b/>
          <w:lang w:val="en-GB"/>
        </w:rPr>
        <w:t>Dobscha</w:t>
      </w:r>
      <w:proofErr w:type="spellEnd"/>
      <w:r w:rsidRPr="00634A57">
        <w:rPr>
          <w:rFonts w:ascii="Arial" w:hAnsi="Arial" w:cs="Arial"/>
          <w:b/>
          <w:lang w:val="en-GB"/>
        </w:rPr>
        <w:t xml:space="preserve"> et al. (2001)</w:t>
      </w:r>
      <w:r w:rsidRPr="00634A57">
        <w:rPr>
          <w:rFonts w:ascii="Arial" w:hAnsi="Arial" w:cs="Arial"/>
          <w:b/>
          <w:lang w:val="en-GB"/>
        </w:rPr>
        <w:fldChar w:fldCharType="begin"/>
      </w:r>
      <w:r w:rsidR="00890F2B" w:rsidRPr="00634A57">
        <w:rPr>
          <w:rFonts w:ascii="Arial" w:hAnsi="Arial" w:cs="Arial"/>
          <w:b/>
          <w:lang w:val="en-GB"/>
        </w:rPr>
        <w:instrText xml:space="preserve"> ADDIN EN.CITE &lt;EndNote&gt;&lt;Cite&gt;&lt;Author&gt;Dobscha&lt;/Author&gt;&lt;Year&gt;2001&lt;/Year&gt;&lt;RecNum&gt;852&lt;/RecNum&gt;&lt;DisplayText&gt;&lt;style face="superscript"&gt;15&lt;/style&gt;&lt;/DisplayText&gt;&lt;record&gt;&lt;rec-number&gt;852&lt;/rec-number&gt;&lt;foreign-keys&gt;&lt;key app="EN" db-id="92rrzf922vddp7e2dw9p9vv422e0tp5s50ws" timestamp="1579730064"&gt;852&lt;/key&gt;&lt;/foreign-keys&gt;&lt;ref-type name="Journal Article"&gt;17&lt;/ref-type&gt;&lt;contributors&gt;&lt;authors&gt;&lt;author&gt;Dobscha, S. K.&lt;/author&gt;&lt;author&gt;Gerrity, M. S.&lt;/author&gt;&lt;author&gt;Ward, M. F.&lt;/author&gt;&lt;/authors&gt;&lt;/contributors&gt;&lt;auth-address&gt;Division of Hospital and Specialty Medicine, Portland Veterans Affairs Medical Center, Portland, Ore., USA. dobschas@ohsu.edu&lt;/auth-address&gt;&lt;titles&gt;&lt;title&gt;Effectiveness of an intervention to improve primary care provider recognition of depression&lt;/title&gt;&lt;secondary-title&gt;Eff Clin Pract&lt;/secondary-title&gt;&lt;/titles&gt;&lt;periodical&gt;&lt;full-title&gt;Eff Clin Pract&lt;/full-title&gt;&lt;/periodical&gt;&lt;pages&gt;163-71&lt;/pages&gt;&lt;volume&gt;4&lt;/volume&gt;&lt;number&gt;4&lt;/number&gt;&lt;keywords&gt;&lt;keyword&gt;Depressive Disorder/*diagnosis/psychology&lt;/keyword&gt;&lt;keyword&gt;Female&lt;/keyword&gt;&lt;keyword&gt;Humans&lt;/keyword&gt;&lt;keyword&gt;Male&lt;/keyword&gt;&lt;keyword&gt;Mass Screening/*methods&lt;/keyword&gt;&lt;keyword&gt;Medical Records&lt;/keyword&gt;&lt;keyword&gt;Nurse Clinicians/*education&lt;/keyword&gt;&lt;keyword&gt;Oregon&lt;/keyword&gt;&lt;keyword&gt;Outcome Assessment (Health Care)&lt;/keyword&gt;&lt;keyword&gt;Primary Health Care/*standards&lt;/keyword&gt;&lt;keyword&gt;Psychiatric Status Rating Scales&lt;/keyword&gt;&lt;keyword&gt;Questionnaires&lt;/keyword&gt;&lt;keyword&gt;Suicide/prevention &amp;amp; control/psychology&lt;/keyword&gt;&lt;keyword&gt;United States&lt;/keyword&gt;&lt;keyword&gt;United States Department of Veterans Affairs&lt;/keyword&gt;&lt;keyword&gt;Veterans/*psychology&lt;/keyword&gt;&lt;/keywords&gt;&lt;dates&gt;&lt;year&gt;2001&lt;/year&gt;&lt;pub-dates&gt;&lt;date&gt;Jul-Aug&lt;/date&gt;&lt;/pub-dates&gt;&lt;/dates&gt;&lt;accession-num&gt;11525103&lt;/accession-num&gt;&lt;urls&gt;&lt;related-urls&gt;&lt;url&gt;http://www.ncbi.nlm.nih.gov/entrez/query.fcgi?cmd=Retrieve&amp;amp;db=PubMed&amp;amp;dopt=Citation&amp;amp;list_uids=11525103 &lt;/url&gt;&lt;/related-urls&gt;&lt;/urls&gt;&lt;/record&gt;&lt;/Cite&gt;&lt;/EndNote&gt;</w:instrText>
      </w:r>
      <w:r w:rsidRPr="00634A57">
        <w:rPr>
          <w:rFonts w:ascii="Arial" w:hAnsi="Arial" w:cs="Arial"/>
          <w:b/>
          <w:lang w:val="en-GB"/>
        </w:rPr>
        <w:fldChar w:fldCharType="separate"/>
      </w:r>
      <w:r w:rsidR="00890F2B" w:rsidRPr="00634A57">
        <w:rPr>
          <w:rFonts w:ascii="Arial" w:hAnsi="Arial" w:cs="Arial"/>
          <w:b/>
          <w:noProof/>
          <w:vertAlign w:val="superscript"/>
          <w:lang w:val="en-GB"/>
        </w:rPr>
        <w:t>15</w:t>
      </w:r>
      <w:r w:rsidRPr="00634A57">
        <w:rPr>
          <w:rFonts w:ascii="Arial" w:hAnsi="Arial" w:cs="Arial"/>
          <w:b/>
          <w:lang w:val="en-GB"/>
        </w:rPr>
        <w:fldChar w:fldCharType="end"/>
      </w:r>
      <w:r w:rsidRPr="00634A57">
        <w:rPr>
          <w:rFonts w:ascii="Arial" w:hAnsi="Arial" w:cs="Arial"/>
          <w:b/>
          <w:lang w:val="en-GB"/>
        </w:rPr>
        <w:t xml:space="preserve">: </w:t>
      </w:r>
      <w:r w:rsidR="001A43D4" w:rsidRPr="00634A57">
        <w:rPr>
          <w:rFonts w:ascii="Arial" w:hAnsi="Arial" w:cs="Arial"/>
          <w:bCs/>
          <w:lang w:val="en-GB"/>
        </w:rPr>
        <w:t xml:space="preserve">As described briefly in Chapter II, </w:t>
      </w:r>
      <w:r w:rsidRPr="00634A57">
        <w:rPr>
          <w:rFonts w:ascii="Arial" w:hAnsi="Arial" w:cs="Arial"/>
          <w:bCs/>
          <w:lang w:val="en-GB"/>
        </w:rPr>
        <w:t xml:space="preserve">U.S. </w:t>
      </w:r>
      <w:r w:rsidR="00782438" w:rsidRPr="00634A57">
        <w:rPr>
          <w:rFonts w:ascii="Arial" w:hAnsi="Arial" w:cs="Arial"/>
          <w:bCs/>
          <w:lang w:val="en-GB"/>
        </w:rPr>
        <w:t xml:space="preserve">veterans </w:t>
      </w:r>
      <w:r w:rsidRPr="00634A57">
        <w:rPr>
          <w:rFonts w:ascii="Arial" w:hAnsi="Arial" w:cs="Arial"/>
          <w:bCs/>
          <w:lang w:val="en-GB"/>
        </w:rPr>
        <w:t>in primary care</w:t>
      </w:r>
      <w:r w:rsidR="001A43D4" w:rsidRPr="00634A57">
        <w:rPr>
          <w:rFonts w:ascii="Arial" w:hAnsi="Arial" w:cs="Arial"/>
          <w:bCs/>
          <w:lang w:val="en-GB"/>
        </w:rPr>
        <w:t xml:space="preserve"> were screened with a single depression item, and if they affirmed symptoms, asked to complete the full PHQ-9</w:t>
      </w:r>
      <w:r w:rsidR="009F669C">
        <w:rPr>
          <w:rFonts w:ascii="Arial" w:hAnsi="Arial" w:cs="Arial"/>
          <w:bCs/>
          <w:lang w:val="en-GB"/>
        </w:rPr>
        <w:t xml:space="preserve"> </w:t>
      </w:r>
      <w:r w:rsidRPr="00634A57">
        <w:rPr>
          <w:rFonts w:ascii="Arial" w:hAnsi="Arial" w:cs="Arial"/>
          <w:bCs/>
        </w:rPr>
        <w:t xml:space="preserve">which </w:t>
      </w:r>
      <w:r w:rsidR="00782438" w:rsidRPr="00634A57">
        <w:rPr>
          <w:rFonts w:ascii="Arial" w:hAnsi="Arial" w:cs="Arial"/>
          <w:bCs/>
        </w:rPr>
        <w:t>was then given to</w:t>
      </w:r>
      <w:r w:rsidRPr="00634A57">
        <w:rPr>
          <w:rFonts w:ascii="Arial" w:hAnsi="Arial" w:cs="Arial"/>
          <w:bCs/>
        </w:rPr>
        <w:t xml:space="preserve"> their provider. A mental health nurse reviewed </w:t>
      </w:r>
      <w:r w:rsidR="001A43D4" w:rsidRPr="00634A57">
        <w:rPr>
          <w:rFonts w:ascii="Arial" w:hAnsi="Arial" w:cs="Arial"/>
          <w:bCs/>
        </w:rPr>
        <w:t xml:space="preserve">patient records </w:t>
      </w:r>
      <w:r w:rsidR="00782438" w:rsidRPr="00634A57">
        <w:rPr>
          <w:rFonts w:ascii="Arial" w:hAnsi="Arial" w:cs="Arial"/>
          <w:bCs/>
        </w:rPr>
        <w:t>notifying</w:t>
      </w:r>
      <w:r w:rsidRPr="00634A57">
        <w:rPr>
          <w:rFonts w:ascii="Arial" w:hAnsi="Arial" w:cs="Arial"/>
          <w:bCs/>
        </w:rPr>
        <w:t xml:space="preserve"> providers when </w:t>
      </w:r>
      <w:r w:rsidR="001A43D4" w:rsidRPr="00634A57">
        <w:rPr>
          <w:rFonts w:ascii="Arial" w:hAnsi="Arial" w:cs="Arial"/>
          <w:bCs/>
        </w:rPr>
        <w:t>depression</w:t>
      </w:r>
      <w:r w:rsidR="00782438" w:rsidRPr="00634A57">
        <w:rPr>
          <w:rFonts w:ascii="Arial" w:hAnsi="Arial" w:cs="Arial"/>
          <w:bCs/>
        </w:rPr>
        <w:t xml:space="preserve"> existed per the PHQ-9 </w:t>
      </w:r>
      <w:r w:rsidR="001A43D4" w:rsidRPr="00634A57">
        <w:rPr>
          <w:rFonts w:ascii="Arial" w:hAnsi="Arial" w:cs="Arial"/>
          <w:bCs/>
        </w:rPr>
        <w:t xml:space="preserve">but </w:t>
      </w:r>
      <w:r w:rsidRPr="00634A57">
        <w:rPr>
          <w:rFonts w:ascii="Arial" w:hAnsi="Arial" w:cs="Arial"/>
          <w:bCs/>
        </w:rPr>
        <w:t xml:space="preserve">not mentioned in the visit note. </w:t>
      </w:r>
      <w:r w:rsidRPr="00634A57">
        <w:rPr>
          <w:rFonts w:ascii="Arial" w:hAnsi="Arial" w:cs="Arial"/>
          <w:lang w:val="en-GB"/>
        </w:rPr>
        <w:t xml:space="preserve">Documentation of depression symptoms </w:t>
      </w:r>
      <w:r w:rsidR="00596892" w:rsidRPr="00634A57">
        <w:rPr>
          <w:rFonts w:ascii="Arial" w:hAnsi="Arial" w:cs="Arial"/>
          <w:lang w:val="en-GB"/>
        </w:rPr>
        <w:t>was higher after adding the PHQ-9 intervention</w:t>
      </w:r>
      <w:r w:rsidR="00782438" w:rsidRPr="00634A57">
        <w:rPr>
          <w:rFonts w:ascii="Arial" w:hAnsi="Arial" w:cs="Arial"/>
          <w:lang w:val="en-GB"/>
        </w:rPr>
        <w:t>, and</w:t>
      </w:r>
      <w:r w:rsidR="009F669C">
        <w:rPr>
          <w:rFonts w:ascii="Arial" w:hAnsi="Arial" w:cs="Arial"/>
          <w:lang w:val="en-GB"/>
        </w:rPr>
        <w:t xml:space="preserve"> </w:t>
      </w:r>
      <w:r w:rsidR="00782438" w:rsidRPr="00634A57">
        <w:rPr>
          <w:rFonts w:ascii="Arial" w:hAnsi="Arial" w:cs="Arial"/>
          <w:b/>
          <w:lang w:val="en-GB"/>
        </w:rPr>
        <w:t>“</w:t>
      </w:r>
      <w:r w:rsidR="00782438" w:rsidRPr="00634A57">
        <w:rPr>
          <w:rFonts w:ascii="Arial" w:hAnsi="Arial" w:cs="Arial"/>
          <w:b/>
          <w:color w:val="000000"/>
        </w:rPr>
        <w:t>p</w:t>
      </w:r>
      <w:r w:rsidRPr="00634A57">
        <w:rPr>
          <w:rFonts w:ascii="Arial" w:hAnsi="Arial" w:cs="Arial"/>
          <w:b/>
          <w:color w:val="000000"/>
        </w:rPr>
        <w:t>ost</w:t>
      </w:r>
      <w:r w:rsidR="00E2243C" w:rsidRPr="00634A57">
        <w:rPr>
          <w:rFonts w:ascii="Arial" w:hAnsi="Arial" w:cs="Arial"/>
          <w:b/>
          <w:color w:val="000000"/>
        </w:rPr>
        <w:t>-</w:t>
      </w:r>
      <w:r w:rsidRPr="00634A57">
        <w:rPr>
          <w:rFonts w:ascii="Arial" w:hAnsi="Arial" w:cs="Arial"/>
          <w:b/>
          <w:color w:val="000000"/>
        </w:rPr>
        <w:t>intervention patient</w:t>
      </w:r>
      <w:r w:rsidR="001835DD" w:rsidRPr="00634A57">
        <w:rPr>
          <w:rFonts w:ascii="Arial" w:hAnsi="Arial" w:cs="Arial"/>
          <w:b/>
          <w:color w:val="000000"/>
        </w:rPr>
        <w:t>s</w:t>
      </w:r>
      <w:r w:rsidRPr="00634A57">
        <w:rPr>
          <w:rFonts w:ascii="Arial" w:hAnsi="Arial" w:cs="Arial"/>
          <w:b/>
          <w:color w:val="000000"/>
        </w:rPr>
        <w:t xml:space="preserve"> were </w:t>
      </w:r>
      <w:r w:rsidR="00596892" w:rsidRPr="00634A57">
        <w:rPr>
          <w:rFonts w:ascii="Arial" w:hAnsi="Arial" w:cs="Arial"/>
          <w:b/>
          <w:color w:val="000000"/>
        </w:rPr>
        <w:t xml:space="preserve">also </w:t>
      </w:r>
      <w:r w:rsidRPr="00634A57">
        <w:rPr>
          <w:rFonts w:ascii="Arial" w:hAnsi="Arial" w:cs="Arial"/>
          <w:b/>
          <w:color w:val="000000"/>
        </w:rPr>
        <w:t>more likely to begin receiving antidepressants (23% vs. 12%; P &lt; 0.05) and to be referred for mental health services (28% vs. 9%; P &lt; 0.001)</w:t>
      </w:r>
      <w:r w:rsidR="00782438" w:rsidRPr="00634A57">
        <w:rPr>
          <w:rFonts w:ascii="Arial" w:hAnsi="Arial" w:cs="Arial"/>
          <w:b/>
          <w:color w:val="000000"/>
        </w:rPr>
        <w:t>.”</w:t>
      </w:r>
    </w:p>
    <w:p w14:paraId="7E7BDA0C" w14:textId="4A94B2B8" w:rsidR="000D3297" w:rsidRPr="00634A57" w:rsidRDefault="000D3297" w:rsidP="00A92396">
      <w:pPr>
        <w:pStyle w:val="BodyText"/>
        <w:spacing w:line="240" w:lineRule="auto"/>
        <w:rPr>
          <w:rFonts w:ascii="Arial" w:hAnsi="Arial" w:cs="Arial"/>
          <w:lang w:val="en-GB"/>
        </w:rPr>
      </w:pPr>
      <w:proofErr w:type="spellStart"/>
      <w:r w:rsidRPr="00634A57">
        <w:rPr>
          <w:rFonts w:ascii="Arial" w:hAnsi="Arial" w:cs="Arial"/>
          <w:b/>
          <w:lang w:val="en-GB"/>
        </w:rPr>
        <w:t>Velikova</w:t>
      </w:r>
      <w:proofErr w:type="spellEnd"/>
      <w:r w:rsidRPr="00634A57">
        <w:rPr>
          <w:rFonts w:ascii="Arial" w:hAnsi="Arial" w:cs="Arial"/>
          <w:b/>
          <w:lang w:val="en-GB"/>
        </w:rPr>
        <w:t xml:space="preserve"> et al. (2004)</w:t>
      </w:r>
      <w:r w:rsidRPr="00634A57">
        <w:rPr>
          <w:rFonts w:ascii="Arial" w:hAnsi="Arial" w:cs="Arial"/>
          <w:b/>
          <w:lang w:val="en-GB"/>
        </w:rPr>
        <w:fldChar w:fldCharType="begin"/>
      </w:r>
      <w:r w:rsidR="000D2A37" w:rsidRPr="00634A57">
        <w:rPr>
          <w:rFonts w:ascii="Arial" w:hAnsi="Arial" w:cs="Arial"/>
          <w:b/>
          <w:lang w:val="en-GB"/>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Pr="00634A57">
        <w:rPr>
          <w:rFonts w:ascii="Arial" w:hAnsi="Arial" w:cs="Arial"/>
          <w:b/>
          <w:lang w:val="en-GB"/>
        </w:rPr>
        <w:fldChar w:fldCharType="separate"/>
      </w:r>
      <w:r w:rsidR="000D2A37" w:rsidRPr="00634A57">
        <w:rPr>
          <w:rFonts w:ascii="Arial" w:hAnsi="Arial" w:cs="Arial"/>
          <w:b/>
          <w:noProof/>
          <w:vertAlign w:val="superscript"/>
          <w:lang w:val="en-GB"/>
        </w:rPr>
        <w:t>13</w:t>
      </w:r>
      <w:r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lang w:val="en-GB"/>
        </w:rPr>
        <w:t xml:space="preserve">Oncology providers </w:t>
      </w:r>
      <w:r w:rsidR="00783E70" w:rsidRPr="00634A57">
        <w:rPr>
          <w:rFonts w:ascii="Arial" w:hAnsi="Arial" w:cs="Arial"/>
          <w:lang w:val="en-GB"/>
        </w:rPr>
        <w:t xml:space="preserve">(n=28) </w:t>
      </w:r>
      <w:r w:rsidRPr="00634A57">
        <w:rPr>
          <w:rFonts w:ascii="Arial" w:hAnsi="Arial" w:cs="Arial"/>
          <w:lang w:val="en-GB"/>
        </w:rPr>
        <w:t xml:space="preserve">were asked to respond to a survey assessing the clinical usefulness of PROs given to patients prior to their appointment. </w:t>
      </w:r>
      <w:r w:rsidR="00782438" w:rsidRPr="00634A57">
        <w:rPr>
          <w:rFonts w:ascii="Arial" w:hAnsi="Arial" w:cs="Arial"/>
          <w:lang w:val="en-GB"/>
        </w:rPr>
        <w:t xml:space="preserve">In interviews, </w:t>
      </w:r>
      <w:r w:rsidR="00782438" w:rsidRPr="00634A57">
        <w:rPr>
          <w:rFonts w:ascii="Arial" w:hAnsi="Arial" w:cs="Arial"/>
          <w:b/>
          <w:lang w:val="en-GB"/>
        </w:rPr>
        <w:t>p</w:t>
      </w:r>
      <w:r w:rsidR="001157AB" w:rsidRPr="00634A57">
        <w:rPr>
          <w:rFonts w:ascii="Arial" w:hAnsi="Arial" w:cs="Arial"/>
          <w:b/>
          <w:lang w:val="en-GB"/>
        </w:rPr>
        <w:t>roviders</w:t>
      </w:r>
      <w:r w:rsidRPr="00634A57">
        <w:rPr>
          <w:rFonts w:ascii="Arial" w:hAnsi="Arial" w:cs="Arial"/>
          <w:b/>
          <w:lang w:val="en-GB"/>
        </w:rPr>
        <w:t xml:space="preserve"> </w:t>
      </w:r>
      <w:r w:rsidR="00782438" w:rsidRPr="00634A57">
        <w:rPr>
          <w:rFonts w:ascii="Arial" w:hAnsi="Arial" w:cs="Arial"/>
          <w:b/>
          <w:lang w:val="en-GB"/>
        </w:rPr>
        <w:t xml:space="preserve">explained that </w:t>
      </w:r>
      <w:r w:rsidR="00E2243C" w:rsidRPr="00634A57">
        <w:rPr>
          <w:rFonts w:ascii="Arial" w:hAnsi="Arial" w:cs="Arial"/>
          <w:b/>
          <w:lang w:val="en-GB"/>
        </w:rPr>
        <w:t xml:space="preserve">PROs </w:t>
      </w:r>
      <w:r w:rsidRPr="00634A57">
        <w:rPr>
          <w:rFonts w:ascii="Arial" w:hAnsi="Arial" w:cs="Arial"/>
          <w:b/>
          <w:lang w:val="en-GB"/>
        </w:rPr>
        <w:t xml:space="preserve">identified symptoms that might have </w:t>
      </w:r>
      <w:r w:rsidR="00E2243C" w:rsidRPr="00634A57">
        <w:rPr>
          <w:rFonts w:ascii="Arial" w:hAnsi="Arial" w:cs="Arial"/>
          <w:b/>
          <w:lang w:val="en-GB"/>
        </w:rPr>
        <w:t xml:space="preserve">otherwise </w:t>
      </w:r>
      <w:r w:rsidRPr="00634A57">
        <w:rPr>
          <w:rFonts w:ascii="Arial" w:hAnsi="Arial" w:cs="Arial"/>
          <w:b/>
          <w:lang w:val="en-GB"/>
        </w:rPr>
        <w:t>been missed</w:t>
      </w:r>
      <w:r w:rsidR="00782438" w:rsidRPr="00634A57">
        <w:rPr>
          <w:rFonts w:ascii="Arial" w:hAnsi="Arial" w:cs="Arial"/>
          <w:b/>
          <w:lang w:val="en-GB"/>
        </w:rPr>
        <w:t xml:space="preserve">, such as </w:t>
      </w:r>
      <w:r w:rsidR="00E2243C" w:rsidRPr="00634A57">
        <w:rPr>
          <w:rFonts w:ascii="Arial" w:hAnsi="Arial" w:cs="Arial"/>
          <w:b/>
          <w:lang w:val="en-GB"/>
        </w:rPr>
        <w:t xml:space="preserve">symptoms prone to social desirability bias </w:t>
      </w:r>
      <w:r w:rsidR="00782438" w:rsidRPr="00634A57">
        <w:rPr>
          <w:rFonts w:ascii="Arial" w:hAnsi="Arial" w:cs="Arial"/>
          <w:b/>
          <w:lang w:val="en-GB"/>
        </w:rPr>
        <w:t>(mental health, sexual side</w:t>
      </w:r>
      <w:r w:rsidR="00543006" w:rsidRPr="00634A57">
        <w:rPr>
          <w:rFonts w:ascii="Arial" w:hAnsi="Arial" w:cs="Arial"/>
          <w:b/>
          <w:lang w:val="en-GB"/>
        </w:rPr>
        <w:t>-effects)</w:t>
      </w:r>
      <w:r w:rsidRPr="00634A57">
        <w:rPr>
          <w:rFonts w:ascii="Arial" w:hAnsi="Arial" w:cs="Arial"/>
          <w:b/>
          <w:lang w:val="en-GB"/>
        </w:rPr>
        <w:t xml:space="preserve">. Providers also noted that receiving </w:t>
      </w:r>
      <w:r w:rsidR="00543006" w:rsidRPr="00634A57">
        <w:rPr>
          <w:rFonts w:ascii="Arial" w:hAnsi="Arial" w:cs="Arial"/>
          <w:b/>
          <w:lang w:val="en-GB"/>
        </w:rPr>
        <w:t>PRO results</w:t>
      </w:r>
      <w:r w:rsidRPr="00634A57">
        <w:rPr>
          <w:rFonts w:ascii="Arial" w:hAnsi="Arial" w:cs="Arial"/>
          <w:b/>
          <w:lang w:val="en-GB"/>
        </w:rPr>
        <w:t xml:space="preserve"> helped focus the appointment and saved time. </w:t>
      </w:r>
    </w:p>
    <w:p w14:paraId="234401B8" w14:textId="21495675" w:rsidR="00C27207" w:rsidRPr="00634A57" w:rsidRDefault="00C27207" w:rsidP="00A92396">
      <w:pPr>
        <w:pStyle w:val="BodyText"/>
        <w:spacing w:line="240" w:lineRule="auto"/>
        <w:rPr>
          <w:rFonts w:ascii="Arial" w:hAnsi="Arial" w:cs="Arial"/>
          <w:lang w:val="en-GB"/>
        </w:rPr>
      </w:pPr>
      <w:proofErr w:type="spellStart"/>
      <w:r w:rsidRPr="00634A57">
        <w:rPr>
          <w:rFonts w:ascii="Arial" w:hAnsi="Arial" w:cs="Arial"/>
          <w:b/>
          <w:lang w:val="en-GB"/>
        </w:rPr>
        <w:t>Cleeland</w:t>
      </w:r>
      <w:proofErr w:type="spellEnd"/>
      <w:r w:rsidRPr="00634A57">
        <w:rPr>
          <w:rFonts w:ascii="Arial" w:hAnsi="Arial" w:cs="Arial"/>
          <w:b/>
          <w:lang w:val="en-GB"/>
        </w:rPr>
        <w:t xml:space="preserve"> et al. (2011)</w:t>
      </w:r>
      <w:r w:rsidRPr="00634A57">
        <w:rPr>
          <w:rFonts w:ascii="Arial" w:hAnsi="Arial" w:cs="Arial"/>
          <w:b/>
          <w:lang w:val="en-GB"/>
        </w:rPr>
        <w:fldChar w:fldCharType="begin">
          <w:fldData xml:space="preserve">PEVuZE5vdGU+PENpdGU+PEF1dGhvcj5DbGVlbGFuZDwvQXV0aG9yPjxZZWFyPjIwMTE8L1llYXI+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</w:fldData>
        </w:fldChar>
      </w:r>
      <w:r w:rsidRPr="00634A57">
        <w:rPr>
          <w:rFonts w:ascii="Arial" w:hAnsi="Arial" w:cs="Arial"/>
          <w:b/>
          <w:lang w:val="en-GB"/>
        </w:rPr>
        <w:instrText xml:space="preserve"> ADDIN EN.CITE </w:instrText>
      </w:r>
      <w:r w:rsidRPr="00634A57">
        <w:rPr>
          <w:rFonts w:ascii="Arial" w:hAnsi="Arial" w:cs="Arial"/>
          <w:b/>
          <w:lang w:val="en-GB"/>
        </w:rPr>
        <w:fldChar w:fldCharType="begin">
          <w:fldData xml:space="preserve">PEVuZE5vdGU+PENpdGU+PEF1dGhvcj5DbGVlbGFuZDwvQXV0aG9yPjxZZWFyPjIwMTE8L1llYXI+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</w:fldData>
        </w:fldChar>
      </w:r>
      <w:r w:rsidRPr="00634A57">
        <w:rPr>
          <w:rFonts w:ascii="Arial" w:hAnsi="Arial" w:cs="Arial"/>
          <w:b/>
          <w:lang w:val="en-GB"/>
        </w:rPr>
        <w:instrText xml:space="preserve"> ADDIN EN.CITE.DATA </w:instrText>
      </w:r>
      <w:r w:rsidRPr="00634A57">
        <w:rPr>
          <w:rFonts w:ascii="Arial" w:hAnsi="Arial" w:cs="Arial"/>
          <w:b/>
          <w:lang w:val="en-GB"/>
        </w:rPr>
      </w:r>
      <w:r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Pr="00634A57">
        <w:rPr>
          <w:rFonts w:ascii="Arial" w:hAnsi="Arial" w:cs="Arial"/>
          <w:b/>
          <w:noProof/>
          <w:vertAlign w:val="superscript"/>
          <w:lang w:val="en-GB"/>
        </w:rPr>
        <w:t>27</w:t>
      </w:r>
      <w:r w:rsidRPr="00634A57">
        <w:rPr>
          <w:rFonts w:ascii="Arial" w:hAnsi="Arial" w:cs="Arial"/>
          <w:b/>
          <w:lang w:val="en-GB"/>
        </w:rPr>
        <w:fldChar w:fldCharType="end"/>
      </w:r>
      <w:r w:rsidRPr="00634A57">
        <w:rPr>
          <w:rFonts w:ascii="Arial" w:hAnsi="Arial" w:cs="Arial"/>
          <w:lang w:val="en-GB"/>
        </w:rPr>
        <w:t xml:space="preserve">: </w:t>
      </w:r>
      <w:r w:rsidR="006D5AC9" w:rsidRPr="00634A57">
        <w:rPr>
          <w:rFonts w:ascii="Arial" w:hAnsi="Arial" w:cs="Arial"/>
          <w:lang w:val="en-GB"/>
        </w:rPr>
        <w:t xml:space="preserve">As described in Chapter II, a post-operative symptoms monitoring study with provider alerts demonstrated </w:t>
      </w:r>
      <w:r w:rsidRPr="00634A57">
        <w:rPr>
          <w:rFonts w:ascii="Arial" w:hAnsi="Arial" w:cs="Arial"/>
          <w:b/>
          <w:lang w:val="en-GB"/>
        </w:rPr>
        <w:t xml:space="preserve">fewer symptom severity events and a more rapid improvement in symptoms </w:t>
      </w:r>
      <w:r w:rsidR="006D5AC9" w:rsidRPr="00634A57">
        <w:rPr>
          <w:rFonts w:ascii="Arial" w:hAnsi="Arial" w:cs="Arial"/>
          <w:bCs/>
          <w:lang w:val="en-GB"/>
        </w:rPr>
        <w:t xml:space="preserve">in the intervention arm. However, the </w:t>
      </w:r>
      <w:r w:rsidRPr="00634A57">
        <w:rPr>
          <w:rFonts w:ascii="Arial" w:hAnsi="Arial" w:cs="Arial"/>
          <w:b/>
          <w:lang w:val="en-GB"/>
        </w:rPr>
        <w:t xml:space="preserve">alerts generated 35 </w:t>
      </w:r>
      <w:r w:rsidRPr="00634A57">
        <w:rPr>
          <w:rFonts w:ascii="Arial" w:hAnsi="Arial" w:cs="Arial"/>
          <w:b/>
          <w:lang w:val="en-GB"/>
        </w:rPr>
        <w:lastRenderedPageBreak/>
        <w:t>provider phone calls to the patient to provide education, confirm prescribed symptom management or provide new medication prescriptions</w:t>
      </w:r>
      <w:r w:rsidR="006D5AC9" w:rsidRPr="00634A57">
        <w:rPr>
          <w:rFonts w:ascii="Arial" w:hAnsi="Arial" w:cs="Arial"/>
          <w:b/>
          <w:lang w:val="en-GB"/>
        </w:rPr>
        <w:t xml:space="preserve"> </w:t>
      </w:r>
      <w:r w:rsidR="006D5AC9" w:rsidRPr="00634A57">
        <w:rPr>
          <w:rFonts w:ascii="Arial" w:hAnsi="Arial" w:cs="Arial"/>
          <w:bCs/>
          <w:lang w:val="en-GB"/>
        </w:rPr>
        <w:t>suggesting this home-based PRO assessment was not without impact on care delivery.</w:t>
      </w:r>
      <w:r w:rsidR="009F669C">
        <w:rPr>
          <w:rFonts w:ascii="Arial" w:hAnsi="Arial" w:cs="Arial"/>
          <w:bCs/>
          <w:lang w:val="en-GB"/>
        </w:rPr>
        <w:t xml:space="preserve"> </w:t>
      </w:r>
    </w:p>
    <w:p w14:paraId="2002E14F" w14:textId="5B419C51" w:rsidR="000D3297" w:rsidRPr="00634A57" w:rsidRDefault="008618BB" w:rsidP="00A92396">
      <w:pPr>
        <w:pStyle w:val="BodyText"/>
        <w:spacing w:line="240" w:lineRule="auto"/>
        <w:rPr>
          <w:rFonts w:ascii="Arial" w:hAnsi="Arial" w:cs="Arial"/>
          <w:b/>
          <w:lang w:val="en-GB"/>
        </w:rPr>
      </w:pPr>
      <w:r w:rsidRPr="00634A57">
        <w:rPr>
          <w:rFonts w:ascii="Arial" w:hAnsi="Arial" w:cs="Arial"/>
          <w:b/>
          <w:bCs/>
          <w:lang w:val="en-GB"/>
        </w:rPr>
        <w:t>Stover et al. (2015)</w:t>
      </w:r>
      <w:r w:rsidR="00C304A3" w:rsidRPr="00634A57">
        <w:rPr>
          <w:rFonts w:ascii="Arial" w:hAnsi="Arial" w:cs="Arial"/>
          <w:b/>
          <w:bCs/>
          <w:lang w:val="en-GB"/>
        </w:rPr>
        <w:fldChar w:fldCharType="begin"/>
      </w:r>
      <w:r w:rsidR="000D2A37" w:rsidRPr="00634A57">
        <w:rPr>
          <w:rFonts w:ascii="Arial" w:hAnsi="Arial" w:cs="Arial"/>
          <w:b/>
          <w:bCs/>
          <w:lang w:val="en-GB"/>
        </w:rPr>
        <w:instrText xml:space="preserve"> ADDIN EN.CITE &lt;EndNote&gt;&lt;Cite&gt;&lt;Author&gt;Stover&lt;/Author&gt;&lt;Year&gt;2015&lt;/Year&gt;&lt;RecNum&gt;1072&lt;/RecNum&gt;&lt;DisplayText&gt;&lt;style face="superscript"&gt;9&lt;/style&gt;&lt;/DisplayText&gt;&lt;record&gt;&lt;rec-number&gt;1072&lt;/rec-number&gt;&lt;foreign-keys&gt;&lt;key app="EN" db-id="92rrzf922vddp7e2dw9p9vv422e0tp5s50ws" timestamp="1579730328"&gt;1072&lt;/key&gt;&lt;/foreign-keys&gt;&lt;ref-type name="Journal Article"&gt;17&lt;/ref-type&gt;&lt;contributors&gt;&lt;authors&gt;&lt;author&gt;Stover, A.&lt;/author&gt;&lt;author&gt;Irwin, D. E.&lt;/author&gt;&lt;author&gt;Chen, R. C.&lt;/author&gt;&lt;author&gt;Chera, B. S.&lt;/author&gt;&lt;author&gt;Mayer, D. K.&lt;/author&gt;&lt;author&gt;Muss, H. B.&lt;/author&gt;&lt;author&gt;Rosenstein, D. L.&lt;/author&gt;&lt;author&gt;Shea, T. C.&lt;/author&gt;&lt;author&gt;Wood, W. A.&lt;/author&gt;&lt;author&gt;Lyons, J. C.&lt;/author&gt;&lt;author&gt;Reeve, B. B.&lt;/author&gt;&lt;/authors&gt;&lt;/contributors&gt;&lt;auth-address&gt;University of North Carolina at Chapel Hill.&amp;#xD;Harvard University.&lt;/auth-address&gt;&lt;titles&gt;&lt;title&gt;Integrating Patient-Reported Outcome Measures into Routine Cancer Care: Cancer Patients&amp;apos; and Clinicians&amp;apos; Perceptions of Acceptability and Value&lt;/title&gt;&lt;secondary-title&gt;EGEMS (Wash DC)&lt;/secondary-title&gt;&lt;/titles&gt;&lt;periodical&gt;&lt;full-title&gt;EGEMS (Wash DC)&lt;/full-title&gt;&lt;/periodical&gt;&lt;pages&gt;1169&lt;/pages&gt;&lt;volume&gt;3&lt;/volume&gt;&lt;number&gt;1&lt;/number&gt;&lt;keywords&gt;&lt;keyword&gt;Health Information Technology&lt;/keyword&gt;&lt;keyword&gt;Patient Involvement&lt;/keyword&gt;&lt;keyword&gt;Standardized Data Collection&lt;/keyword&gt;&lt;/keywords&gt;&lt;dates&gt;&lt;year&gt;2015&lt;/year&gt;&lt;/dates&gt;&lt;isbn&gt;2327-9214 (Electronic)&amp;#xD;2327-9214 (Linking)&lt;/isbn&gt;&lt;accession-num&gt;26557724&lt;/accession-num&gt;&lt;urls&gt;&lt;related-urls&gt;&lt;url&gt;http://www.ncbi.nlm.nih.gov/pubmed/26557724&lt;/url&gt;&lt;/related-urls&gt;&lt;/urls&gt;&lt;custom2&gt;PMC4636110&lt;/custom2&gt;&lt;electronic-resource-num&gt;10.13063/2327-9214.1169&lt;/electronic-resource-num&gt;&lt;/record&gt;&lt;/Cite&gt;&lt;/EndNote&gt;</w:instrText>
      </w:r>
      <w:r w:rsidR="00C304A3" w:rsidRPr="00634A57">
        <w:rPr>
          <w:rFonts w:ascii="Arial" w:hAnsi="Arial" w:cs="Arial"/>
          <w:b/>
          <w:bCs/>
          <w:lang w:val="en-GB"/>
        </w:rPr>
        <w:fldChar w:fldCharType="separate"/>
      </w:r>
      <w:r w:rsidR="000D2A37" w:rsidRPr="00634A57">
        <w:rPr>
          <w:rFonts w:ascii="Arial" w:hAnsi="Arial" w:cs="Arial"/>
          <w:b/>
          <w:bCs/>
          <w:noProof/>
          <w:vertAlign w:val="superscript"/>
          <w:lang w:val="en-GB"/>
        </w:rPr>
        <w:t>9</w:t>
      </w:r>
      <w:r w:rsidR="00C304A3" w:rsidRPr="00634A57">
        <w:rPr>
          <w:rFonts w:ascii="Arial" w:hAnsi="Arial" w:cs="Arial"/>
          <w:b/>
          <w:bCs/>
          <w:lang w:val="en-GB"/>
        </w:rPr>
        <w:fldChar w:fldCharType="end"/>
      </w:r>
      <w:r w:rsidRPr="00634A57">
        <w:rPr>
          <w:rFonts w:ascii="Arial" w:hAnsi="Arial" w:cs="Arial"/>
          <w:b/>
          <w:bCs/>
          <w:lang w:val="en-GB"/>
        </w:rPr>
        <w:t>:</w:t>
      </w:r>
      <w:r w:rsidRPr="00634A57">
        <w:rPr>
          <w:rFonts w:ascii="Arial" w:hAnsi="Arial" w:cs="Arial"/>
          <w:lang w:val="en-GB"/>
        </w:rPr>
        <w:t xml:space="preserve"> This qualitative study among outpatient cancer care clinicians</w:t>
      </w:r>
      <w:r w:rsidR="00367780" w:rsidRPr="00634A57">
        <w:rPr>
          <w:rFonts w:ascii="Arial" w:hAnsi="Arial" w:cs="Arial"/>
          <w:lang w:val="en-GB"/>
        </w:rPr>
        <w:t xml:space="preserve"> using PROs</w:t>
      </w:r>
      <w:r w:rsidRPr="00634A57">
        <w:rPr>
          <w:rFonts w:ascii="Arial" w:hAnsi="Arial" w:cs="Arial"/>
          <w:lang w:val="en-GB"/>
        </w:rPr>
        <w:t xml:space="preserve"> in the U.S. (n=12) found a web-based PRO assessing symptoms and fu</w:t>
      </w:r>
      <w:r w:rsidR="009069EB" w:rsidRPr="00634A57">
        <w:rPr>
          <w:rFonts w:ascii="Arial" w:hAnsi="Arial" w:cs="Arial"/>
          <w:lang w:val="en-GB"/>
        </w:rPr>
        <w:t>n</w:t>
      </w:r>
      <w:r w:rsidRPr="00634A57">
        <w:rPr>
          <w:rFonts w:ascii="Arial" w:hAnsi="Arial" w:cs="Arial"/>
          <w:lang w:val="en-GB"/>
        </w:rPr>
        <w:t>cti</w:t>
      </w:r>
      <w:r w:rsidR="009069EB" w:rsidRPr="00634A57">
        <w:rPr>
          <w:rFonts w:ascii="Arial" w:hAnsi="Arial" w:cs="Arial"/>
          <w:lang w:val="en-GB"/>
        </w:rPr>
        <w:t>o</w:t>
      </w:r>
      <w:r w:rsidRPr="00634A57">
        <w:rPr>
          <w:rFonts w:ascii="Arial" w:hAnsi="Arial" w:cs="Arial"/>
          <w:lang w:val="en-GB"/>
        </w:rPr>
        <w:t>nal status</w:t>
      </w:r>
      <w:r w:rsidR="009069EB" w:rsidRPr="00634A57">
        <w:rPr>
          <w:rFonts w:ascii="Arial" w:hAnsi="Arial" w:cs="Arial"/>
          <w:lang w:val="en-GB"/>
        </w:rPr>
        <w:t>.</w:t>
      </w:r>
      <w:r w:rsidRPr="00634A57">
        <w:rPr>
          <w:rFonts w:ascii="Arial" w:hAnsi="Arial" w:cs="Arial"/>
          <w:lang w:val="en-GB"/>
        </w:rPr>
        <w:t xml:space="preserve"> </w:t>
      </w:r>
      <w:r w:rsidRPr="00634A57">
        <w:rPr>
          <w:rFonts w:ascii="Arial" w:hAnsi="Arial" w:cs="Arial"/>
          <w:b/>
          <w:lang w:val="en-GB"/>
        </w:rPr>
        <w:t xml:space="preserve">90% thought it did not increase consultation time. </w:t>
      </w:r>
    </w:p>
    <w:p w14:paraId="6A3B6E55" w14:textId="6EA4C566" w:rsidR="006C5AAB" w:rsidRPr="00634A57" w:rsidRDefault="006C5AAB" w:rsidP="00A92396">
      <w:pPr>
        <w:pStyle w:val="BodyText"/>
        <w:spacing w:line="240" w:lineRule="auto"/>
        <w:rPr>
          <w:rFonts w:ascii="Arial" w:hAnsi="Arial" w:cs="Arial"/>
          <w:lang w:val="en-GB"/>
        </w:rPr>
      </w:pPr>
      <w:proofErr w:type="spellStart"/>
      <w:r w:rsidRPr="00634A57">
        <w:rPr>
          <w:rFonts w:ascii="Arial" w:hAnsi="Arial" w:cs="Arial"/>
          <w:b/>
          <w:lang w:val="en-GB"/>
        </w:rPr>
        <w:t>Mazonson</w:t>
      </w:r>
      <w:proofErr w:type="spellEnd"/>
      <w:r w:rsidRPr="00634A57">
        <w:rPr>
          <w:rFonts w:ascii="Arial" w:hAnsi="Arial" w:cs="Arial"/>
          <w:b/>
          <w:lang w:val="en-GB"/>
        </w:rPr>
        <w:t xml:space="preserve"> et al. (1996)</w:t>
      </w:r>
      <w:r w:rsidRPr="00634A57">
        <w:rPr>
          <w:rFonts w:ascii="Arial" w:hAnsi="Arial" w:cs="Arial"/>
          <w:b/>
          <w:lang w:val="en-GB"/>
        </w:rPr>
        <w:fldChar w:fldCharType="begin"/>
      </w:r>
      <w:r w:rsidRPr="00634A57">
        <w:rPr>
          <w:rFonts w:ascii="Arial" w:hAnsi="Arial" w:cs="Arial"/>
          <w:b/>
          <w:lang w:val="en-GB"/>
        </w:rPr>
        <w:instrText xml:space="preserve"> ADDIN EN.CITE &lt;EndNote&gt;&lt;Cite&gt;&lt;Author&gt;Mazonson&lt;/Author&gt;&lt;Year&gt;1996&lt;/Year&gt;&lt;RecNum&gt;1740&lt;/RecNum&gt;&lt;DisplayText&gt;&lt;style face="superscript"&gt;28&lt;/style&gt;&lt;/DisplayText&gt;&lt;record&gt;&lt;rec-number&gt;1740&lt;/rec-number&gt;&lt;foreign-keys&gt;&lt;key app="EN" db-id="92rrzf922vddp7e2dw9p9vv422e0tp5s50ws" timestamp="1596485335"&gt;1740&lt;/key&gt;&lt;/foreign-keys&gt;&lt;ref-type name="Journal Article"&gt;17&lt;/ref-type&gt;&lt;contributors&gt;&lt;authors&gt;&lt;author&gt;Mazonson, P. D.&lt;/author&gt;&lt;author&gt;Mathias, S. D.&lt;/author&gt;&lt;author&gt;Fifer, S. K.&lt;/author&gt;&lt;author&gt;Buesching, D. P.&lt;/author&gt;&lt;author&gt;Malek, P.&lt;/author&gt;&lt;author&gt;Patrick, D. L.&lt;/author&gt;&lt;/authors&gt;&lt;/contributors&gt;&lt;auth-address&gt;Technology Assessment Group, San Francisco, CA 94107, USA.&lt;/auth-address&gt;&lt;titles&gt;&lt;title&gt;The mental health patient profile: does it change primary care physicians&amp;apos; practice patterns?&lt;/title&gt;&lt;secondary-title&gt;J Am Board Fam Pract&lt;/secondary-title&gt;&lt;/titles&gt;&lt;periodical&gt;&lt;full-title&gt;J Am Board Fam Pract&lt;/full-title&gt;&lt;/periodical&gt;&lt;pages&gt;336-45&lt;/pages&gt;&lt;volume&gt;9&lt;/volume&gt;&lt;number&gt;5&lt;/number&gt;&lt;keywords&gt;&lt;keyword&gt;Adult&lt;/keyword&gt;&lt;keyword&gt;Aged&lt;/keyword&gt;&lt;keyword&gt;Anxiety/diagnosis/therapy&lt;/keyword&gt;&lt;keyword&gt;Colorado&lt;/keyword&gt;&lt;keyword&gt;*Family Practice&lt;/keyword&gt;&lt;keyword&gt;Female&lt;/keyword&gt;&lt;keyword&gt;Health Maintenance Organizations&lt;/keyword&gt;&lt;keyword&gt;Humans&lt;/keyword&gt;&lt;keyword&gt;Internal Medicine&lt;/keyword&gt;&lt;keyword&gt;Male&lt;/keyword&gt;&lt;keyword&gt;*Mental Disorders/diagnosis/therapy&lt;/keyword&gt;&lt;keyword&gt;Mental Health Services/statistics &amp;amp; numerical data&lt;/keyword&gt;&lt;keyword&gt;Middle Aged&lt;/keyword&gt;&lt;keyword&gt;Patient Selection&lt;/keyword&gt;&lt;keyword&gt;Physicians, Family&lt;/keyword&gt;&lt;keyword&gt;*Practice Patterns, Physicians&amp;apos;&lt;/keyword&gt;&lt;keyword&gt;Prospective Studies&lt;/keyword&gt;&lt;keyword&gt;*Psychological Tests&lt;/keyword&gt;&lt;/keywords&gt;&lt;dates&gt;&lt;year&gt;1996&lt;/year&gt;&lt;pub-dates&gt;&lt;date&gt;Sep-Oct&lt;/date&gt;&lt;/pub-dates&gt;&lt;/dates&gt;&lt;isbn&gt;0893-8652 (Print)&amp;#xD;0893-8652 (Linking)&lt;/isbn&gt;&lt;accession-num&gt;8884672&lt;/accession-num&gt;&lt;urls&gt;&lt;related-urls&gt;&lt;url&gt;https://www.ncbi.nlm.nih.gov/pubmed/8884672&lt;/url&gt;&lt;/related-urls&gt;&lt;/urls&gt;&lt;/record&gt;&lt;/Cite&gt;&lt;/EndNote&gt;</w:instrText>
      </w:r>
      <w:r w:rsidRPr="00634A57">
        <w:rPr>
          <w:rFonts w:ascii="Arial" w:hAnsi="Arial" w:cs="Arial"/>
          <w:b/>
          <w:lang w:val="en-GB"/>
        </w:rPr>
        <w:fldChar w:fldCharType="separate"/>
      </w:r>
      <w:r w:rsidRPr="00634A57">
        <w:rPr>
          <w:rFonts w:ascii="Arial" w:hAnsi="Arial" w:cs="Arial"/>
          <w:b/>
          <w:noProof/>
          <w:vertAlign w:val="superscript"/>
          <w:lang w:val="en-GB"/>
        </w:rPr>
        <w:t>28</w:t>
      </w:r>
      <w:r w:rsidRPr="00634A57">
        <w:rPr>
          <w:rFonts w:ascii="Arial" w:hAnsi="Arial" w:cs="Arial"/>
          <w:b/>
          <w:lang w:val="en-GB"/>
        </w:rPr>
        <w:fldChar w:fldCharType="end"/>
      </w:r>
      <w:r w:rsidRPr="00634A57">
        <w:rPr>
          <w:rFonts w:ascii="Arial" w:hAnsi="Arial" w:cs="Arial"/>
          <w:b/>
          <w:lang w:val="en-GB"/>
        </w:rPr>
        <w:t xml:space="preserve">: </w:t>
      </w:r>
      <w:r w:rsidRPr="00634A57">
        <w:rPr>
          <w:rFonts w:ascii="Arial" w:hAnsi="Arial" w:cs="Arial"/>
          <w:bCs/>
          <w:lang w:val="en-GB"/>
        </w:rPr>
        <w:t>As described in Chapter II, a trial on anxiety and mental health symptom feedback to providers demonstrated that</w:t>
      </w:r>
      <w:r w:rsidRPr="00634A57">
        <w:rPr>
          <w:rFonts w:ascii="Arial" w:hAnsi="Arial" w:cs="Arial"/>
          <w:b/>
          <w:lang w:val="en-GB"/>
        </w:rPr>
        <w:t xml:space="preserve"> providers receiving PRO feedback on patients with no previous anxiety were more likely to make referrals to mental health specialists </w:t>
      </w:r>
      <w:r w:rsidRPr="00634A57">
        <w:rPr>
          <w:rFonts w:ascii="Arial" w:hAnsi="Arial" w:cs="Arial"/>
        </w:rPr>
        <w:t>(AOR = 3.86, 95 percent CI = 1.63-9.16)</w:t>
      </w:r>
      <w:r w:rsidRPr="00634A57">
        <w:rPr>
          <w:rFonts w:ascii="Arial" w:hAnsi="Arial" w:cs="Arial"/>
          <w:b/>
          <w:lang w:val="en-GB"/>
        </w:rPr>
        <w:t xml:space="preserve">, and see patients for more frequent visits </w:t>
      </w:r>
      <w:r w:rsidRPr="00634A57">
        <w:rPr>
          <w:rFonts w:ascii="Arial" w:hAnsi="Arial" w:cs="Arial"/>
        </w:rPr>
        <w:t>(AOR = 1.73, 95 percent CI = 1.11-2.70)</w:t>
      </w:r>
      <w:r w:rsidRPr="00634A57">
        <w:rPr>
          <w:rFonts w:ascii="Arial" w:hAnsi="Arial" w:cs="Arial"/>
          <w:b/>
          <w:lang w:val="en-GB"/>
        </w:rPr>
        <w:t xml:space="preserve">. </w:t>
      </w:r>
      <w:r w:rsidRPr="00634A57">
        <w:rPr>
          <w:rFonts w:ascii="Arial" w:hAnsi="Arial" w:cs="Arial"/>
          <w:lang w:val="en-GB"/>
        </w:rPr>
        <w:t>No difference was found in the use of psychotropic drugs or hospitalization rate.</w:t>
      </w:r>
    </w:p>
    <w:p w14:paraId="663465E1" w14:textId="77777777" w:rsidR="009B0FE3" w:rsidRPr="00634A57" w:rsidRDefault="009B0FE3" w:rsidP="005147B0">
      <w:pPr>
        <w:rPr>
          <w:rFonts w:ascii="Arial" w:hAnsi="Arial" w:cs="Arial"/>
          <w:lang w:val="en-GB"/>
        </w:rPr>
      </w:pPr>
      <w:bookmarkStart w:id="447" w:name="_Toc498780780"/>
      <w:bookmarkStart w:id="448" w:name="_Toc498781134"/>
      <w:bookmarkStart w:id="449" w:name="_Toc498781235"/>
      <w:bookmarkStart w:id="450" w:name="_Toc498883313"/>
      <w:bookmarkStart w:id="451" w:name="_Toc498883415"/>
      <w:bookmarkStart w:id="452" w:name="_Toc498883577"/>
      <w:bookmarkStart w:id="453" w:name="_Toc498940196"/>
      <w:bookmarkStart w:id="454" w:name="_Toc498972587"/>
      <w:bookmarkStart w:id="455" w:name="_Toc498973799"/>
      <w:bookmarkStart w:id="456" w:name="_Toc499284704"/>
      <w:bookmarkStart w:id="457" w:name="_Toc498780783"/>
      <w:bookmarkStart w:id="458" w:name="_Toc498781137"/>
      <w:bookmarkStart w:id="459" w:name="_Toc498781238"/>
      <w:bookmarkStart w:id="460" w:name="_Toc498883316"/>
      <w:bookmarkStart w:id="461" w:name="_Toc498883418"/>
      <w:bookmarkStart w:id="462" w:name="_Toc498883580"/>
      <w:bookmarkStart w:id="463" w:name="_Toc498940199"/>
      <w:bookmarkStart w:id="464" w:name="_Toc498972590"/>
      <w:bookmarkStart w:id="465" w:name="_Toc498973802"/>
      <w:bookmarkStart w:id="466" w:name="_Toc499284707"/>
      <w:bookmarkStart w:id="467" w:name="_Toc498780784"/>
      <w:bookmarkStart w:id="468" w:name="_Toc498781138"/>
      <w:bookmarkStart w:id="469" w:name="_Toc498781239"/>
      <w:bookmarkStart w:id="470" w:name="_Toc498883317"/>
      <w:bookmarkStart w:id="471" w:name="_Toc498883419"/>
      <w:bookmarkStart w:id="472" w:name="_Toc498883581"/>
      <w:bookmarkStart w:id="473" w:name="_Toc498940200"/>
      <w:bookmarkStart w:id="474" w:name="_Toc498972591"/>
      <w:bookmarkStart w:id="475" w:name="_Toc498973803"/>
      <w:bookmarkStart w:id="476" w:name="_Toc499284708"/>
      <w:bookmarkStart w:id="477" w:name="_Toc498780786"/>
      <w:bookmarkStart w:id="478" w:name="_Toc498781140"/>
      <w:bookmarkStart w:id="479" w:name="_Toc498781241"/>
      <w:bookmarkStart w:id="480" w:name="_Toc498883319"/>
      <w:bookmarkStart w:id="481" w:name="_Toc498883421"/>
      <w:bookmarkStart w:id="482" w:name="_Toc498883583"/>
      <w:bookmarkStart w:id="483" w:name="_Toc498940202"/>
      <w:bookmarkStart w:id="484" w:name="_Toc498972593"/>
      <w:bookmarkStart w:id="485" w:name="_Toc498973805"/>
      <w:bookmarkStart w:id="486" w:name="_Toc499284710"/>
      <w:bookmarkStart w:id="487" w:name="_Toc498780788"/>
      <w:bookmarkStart w:id="488" w:name="_Toc498781142"/>
      <w:bookmarkStart w:id="489" w:name="_Toc498781243"/>
      <w:bookmarkStart w:id="490" w:name="_Toc498883321"/>
      <w:bookmarkStart w:id="491" w:name="_Toc498883423"/>
      <w:bookmarkStart w:id="492" w:name="_Toc498883585"/>
      <w:bookmarkStart w:id="493" w:name="_Toc498940204"/>
      <w:bookmarkStart w:id="494" w:name="_Toc498972595"/>
      <w:bookmarkStart w:id="495" w:name="_Toc498973807"/>
      <w:bookmarkStart w:id="496" w:name="_Toc499284712"/>
      <w:bookmarkEnd w:id="444"/>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rsidRPr="00634A57">
        <w:rPr>
          <w:rFonts w:ascii="Arial" w:hAnsi="Arial" w:cs="Arial"/>
          <w:lang w:val="en-GB"/>
        </w:rPr>
        <w:br w:type="page"/>
      </w:r>
    </w:p>
    <w:p w14:paraId="43117137" w14:textId="7B2CCDE3" w:rsidR="00113066" w:rsidRPr="00ED3C74" w:rsidRDefault="00A13E57" w:rsidP="00ED3C74">
      <w:pPr>
        <w:pStyle w:val="Heading1"/>
        <w:spacing w:before="480" w:after="360"/>
        <w:rPr>
          <w:rFonts w:ascii="Arial" w:hAnsi="Arial" w:cs="Arial"/>
          <w:lang w:val="en-GB"/>
        </w:rPr>
      </w:pPr>
      <w:bookmarkStart w:id="497" w:name="_Toc498780792"/>
      <w:bookmarkStart w:id="498" w:name="_Toc498781146"/>
      <w:bookmarkStart w:id="499" w:name="_Toc498781247"/>
      <w:bookmarkStart w:id="500" w:name="_Toc498883325"/>
      <w:bookmarkStart w:id="501" w:name="_Toc498883427"/>
      <w:bookmarkStart w:id="502" w:name="_Toc498883589"/>
      <w:bookmarkStart w:id="503" w:name="_Toc498940208"/>
      <w:bookmarkStart w:id="504" w:name="_Toc498972599"/>
      <w:bookmarkStart w:id="505" w:name="_Toc498973811"/>
      <w:bookmarkStart w:id="506" w:name="_Toc499284716"/>
      <w:bookmarkStart w:id="507" w:name="_Toc499311344"/>
      <w:bookmarkStart w:id="508" w:name="_Toc499312906"/>
      <w:bookmarkStart w:id="509" w:name="_Toc498973814"/>
      <w:bookmarkStart w:id="510" w:name="_Toc499284719"/>
      <w:bookmarkStart w:id="511" w:name="_Toc499311347"/>
      <w:bookmarkStart w:id="512" w:name="_Toc499312909"/>
      <w:bookmarkStart w:id="513" w:name="_Toc498973815"/>
      <w:bookmarkStart w:id="514" w:name="_Toc499284720"/>
      <w:bookmarkStart w:id="515" w:name="_Toc499311348"/>
      <w:bookmarkStart w:id="516" w:name="_Toc499312910"/>
      <w:bookmarkStart w:id="517" w:name="_Toc498973816"/>
      <w:bookmarkStart w:id="518" w:name="_Toc499284721"/>
      <w:bookmarkStart w:id="519" w:name="_Toc499311349"/>
      <w:bookmarkStart w:id="520" w:name="_Toc499312911"/>
      <w:bookmarkStart w:id="521" w:name="_Toc498973817"/>
      <w:bookmarkStart w:id="522" w:name="_Toc499284722"/>
      <w:bookmarkStart w:id="523" w:name="_Toc499311350"/>
      <w:bookmarkStart w:id="524" w:name="_Toc499312912"/>
      <w:bookmarkStart w:id="525" w:name="_Toc498973818"/>
      <w:bookmarkStart w:id="526" w:name="_Toc499284723"/>
      <w:bookmarkStart w:id="527" w:name="_Toc499311351"/>
      <w:bookmarkStart w:id="528" w:name="_Toc499312913"/>
      <w:bookmarkStart w:id="529" w:name="_Toc498973819"/>
      <w:bookmarkStart w:id="530" w:name="_Toc499284724"/>
      <w:bookmarkStart w:id="531" w:name="_Toc499311352"/>
      <w:bookmarkStart w:id="532" w:name="_Toc499312914"/>
      <w:bookmarkStart w:id="533" w:name="_Toc498973820"/>
      <w:bookmarkStart w:id="534" w:name="_Toc499284725"/>
      <w:bookmarkStart w:id="535" w:name="_Toc499311353"/>
      <w:bookmarkStart w:id="536" w:name="_Toc499312915"/>
      <w:bookmarkStart w:id="537" w:name="_Toc498780796"/>
      <w:bookmarkStart w:id="538" w:name="_Toc498781150"/>
      <w:bookmarkStart w:id="539" w:name="_Toc498781251"/>
      <w:bookmarkStart w:id="540" w:name="_Toc498883329"/>
      <w:bookmarkStart w:id="541" w:name="_Toc498883431"/>
      <w:bookmarkStart w:id="542" w:name="_Toc498883593"/>
      <w:bookmarkStart w:id="543" w:name="_Toc498940212"/>
      <w:bookmarkStart w:id="544" w:name="_Toc498972603"/>
      <w:bookmarkStart w:id="545" w:name="_Toc498973824"/>
      <w:bookmarkStart w:id="546" w:name="_Toc499284729"/>
      <w:bookmarkStart w:id="547" w:name="_Toc499311357"/>
      <w:bookmarkStart w:id="548" w:name="_Toc499312919"/>
      <w:bookmarkStart w:id="549" w:name="_Toc498780797"/>
      <w:bookmarkStart w:id="550" w:name="_Toc498781151"/>
      <w:bookmarkStart w:id="551" w:name="_Toc498781252"/>
      <w:bookmarkStart w:id="552" w:name="_Toc498883330"/>
      <w:bookmarkStart w:id="553" w:name="_Toc498883432"/>
      <w:bookmarkStart w:id="554" w:name="_Toc498883594"/>
      <w:bookmarkStart w:id="555" w:name="_Toc498940213"/>
      <w:bookmarkStart w:id="556" w:name="_Toc498972604"/>
      <w:bookmarkStart w:id="557" w:name="_Toc498973825"/>
      <w:bookmarkStart w:id="558" w:name="_Toc499284730"/>
      <w:bookmarkStart w:id="559" w:name="_Toc499311358"/>
      <w:bookmarkStart w:id="560" w:name="_Toc499312920"/>
      <w:bookmarkStart w:id="561" w:name="_Toc498780798"/>
      <w:bookmarkStart w:id="562" w:name="_Toc498781152"/>
      <w:bookmarkStart w:id="563" w:name="_Toc498781253"/>
      <w:bookmarkStart w:id="564" w:name="_Toc498883331"/>
      <w:bookmarkStart w:id="565" w:name="_Toc498883433"/>
      <w:bookmarkStart w:id="566" w:name="_Toc498883595"/>
      <w:bookmarkStart w:id="567" w:name="_Toc498940214"/>
      <w:bookmarkStart w:id="568" w:name="_Toc498972605"/>
      <w:bookmarkStart w:id="569" w:name="_Toc498973826"/>
      <w:bookmarkStart w:id="570" w:name="_Toc499284731"/>
      <w:bookmarkStart w:id="571" w:name="_Toc499311359"/>
      <w:bookmarkStart w:id="572" w:name="_Toc499312921"/>
      <w:bookmarkStart w:id="573" w:name="_Toc498780799"/>
      <w:bookmarkStart w:id="574" w:name="_Toc498781153"/>
      <w:bookmarkStart w:id="575" w:name="_Toc498781254"/>
      <w:bookmarkStart w:id="576" w:name="_Toc498883332"/>
      <w:bookmarkStart w:id="577" w:name="_Toc498883434"/>
      <w:bookmarkStart w:id="578" w:name="_Toc498883596"/>
      <w:bookmarkStart w:id="579" w:name="_Toc498940215"/>
      <w:bookmarkStart w:id="580" w:name="_Toc498972606"/>
      <w:bookmarkStart w:id="581" w:name="_Toc498973827"/>
      <w:bookmarkStart w:id="582" w:name="_Toc499284732"/>
      <w:bookmarkStart w:id="583" w:name="_Toc499311360"/>
      <w:bookmarkStart w:id="584" w:name="_Toc499312922"/>
      <w:bookmarkStart w:id="585" w:name="_Toc498780800"/>
      <w:bookmarkStart w:id="586" w:name="_Toc498781154"/>
      <w:bookmarkStart w:id="587" w:name="_Toc498781255"/>
      <w:bookmarkStart w:id="588" w:name="_Toc498883333"/>
      <w:bookmarkStart w:id="589" w:name="_Toc498883435"/>
      <w:bookmarkStart w:id="590" w:name="_Toc498883597"/>
      <w:bookmarkStart w:id="591" w:name="_Toc498940216"/>
      <w:bookmarkStart w:id="592" w:name="_Toc498972607"/>
      <w:bookmarkStart w:id="593" w:name="_Toc498973828"/>
      <w:bookmarkStart w:id="594" w:name="_Toc499284733"/>
      <w:bookmarkStart w:id="595" w:name="_Toc499311361"/>
      <w:bookmarkStart w:id="596" w:name="_Toc499312923"/>
      <w:bookmarkStart w:id="597" w:name="_Toc498780801"/>
      <w:bookmarkStart w:id="598" w:name="_Toc498781155"/>
      <w:bookmarkStart w:id="599" w:name="_Toc498781256"/>
      <w:bookmarkStart w:id="600" w:name="_Toc498883334"/>
      <w:bookmarkStart w:id="601" w:name="_Toc498883436"/>
      <w:bookmarkStart w:id="602" w:name="_Toc498883598"/>
      <w:bookmarkStart w:id="603" w:name="_Toc498940217"/>
      <w:bookmarkStart w:id="604" w:name="_Toc498972608"/>
      <w:bookmarkStart w:id="605" w:name="_Toc498973829"/>
      <w:bookmarkStart w:id="606" w:name="_Toc499284734"/>
      <w:bookmarkStart w:id="607" w:name="_Toc499311362"/>
      <w:bookmarkStart w:id="608" w:name="_Toc499312924"/>
      <w:bookmarkStart w:id="609" w:name="_Toc498780804"/>
      <w:bookmarkStart w:id="610" w:name="_Toc498781158"/>
      <w:bookmarkStart w:id="611" w:name="_Toc498781259"/>
      <w:bookmarkStart w:id="612" w:name="_Toc498883337"/>
      <w:bookmarkStart w:id="613" w:name="_Toc498883439"/>
      <w:bookmarkStart w:id="614" w:name="_Toc498883601"/>
      <w:bookmarkStart w:id="615" w:name="_Toc498940220"/>
      <w:bookmarkStart w:id="616" w:name="_Toc498972611"/>
      <w:bookmarkStart w:id="617" w:name="_Toc498973832"/>
      <w:bookmarkStart w:id="618" w:name="_Toc499284737"/>
      <w:bookmarkStart w:id="619" w:name="_Toc499311365"/>
      <w:bookmarkStart w:id="620" w:name="_Toc499312927"/>
      <w:bookmarkStart w:id="621" w:name="_Toc498780805"/>
      <w:bookmarkStart w:id="622" w:name="_Toc498781159"/>
      <w:bookmarkStart w:id="623" w:name="_Toc498781260"/>
      <w:bookmarkStart w:id="624" w:name="_Toc498883338"/>
      <w:bookmarkStart w:id="625" w:name="_Toc498883440"/>
      <w:bookmarkStart w:id="626" w:name="_Toc498883602"/>
      <w:bookmarkStart w:id="627" w:name="_Toc498940221"/>
      <w:bookmarkStart w:id="628" w:name="_Toc498972612"/>
      <w:bookmarkStart w:id="629" w:name="_Toc498973833"/>
      <w:bookmarkStart w:id="630" w:name="_Toc499284738"/>
      <w:bookmarkStart w:id="631" w:name="_Toc499311366"/>
      <w:bookmarkStart w:id="632" w:name="_Toc499312928"/>
      <w:bookmarkStart w:id="633" w:name="_Toc498780806"/>
      <w:bookmarkStart w:id="634" w:name="_Toc498781160"/>
      <w:bookmarkStart w:id="635" w:name="_Toc498781261"/>
      <w:bookmarkStart w:id="636" w:name="_Toc498883339"/>
      <w:bookmarkStart w:id="637" w:name="_Toc498883441"/>
      <w:bookmarkStart w:id="638" w:name="_Toc498883603"/>
      <w:bookmarkStart w:id="639" w:name="_Toc498940222"/>
      <w:bookmarkStart w:id="640" w:name="_Toc498972613"/>
      <w:bookmarkStart w:id="641" w:name="_Toc498973834"/>
      <w:bookmarkStart w:id="642" w:name="_Toc499284739"/>
      <w:bookmarkStart w:id="643" w:name="_Toc499311367"/>
      <w:bookmarkStart w:id="644" w:name="_Toc499312929"/>
      <w:bookmarkStart w:id="645" w:name="_Toc498780807"/>
      <w:bookmarkStart w:id="646" w:name="_Toc498781161"/>
      <w:bookmarkStart w:id="647" w:name="_Toc498781262"/>
      <w:bookmarkStart w:id="648" w:name="_Toc498883340"/>
      <w:bookmarkStart w:id="649" w:name="_Toc498883442"/>
      <w:bookmarkStart w:id="650" w:name="_Toc498883604"/>
      <w:bookmarkStart w:id="651" w:name="_Toc498940223"/>
      <w:bookmarkStart w:id="652" w:name="_Toc498972614"/>
      <w:bookmarkStart w:id="653" w:name="_Toc498973835"/>
      <w:bookmarkStart w:id="654" w:name="_Toc499284740"/>
      <w:bookmarkStart w:id="655" w:name="_Toc499311368"/>
      <w:bookmarkStart w:id="656" w:name="_Toc499312930"/>
      <w:bookmarkStart w:id="657" w:name="_Toc498780808"/>
      <w:bookmarkStart w:id="658" w:name="_Toc498781162"/>
      <w:bookmarkStart w:id="659" w:name="_Toc498781263"/>
      <w:bookmarkStart w:id="660" w:name="_Toc498883341"/>
      <w:bookmarkStart w:id="661" w:name="_Toc498883443"/>
      <w:bookmarkStart w:id="662" w:name="_Toc498883605"/>
      <w:bookmarkStart w:id="663" w:name="_Toc498940224"/>
      <w:bookmarkStart w:id="664" w:name="_Toc498972615"/>
      <w:bookmarkStart w:id="665" w:name="_Toc498973836"/>
      <w:bookmarkStart w:id="666" w:name="_Toc499284741"/>
      <w:bookmarkStart w:id="667" w:name="_Toc499311369"/>
      <w:bookmarkStart w:id="668" w:name="_Toc499312931"/>
      <w:bookmarkStart w:id="669" w:name="_Toc498780809"/>
      <w:bookmarkStart w:id="670" w:name="_Toc498781163"/>
      <w:bookmarkStart w:id="671" w:name="_Toc498781264"/>
      <w:bookmarkStart w:id="672" w:name="_Toc498883342"/>
      <w:bookmarkStart w:id="673" w:name="_Toc498883444"/>
      <w:bookmarkStart w:id="674" w:name="_Toc498883606"/>
      <w:bookmarkStart w:id="675" w:name="_Toc498940225"/>
      <w:bookmarkStart w:id="676" w:name="_Toc498972616"/>
      <w:bookmarkStart w:id="677" w:name="_Toc498973837"/>
      <w:bookmarkStart w:id="678" w:name="_Toc499284742"/>
      <w:bookmarkStart w:id="679" w:name="_Toc499311370"/>
      <w:bookmarkStart w:id="680" w:name="_Toc499312932"/>
      <w:bookmarkStart w:id="681" w:name="_Toc498780810"/>
      <w:bookmarkStart w:id="682" w:name="_Toc498781164"/>
      <w:bookmarkStart w:id="683" w:name="_Toc498781265"/>
      <w:bookmarkStart w:id="684" w:name="_Toc498883343"/>
      <w:bookmarkStart w:id="685" w:name="_Toc498883445"/>
      <w:bookmarkStart w:id="686" w:name="_Toc498883607"/>
      <w:bookmarkStart w:id="687" w:name="_Toc498940226"/>
      <w:bookmarkStart w:id="688" w:name="_Toc498972617"/>
      <w:bookmarkStart w:id="689" w:name="_Toc498973838"/>
      <w:bookmarkStart w:id="690" w:name="_Toc499284743"/>
      <w:bookmarkStart w:id="691" w:name="_Toc499311371"/>
      <w:bookmarkStart w:id="692" w:name="_Toc499312933"/>
      <w:bookmarkStart w:id="693" w:name="_Toc498780812"/>
      <w:bookmarkStart w:id="694" w:name="_Toc498781166"/>
      <w:bookmarkStart w:id="695" w:name="_Toc498781267"/>
      <w:bookmarkStart w:id="696" w:name="_Toc498883345"/>
      <w:bookmarkStart w:id="697" w:name="_Toc498883447"/>
      <w:bookmarkStart w:id="698" w:name="_Toc498883609"/>
      <w:bookmarkStart w:id="699" w:name="_Toc498940228"/>
      <w:bookmarkStart w:id="700" w:name="_Toc498972619"/>
      <w:bookmarkStart w:id="701" w:name="_Toc498973840"/>
      <w:bookmarkStart w:id="702" w:name="_Toc499284745"/>
      <w:bookmarkStart w:id="703" w:name="_Toc499311373"/>
      <w:bookmarkStart w:id="704" w:name="_Toc499312935"/>
      <w:bookmarkStart w:id="705" w:name="_Toc498973843"/>
      <w:bookmarkStart w:id="706" w:name="_Toc499284748"/>
      <w:bookmarkStart w:id="707" w:name="_Toc499311376"/>
      <w:bookmarkStart w:id="708" w:name="_Toc499312938"/>
      <w:bookmarkStart w:id="709" w:name="_Toc498973844"/>
      <w:bookmarkStart w:id="710" w:name="_Toc499284749"/>
      <w:bookmarkStart w:id="711" w:name="_Toc499311377"/>
      <w:bookmarkStart w:id="712" w:name="_Toc499312939"/>
      <w:bookmarkStart w:id="713" w:name="_Toc498973845"/>
      <w:bookmarkStart w:id="714" w:name="_Toc499284750"/>
      <w:bookmarkStart w:id="715" w:name="_Toc499311378"/>
      <w:bookmarkStart w:id="716" w:name="_Toc499312940"/>
      <w:bookmarkStart w:id="717" w:name="_Toc498973846"/>
      <w:bookmarkStart w:id="718" w:name="_Toc499284751"/>
      <w:bookmarkStart w:id="719" w:name="_Toc499311379"/>
      <w:bookmarkStart w:id="720" w:name="_Toc499312941"/>
      <w:bookmarkStart w:id="721" w:name="_Toc498973847"/>
      <w:bookmarkStart w:id="722" w:name="_Toc499284752"/>
      <w:bookmarkStart w:id="723" w:name="_Toc499311380"/>
      <w:bookmarkStart w:id="724" w:name="_Toc499312942"/>
      <w:bookmarkStart w:id="725" w:name="_Toc498973848"/>
      <w:bookmarkStart w:id="726" w:name="_Toc499284753"/>
      <w:bookmarkStart w:id="727" w:name="_Toc499311381"/>
      <w:bookmarkStart w:id="728" w:name="_Toc499312943"/>
      <w:bookmarkStart w:id="729" w:name="_Toc498973850"/>
      <w:bookmarkStart w:id="730" w:name="_Toc499284755"/>
      <w:bookmarkStart w:id="731" w:name="_Toc499311383"/>
      <w:bookmarkStart w:id="732" w:name="_Toc499312945"/>
      <w:bookmarkStart w:id="733" w:name="_Toc498973851"/>
      <w:bookmarkStart w:id="734" w:name="_Toc499284756"/>
      <w:bookmarkStart w:id="735" w:name="_Toc499311384"/>
      <w:bookmarkStart w:id="736" w:name="_Toc499312946"/>
      <w:bookmarkStart w:id="737" w:name="_Toc498973852"/>
      <w:bookmarkStart w:id="738" w:name="_Toc499284757"/>
      <w:bookmarkStart w:id="739" w:name="_Toc499311385"/>
      <w:bookmarkStart w:id="740" w:name="_Toc499312947"/>
      <w:bookmarkStart w:id="741" w:name="_Toc498973853"/>
      <w:bookmarkStart w:id="742" w:name="_Toc499284758"/>
      <w:bookmarkStart w:id="743" w:name="_Toc499311386"/>
      <w:bookmarkStart w:id="744" w:name="_Toc499312948"/>
      <w:bookmarkStart w:id="745" w:name="_Toc498973855"/>
      <w:bookmarkStart w:id="746" w:name="_Toc499284760"/>
      <w:bookmarkStart w:id="747" w:name="_Toc499311388"/>
      <w:bookmarkStart w:id="748" w:name="_Toc499312950"/>
      <w:bookmarkStart w:id="749" w:name="_Toc498973856"/>
      <w:bookmarkStart w:id="750" w:name="_Toc499284761"/>
      <w:bookmarkStart w:id="751" w:name="_Toc499311389"/>
      <w:bookmarkStart w:id="752" w:name="_Toc499312951"/>
      <w:bookmarkStart w:id="753" w:name="_Toc498973857"/>
      <w:bookmarkStart w:id="754" w:name="_Toc499284762"/>
      <w:bookmarkStart w:id="755" w:name="_Toc499311390"/>
      <w:bookmarkStart w:id="756" w:name="_Toc499312952"/>
      <w:bookmarkStart w:id="757" w:name="_Toc498973859"/>
      <w:bookmarkStart w:id="758" w:name="_Toc499284764"/>
      <w:bookmarkStart w:id="759" w:name="_Toc499311392"/>
      <w:bookmarkStart w:id="760" w:name="_Toc499312954"/>
      <w:bookmarkStart w:id="761" w:name="_Toc498973860"/>
      <w:bookmarkStart w:id="762" w:name="_Toc499284765"/>
      <w:bookmarkStart w:id="763" w:name="_Toc499311393"/>
      <w:bookmarkStart w:id="764" w:name="_Toc499312955"/>
      <w:bookmarkStart w:id="765" w:name="_Toc498973865"/>
      <w:bookmarkStart w:id="766" w:name="_Toc499284770"/>
      <w:bookmarkStart w:id="767" w:name="_Toc499311398"/>
      <w:bookmarkStart w:id="768" w:name="_Toc499312960"/>
      <w:bookmarkStart w:id="769" w:name="_Toc49863484"/>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r w:rsidRPr="00634A57">
        <w:rPr>
          <w:rFonts w:ascii="Arial" w:hAnsi="Arial" w:cs="Arial"/>
          <w:lang w:val="en-GB"/>
        </w:rPr>
        <w:lastRenderedPageBreak/>
        <w:t>VII.</w:t>
      </w:r>
      <w:r>
        <w:rPr>
          <w:rFonts w:ascii="Arial" w:hAnsi="Arial" w:cs="Arial"/>
          <w:lang w:val="en-GB"/>
        </w:rPr>
        <w:t xml:space="preserve"> </w:t>
      </w:r>
      <w:r w:rsidRPr="00634A57">
        <w:rPr>
          <w:rFonts w:ascii="Arial" w:hAnsi="Arial" w:cs="Arial"/>
          <w:lang w:val="en-GB"/>
        </w:rPr>
        <w:t>IMPACT ON PATIENT OUTCOMES</w:t>
      </w:r>
      <w:bookmarkEnd w:id="769"/>
    </w:p>
    <w:p w14:paraId="33CEDDFF" w14:textId="5757753D" w:rsidR="00113066" w:rsidRPr="00634A57" w:rsidRDefault="00113066" w:rsidP="007A0122">
      <w:pPr>
        <w:spacing w:before="0" w:after="0"/>
        <w:rPr>
          <w:rFonts w:ascii="Arial" w:eastAsia="Times New Roman" w:hAnsi="Arial" w:cs="Arial"/>
          <w:b/>
          <w:bCs/>
          <w:color w:val="000000"/>
          <w:sz w:val="24"/>
          <w:szCs w:val="24"/>
        </w:rPr>
      </w:pPr>
      <w:r w:rsidRPr="00634A57">
        <w:rPr>
          <w:rFonts w:ascii="Arial" w:hAnsi="Arial" w:cs="Arial"/>
          <w:noProof/>
        </w:rPr>
        <mc:AlternateContent>
          <mc:Choice Requires="wps">
            <w:drawing>
              <wp:inline distT="0" distB="0" distL="0" distR="0" wp14:anchorId="57C5C1A2" wp14:editId="3DDCB6A4">
                <wp:extent cx="5937250" cy="1447800"/>
                <wp:effectExtent l="12700" t="12700" r="19050" b="1270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47800"/>
                        </a:xfrm>
                        <a:prstGeom prst="roundRect">
                          <a:avLst>
                            <a:gd name="adj" fmla="val 8902"/>
                          </a:avLst>
                        </a:prstGeom>
                        <a:solidFill>
                          <a:schemeClr val="accent1">
                            <a:lumMod val="20000"/>
                            <a:lumOff val="80000"/>
                          </a:schemeClr>
                        </a:solidFill>
                        <a:ln>
                          <a:solidFill>
                            <a:schemeClr val="accent1">
                              <a:lumMod val="7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10A2EC5E" w14:textId="77777777" w:rsidR="00241AC4" w:rsidRPr="009C330C" w:rsidRDefault="00241AC4" w:rsidP="009C330C">
                            <w:pPr>
                              <w:pBdr>
                                <w:top w:val="nil"/>
                                <w:left w:val="nil"/>
                                <w:bottom w:val="nil"/>
                                <w:right w:val="nil"/>
                                <w:between w:val="nil"/>
                              </w:pBdr>
                              <w:spacing w:before="20" w:after="20"/>
                              <w:rPr>
                                <w:rFonts w:ascii="Arial" w:eastAsia="Calibri" w:hAnsi="Arial" w:cs="Arial"/>
                                <w:b/>
                                <w:bCs/>
                                <w:i/>
                                <w:iCs/>
                                <w:sz w:val="18"/>
                                <w:szCs w:val="18"/>
                              </w:rPr>
                            </w:pPr>
                            <w:r w:rsidRPr="009C330C">
                              <w:rPr>
                                <w:rFonts w:ascii="Arial" w:eastAsia="Calibri" w:hAnsi="Arial" w:cs="Arial"/>
                                <w:b/>
                                <w:bCs/>
                                <w:i/>
                                <w:iCs/>
                                <w:sz w:val="18"/>
                                <w:szCs w:val="18"/>
                              </w:rPr>
                              <w:t>Summary:</w:t>
                            </w:r>
                          </w:p>
                          <w:p w14:paraId="2F614707" w14:textId="79820994" w:rsidR="00241AC4" w:rsidRPr="009C330C" w:rsidRDefault="00241AC4" w:rsidP="009C330C">
                            <w:pPr>
                              <w:spacing w:before="40" w:after="20"/>
                              <w:rPr>
                                <w:rFonts w:ascii="Arial" w:hAnsi="Arial" w:cs="Arial"/>
                                <w:sz w:val="18"/>
                                <w:szCs w:val="18"/>
                                <w:u w:val="single"/>
                              </w:rPr>
                            </w:pPr>
                            <w:r w:rsidRPr="009C330C">
                              <w:rPr>
                                <w:rFonts w:ascii="Arial" w:hAnsi="Arial" w:cs="Arial"/>
                                <w:sz w:val="18"/>
                                <w:szCs w:val="18"/>
                                <w:u w:val="single"/>
                              </w:rPr>
                              <w:t>In systemic reviews, impacts of PROs on patient outcomes are mixed, and primarily from cancer care. PROs are associated with:</w:t>
                            </w:r>
                          </w:p>
                          <w:p w14:paraId="07ECEABB" w14:textId="3EC8C675"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Increased survival rates among cancer patients due to closer monitoring</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20,21</w:t>
                            </w:r>
                            <w:r w:rsidRPr="0082633F">
                              <w:rPr>
                                <w:rFonts w:cs="Arial"/>
                                <w:sz w:val="18"/>
                                <w:szCs w:val="18"/>
                                <w:vertAlign w:val="superscript"/>
                              </w:rPr>
                              <w:fldChar w:fldCharType="end"/>
                            </w:r>
                            <w:r w:rsidRPr="0082633F">
                              <w:rPr>
                                <w:rFonts w:cs="Arial"/>
                                <w:sz w:val="18"/>
                                <w:szCs w:val="18"/>
                                <w:vertAlign w:val="superscript"/>
                              </w:rPr>
                              <w:t xml:space="preserve"> </w:t>
                            </w:r>
                          </w:p>
                          <w:p w14:paraId="3DF24C51" w14:textId="7507C656"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Fewer emergency department visits and hospitalizations among cancer patients</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20,21</w:t>
                            </w:r>
                            <w:r w:rsidRPr="0082633F">
                              <w:rPr>
                                <w:rFonts w:cs="Arial"/>
                                <w:sz w:val="18"/>
                                <w:szCs w:val="18"/>
                                <w:vertAlign w:val="superscript"/>
                              </w:rPr>
                              <w:fldChar w:fldCharType="end"/>
                            </w:r>
                            <w:r w:rsidRPr="0082633F">
                              <w:rPr>
                                <w:rFonts w:cs="Arial"/>
                                <w:sz w:val="18"/>
                                <w:szCs w:val="18"/>
                                <w:vertAlign w:val="superscript"/>
                              </w:rPr>
                              <w:t xml:space="preserve"> </w:t>
                            </w:r>
                          </w:p>
                          <w:p w14:paraId="35363556" w14:textId="34D7D04B"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Improved symptom control</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&lt;EndNote&gt;&lt;Cite&gt;&lt;Author&gt;Kotronoulas&lt;/Author&gt;&lt;Year&gt;2014&lt;/Year&gt;&lt;RecNum&gt;1719&lt;/RecNum&gt;&lt;DisplayText&gt;&lt;style face="superscript"&gt;34&lt;/style&gt;&lt;/DisplayText&gt;&lt;record&gt;&lt;rec-number&gt;1719&lt;/rec-number&gt;&lt;foreign-keys&gt;&lt;key app="EN" db-id="92rrzf922vddp7e2dw9p9vv422e0tp5s50ws" timestamp="1596484734"&gt;1719&lt;/key&gt;&lt;/foreign-keys&gt;&lt;ref-type name="Journal Article"&gt;17&lt;/ref-type&gt;&lt;contributors&gt;&lt;authors&gt;&lt;author&gt;Kotronoulas, G.&lt;/author&gt;&lt;author&gt;Kearney, N.&lt;/author&gt;&lt;author&gt;Maguire, R.&lt;/author&gt;&lt;author&gt;Harrow, A.&lt;/author&gt;&lt;author&gt;Di Domenico, D.&lt;/author&gt;&lt;author&gt;Croy, S.&lt;/author&gt;&lt;author&gt;MacGillivray, S.&lt;/author&gt;&lt;/authors&gt;&lt;/contributors&gt;&lt;auth-address&gt;Grigorios Kotronoulas, Nora Kearney, Roma Maguire, University of Surrey, Guildford; Alison Harrow, Dundee Cancer Centre; David Di Domenico, Stephen MacGillivray, University of Dundee, Dundee; Suzanne Croy, Dementia Services Development Centre, University of Stirling, Stirling, United Kingdom.&lt;/auth-address&gt;&lt;titles&gt;&lt;title&gt;What is the value of the routine use of patient-reported outcome measures toward improvement of patient outcomes, processes of care, and health service outcomes in cancer care? A systematic review of controlled trials&lt;/title&gt;&lt;secondary-title&gt;J Clin Oncol&lt;/secondary-title&gt;&lt;/titles&gt;&lt;periodical&gt;&lt;full-title&gt;J Clin Oncol&lt;/full-title&gt;&lt;/periodical&gt;&lt;pages&gt;1480-501&lt;/pages&gt;&lt;volume&gt;32&lt;/volume&gt;&lt;number&gt;14&lt;/number&gt;&lt;edition&gt;2014/04/09&lt;/edition&gt;&lt;keywords&gt;&lt;keyword&gt;*Controlled Clinical Trials as Topic&lt;/keyword&gt;&lt;keyword&gt;Humans&lt;/keyword&gt;&lt;keyword&gt;Neoplasms/*therapy&lt;/keyword&gt;&lt;keyword&gt;*Outcome Assessment, Health Care&lt;/keyword&gt;&lt;keyword&gt;*Patient Satisfaction&lt;/keyword&gt;&lt;keyword&gt;Self Report&lt;/keyword&gt;&lt;keyword&gt;Treatment Outcome&lt;/keyword&gt;&lt;/keywords&gt;&lt;dates&gt;&lt;year&gt;2014&lt;/year&gt;&lt;pub-dates&gt;&lt;date&gt;May 10&lt;/date&gt;&lt;/pub-dates&gt;&lt;/dates&gt;&lt;isbn&gt;1527-7755 (Electronic)&amp;#xD;0732-183X (Linking)&lt;/isbn&gt;&lt;accession-num&gt;24711559&lt;/accession-num&gt;&lt;urls&gt;&lt;related-urls&gt;&lt;url&gt;https://www.ncbi.nlm.nih.gov/pubmed/24711559&lt;/url&gt;&lt;/related-urls&gt;&lt;/urls&gt;&lt;electronic-resource-num&gt;10.1200/JCO.2013.53.5948&lt;/electronic-resource-num&gt;&lt;/record&gt;&lt;/Cite&gt;&lt;/EndNote&gt;</w:instrText>
                            </w:r>
                            <w:r w:rsidRPr="0082633F">
                              <w:rPr>
                                <w:rFonts w:cs="Arial"/>
                                <w:sz w:val="18"/>
                                <w:szCs w:val="18"/>
                                <w:vertAlign w:val="superscript"/>
                              </w:rPr>
                              <w:fldChar w:fldCharType="separate"/>
                            </w:r>
                            <w:r w:rsidRPr="0082633F">
                              <w:rPr>
                                <w:rFonts w:cs="Arial"/>
                                <w:sz w:val="18"/>
                                <w:szCs w:val="18"/>
                                <w:vertAlign w:val="superscript"/>
                              </w:rPr>
                              <w:t>34</w:t>
                            </w:r>
                            <w:r w:rsidRPr="0082633F">
                              <w:rPr>
                                <w:rFonts w:cs="Arial"/>
                                <w:sz w:val="18"/>
                                <w:szCs w:val="18"/>
                                <w:vertAlign w:val="superscript"/>
                              </w:rPr>
                              <w:fldChar w:fldCharType="end"/>
                            </w:r>
                            <w:r w:rsidRPr="0082633F">
                              <w:rPr>
                                <w:rFonts w:cs="Arial"/>
                                <w:sz w:val="18"/>
                                <w:szCs w:val="18"/>
                                <w:vertAlign w:val="superscript"/>
                              </w:rPr>
                              <w:t xml:space="preserve"> </w:t>
                            </w:r>
                          </w:p>
                          <w:p w14:paraId="7CBC50EF" w14:textId="565E91E1"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Improved outcomes for mental health conditions</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&lt;EndNote&gt;&lt;Cite&gt;&lt;Author&gt;Marshall&lt;/Author&gt;&lt;Year&gt;2006&lt;/Year&gt;&lt;RecNum&gt;850&lt;/RecNum&gt;&lt;DisplayText&gt;&lt;style face="superscript"&gt;40&lt;/style&gt;&lt;/DisplayText&gt;&lt;record&gt;&lt;rec-number&gt;850&lt;/rec-number&gt;&lt;foreign-keys&gt;&lt;key app="EN" db-id="92rrzf922vddp7e2dw9p9vv422e0tp5s50ws" timestamp="1579730064"&gt;850&lt;/key&gt;&lt;/foreign-keys&gt;&lt;ref-type name="Journal Article"&gt;17&lt;/ref-type&gt;&lt;contributors&gt;&lt;authors&gt;&lt;author&gt;Marshall, S.&lt;/author&gt;&lt;author&gt;Haywood, K.&lt;/author&gt;&lt;author&gt;Fitzpatrick, R.&lt;/author&gt;&lt;/authors&gt;&lt;/contributors&gt;&lt;auth-address&gt;Patient-reported Health Instruments Group, National Centre for Health Outcomes Development, Unit of Health-Care Epidemiology, Department of Public Health, University of Oxford, Oxford, UK.&lt;/auth-address&gt;&lt;titles&gt;&lt;title&gt;Impact of patient-reported outcome measures on routine practice: a structured review&lt;/title&gt;&lt;secondary-title&gt;J Eval Clin Pract&lt;/secondary-title&gt;&lt;/titles&gt;&lt;periodical&gt;&lt;full-title&gt;J Eval Clin Pract&lt;/full-title&gt;&lt;/periodical&gt;&lt;pages&gt;559-68&lt;/pages&gt;&lt;volume&gt;12&lt;/volume&gt;&lt;number&gt;5&lt;/number&gt;&lt;keywords&gt;&lt;keyword&gt;Great Britain&lt;/keyword&gt;&lt;keyword&gt;Humans&lt;/keyword&gt;&lt;keyword&gt;Outcome Assessment (Health Care)/*methods&lt;/keyword&gt;&lt;keyword&gt;*Patient Satisfaction&lt;/keyword&gt;&lt;keyword&gt;*Physician&amp;apos;s Practice Patterns&lt;/keyword&gt;&lt;/keywords&gt;&lt;dates&gt;&lt;year&gt;2006&lt;/year&gt;&lt;pub-dates&gt;&lt;date&gt;Oct&lt;/date&gt;&lt;/pub-dates&gt;&lt;/dates&gt;&lt;accession-num&gt;16987118&lt;/accession-num&gt;&lt;urls&gt;&lt;related-urls&gt;&lt;url&gt;http://www.ncbi.nlm.nih.gov/entrez/query.fcgi?cmd=Retrieve&amp;amp;db=PubMed&amp;amp;dopt=Citation&amp;amp;list_uids=16987118 &lt;/url&gt;&lt;/related-urls&gt;&lt;/urls&gt;&lt;/record&gt;&lt;/Cite&gt;&lt;/EndNote&gt;</w:instrText>
                            </w:r>
                            <w:r w:rsidRPr="0082633F">
                              <w:rPr>
                                <w:rFonts w:cs="Arial"/>
                                <w:sz w:val="18"/>
                                <w:szCs w:val="18"/>
                                <w:vertAlign w:val="superscript"/>
                              </w:rPr>
                              <w:fldChar w:fldCharType="separate"/>
                            </w:r>
                            <w:r w:rsidRPr="0082633F">
                              <w:rPr>
                                <w:rFonts w:cs="Arial"/>
                                <w:sz w:val="18"/>
                                <w:szCs w:val="18"/>
                                <w:vertAlign w:val="superscript"/>
                              </w:rPr>
                              <w:t>40</w:t>
                            </w:r>
                            <w:r w:rsidRPr="0082633F">
                              <w:rPr>
                                <w:rFonts w:cs="Arial"/>
                                <w:sz w:val="18"/>
                                <w:szCs w:val="18"/>
                                <w:vertAlign w:val="superscript"/>
                              </w:rPr>
                              <w:fldChar w:fldCharType="end"/>
                            </w:r>
                            <w:r w:rsidRPr="0082633F">
                              <w:rPr>
                                <w:rFonts w:cs="Arial"/>
                                <w:sz w:val="18"/>
                                <w:szCs w:val="18"/>
                                <w:vertAlign w:val="superscript"/>
                              </w:rPr>
                              <w:t xml:space="preserve"> </w:t>
                            </w:r>
                          </w:p>
                          <w:p w14:paraId="1B4832E7" w14:textId="58E6B1F8"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Lower symptom distress</w:t>
                            </w:r>
                            <w:r w:rsidRPr="0082633F">
                              <w:rPr>
                                <w:rFonts w:cs="Arial"/>
                                <w:sz w:val="18"/>
                                <w:szCs w:val="18"/>
                                <w:vertAlign w:val="superscript"/>
                              </w:rPr>
                              <w:fldChar w:fldCharType="begin">
                                <w:fldData xml:space="preserve">PEVuZE5vdGU+PENpdGU+PEF1dGhvcj5CZXJyeTwvQXV0aG9yPjxZZWFyPjIwMTQ8L1llYXI+PFJl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=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PEVuZE5vdGU+PENpdGU+PEF1dGhvcj5CZXJyeTwvQXV0aG9yPjxZZWFyPjIwMTQ8L1llYXI+PFJl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=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26,27,41</w:t>
                            </w:r>
                            <w:r w:rsidRPr="0082633F">
                              <w:rPr>
                                <w:rFonts w:cs="Arial"/>
                                <w:sz w:val="18"/>
                                <w:szCs w:val="18"/>
                                <w:vertAlign w:val="superscript"/>
                              </w:rPr>
                              <w:fldChar w:fldCharType="end"/>
                            </w:r>
                            <w:r w:rsidRPr="0082633F">
                              <w:rPr>
                                <w:rFonts w:cs="Arial"/>
                                <w:sz w:val="18"/>
                                <w:szCs w:val="18"/>
                                <w:vertAlign w:val="superscript"/>
                              </w:rPr>
                              <w:t xml:space="preserve"> </w:t>
                            </w:r>
                          </w:p>
                          <w:p w14:paraId="534B1333" w14:textId="2546543B"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Improved health-related quality of life</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Pr="0082633F">
                              <w:rPr>
                                <w:rFonts w:cs="Arial"/>
                                <w:sz w:val="18"/>
                                <w:szCs w:val="18"/>
                                <w:vertAlign w:val="superscript"/>
                              </w:rPr>
                              <w:fldChar w:fldCharType="separate"/>
                            </w:r>
                            <w:r w:rsidRPr="0082633F">
                              <w:rPr>
                                <w:rFonts w:cs="Arial"/>
                                <w:sz w:val="18"/>
                                <w:szCs w:val="18"/>
                                <w:vertAlign w:val="superscript"/>
                              </w:rPr>
                              <w:t>13</w:t>
                            </w:r>
                            <w:r w:rsidRPr="0082633F">
                              <w:rPr>
                                <w:rFonts w:cs="Arial"/>
                                <w:sz w:val="18"/>
                                <w:szCs w:val="18"/>
                                <w:vertAlign w:val="superscript"/>
                              </w:rPr>
                              <w:fldChar w:fldCharType="end"/>
                            </w:r>
                            <w:r w:rsidRPr="009C330C">
                              <w:rPr>
                                <w:rFonts w:cs="Arial"/>
                                <w:sz w:val="18"/>
                                <w:szCs w:val="18"/>
                              </w:rPr>
                              <w:t xml:space="preserve"> </w:t>
                            </w:r>
                          </w:p>
                        </w:txbxContent>
                      </wps:txbx>
                      <wps:bodyPr rot="0" vert="horz" wrap="square" lIns="91440" tIns="45720" rIns="91440" bIns="45720" anchor="t"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7C5C1A2" id="_x0000_s1031" style="width:467.5pt;height:114pt;visibility:visible;mso-wrap-style:square;mso-left-percent:-10001;mso-top-percent:-10001;mso-position-horizontal:absolute;mso-position-horizontal-relative:char;mso-position-vertical:absolute;mso-position-vertical-relative:line;mso-left-percent:-10001;mso-top-percent:-10001;v-text-anchor:top" arcsize="58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" fillcolor="#d9e2f3 [660]" strokecolor="#2f5496 [2404]" strokeweight="2pt">
                <v:textbox>
                  <w:txbxContent>
                    <w:p w14:paraId="10A2EC5E" w14:textId="77777777" w:rsidR="00241AC4" w:rsidRPr="009C330C" w:rsidRDefault="00241AC4" w:rsidP="009C330C">
                      <w:pPr>
                        <w:pBdr>
                          <w:top w:val="nil"/>
                          <w:left w:val="nil"/>
                          <w:bottom w:val="nil"/>
                          <w:right w:val="nil"/>
                          <w:between w:val="nil"/>
                        </w:pBdr>
                        <w:spacing w:before="20" w:after="20"/>
                        <w:rPr>
                          <w:rFonts w:ascii="Arial" w:eastAsia="Calibri" w:hAnsi="Arial" w:cs="Arial"/>
                          <w:b/>
                          <w:bCs/>
                          <w:i/>
                          <w:iCs/>
                          <w:sz w:val="18"/>
                          <w:szCs w:val="18"/>
                        </w:rPr>
                      </w:pPr>
                      <w:r w:rsidRPr="009C330C">
                        <w:rPr>
                          <w:rFonts w:ascii="Arial" w:eastAsia="Calibri" w:hAnsi="Arial" w:cs="Arial"/>
                          <w:b/>
                          <w:bCs/>
                          <w:i/>
                          <w:iCs/>
                          <w:sz w:val="18"/>
                          <w:szCs w:val="18"/>
                        </w:rPr>
                        <w:t>Summary:</w:t>
                      </w:r>
                    </w:p>
                    <w:p w14:paraId="2F614707" w14:textId="79820994" w:rsidR="00241AC4" w:rsidRPr="009C330C" w:rsidRDefault="00241AC4" w:rsidP="009C330C">
                      <w:pPr>
                        <w:spacing w:before="40" w:after="20"/>
                        <w:rPr>
                          <w:rFonts w:ascii="Arial" w:hAnsi="Arial" w:cs="Arial"/>
                          <w:sz w:val="18"/>
                          <w:szCs w:val="18"/>
                          <w:u w:val="single"/>
                        </w:rPr>
                      </w:pPr>
                      <w:r w:rsidRPr="009C330C">
                        <w:rPr>
                          <w:rFonts w:ascii="Arial" w:hAnsi="Arial" w:cs="Arial"/>
                          <w:sz w:val="18"/>
                          <w:szCs w:val="18"/>
                          <w:u w:val="single"/>
                        </w:rPr>
                        <w:t>In systemic reviews, impacts of PROs on patient outcomes are mixed, and primarily from cancer care. PROs are associated with:</w:t>
                      </w:r>
                    </w:p>
                    <w:p w14:paraId="07ECEABB" w14:textId="3EC8C675"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Increased survival rates among cancer patients due to closer monitoring</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20,21</w:t>
                      </w:r>
                      <w:r w:rsidRPr="0082633F">
                        <w:rPr>
                          <w:rFonts w:cs="Arial"/>
                          <w:sz w:val="18"/>
                          <w:szCs w:val="18"/>
                          <w:vertAlign w:val="superscript"/>
                        </w:rPr>
                        <w:fldChar w:fldCharType="end"/>
                      </w:r>
                      <w:r w:rsidRPr="0082633F">
                        <w:rPr>
                          <w:rFonts w:cs="Arial"/>
                          <w:sz w:val="18"/>
                          <w:szCs w:val="18"/>
                          <w:vertAlign w:val="superscript"/>
                        </w:rPr>
                        <w:t xml:space="preserve"> </w:t>
                      </w:r>
                    </w:p>
                    <w:p w14:paraId="3DF24C51" w14:textId="7507C656"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Fewer emergency department visits and hospitalizations among cancer patients</w: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PEVuZE5vdGU+PENpdGU+PEF1dGhvcj5CYXNjaDwvQXV0aG9yPjxZZWFyPjIwMTY8L1llYXI+PFJl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==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20,21</w:t>
                      </w:r>
                      <w:r w:rsidRPr="0082633F">
                        <w:rPr>
                          <w:rFonts w:cs="Arial"/>
                          <w:sz w:val="18"/>
                          <w:szCs w:val="18"/>
                          <w:vertAlign w:val="superscript"/>
                        </w:rPr>
                        <w:fldChar w:fldCharType="end"/>
                      </w:r>
                      <w:r w:rsidRPr="0082633F">
                        <w:rPr>
                          <w:rFonts w:cs="Arial"/>
                          <w:sz w:val="18"/>
                          <w:szCs w:val="18"/>
                          <w:vertAlign w:val="superscript"/>
                        </w:rPr>
                        <w:t xml:space="preserve"> </w:t>
                      </w:r>
                    </w:p>
                    <w:p w14:paraId="35363556" w14:textId="34D7D04B"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Improved symptom control</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&lt;EndNote&gt;&lt;Cite&gt;&lt;Author&gt;Kotronoulas&lt;/Author&gt;&lt;Year&gt;2014&lt;/Year&gt;&lt;RecNum&gt;1719&lt;/RecNum&gt;&lt;DisplayText&gt;&lt;style face="superscript"&gt;34&lt;/style&gt;&lt;/DisplayText&gt;&lt;record&gt;&lt;rec-number&gt;1719&lt;/rec-number&gt;&lt;foreign-keys&gt;&lt;key app="EN" db-id="92rrzf922vddp7e2dw9p9vv422e0tp5s50ws" timestamp="1596484734"&gt;1719&lt;/key&gt;&lt;/foreign-keys&gt;&lt;ref-type name="Journal Article"&gt;17&lt;/ref-type&gt;&lt;contributors&gt;&lt;authors&gt;&lt;author&gt;Kotronoulas, G.&lt;/author&gt;&lt;author&gt;Kearney, N.&lt;/author&gt;&lt;author&gt;Maguire, R.&lt;/author&gt;&lt;author&gt;Harrow, A.&lt;/author&gt;&lt;author&gt;Di Domenico, D.&lt;/author&gt;&lt;author&gt;Croy, S.&lt;/author&gt;&lt;author&gt;MacGillivray, S.&lt;/author&gt;&lt;/authors&gt;&lt;/contributors&gt;&lt;auth-address&gt;Grigorios Kotronoulas, Nora Kearney, Roma Maguire, University of Surrey, Guildford; Alison Harrow, Dundee Cancer Centre; David Di Domenico, Stephen MacGillivray, University of Dundee, Dundee; Suzanne Croy, Dementia Services Development Centre, University of Stirling, Stirling, United Kingdom.&lt;/auth-address&gt;&lt;titles&gt;&lt;title&gt;What is the value of the routine use of patient-reported outcome measures toward improvement of patient outcomes, processes of care, and health service outcomes in cancer care? A systematic review of controlled trials&lt;/title&gt;&lt;secondary-title&gt;J Clin Oncol&lt;/secondary-title&gt;&lt;/titles&gt;&lt;periodical&gt;&lt;full-title&gt;J Clin Oncol&lt;/full-title&gt;&lt;/periodical&gt;&lt;pages&gt;1480-501&lt;/pages&gt;&lt;volume&gt;32&lt;/volume&gt;&lt;number&gt;14&lt;/number&gt;&lt;edition&gt;2014/04/09&lt;/edition&gt;&lt;keywords&gt;&lt;keyword&gt;*Controlled Clinical Trials as Topic&lt;/keyword&gt;&lt;keyword&gt;Humans&lt;/keyword&gt;&lt;keyword&gt;Neoplasms/*therapy&lt;/keyword&gt;&lt;keyword&gt;*Outcome Assessment, Health Care&lt;/keyword&gt;&lt;keyword&gt;*Patient Satisfaction&lt;/keyword&gt;&lt;keyword&gt;Self Report&lt;/keyword&gt;&lt;keyword&gt;Treatment Outcome&lt;/keyword&gt;&lt;/keywords&gt;&lt;dates&gt;&lt;year&gt;2014&lt;/year&gt;&lt;pub-dates&gt;&lt;date&gt;May 10&lt;/date&gt;&lt;/pub-dates&gt;&lt;/dates&gt;&lt;isbn&gt;1527-7755 (Electronic)&amp;#xD;0732-183X (Linking)&lt;/isbn&gt;&lt;accession-num&gt;24711559&lt;/accession-num&gt;&lt;urls&gt;&lt;related-urls&gt;&lt;url&gt;https://www.ncbi.nlm.nih.gov/pubmed/24711559&lt;/url&gt;&lt;/related-urls&gt;&lt;/urls&gt;&lt;electronic-resource-num&gt;10.1200/JCO.2013.53.5948&lt;/electronic-resource-num&gt;&lt;/record&gt;&lt;/Cite&gt;&lt;/EndNote&gt;</w:instrText>
                      </w:r>
                      <w:r w:rsidRPr="0082633F">
                        <w:rPr>
                          <w:rFonts w:cs="Arial"/>
                          <w:sz w:val="18"/>
                          <w:szCs w:val="18"/>
                          <w:vertAlign w:val="superscript"/>
                        </w:rPr>
                        <w:fldChar w:fldCharType="separate"/>
                      </w:r>
                      <w:r w:rsidRPr="0082633F">
                        <w:rPr>
                          <w:rFonts w:cs="Arial"/>
                          <w:sz w:val="18"/>
                          <w:szCs w:val="18"/>
                          <w:vertAlign w:val="superscript"/>
                        </w:rPr>
                        <w:t>34</w:t>
                      </w:r>
                      <w:r w:rsidRPr="0082633F">
                        <w:rPr>
                          <w:rFonts w:cs="Arial"/>
                          <w:sz w:val="18"/>
                          <w:szCs w:val="18"/>
                          <w:vertAlign w:val="superscript"/>
                        </w:rPr>
                        <w:fldChar w:fldCharType="end"/>
                      </w:r>
                      <w:r w:rsidRPr="0082633F">
                        <w:rPr>
                          <w:rFonts w:cs="Arial"/>
                          <w:sz w:val="18"/>
                          <w:szCs w:val="18"/>
                          <w:vertAlign w:val="superscript"/>
                        </w:rPr>
                        <w:t xml:space="preserve"> </w:t>
                      </w:r>
                    </w:p>
                    <w:p w14:paraId="7CBC50EF" w14:textId="565E91E1"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Improved outcomes for mental health conditions</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&lt;EndNote&gt;&lt;Cite&gt;&lt;Author&gt;Marshall&lt;/Author&gt;&lt;Year&gt;2006&lt;/Year&gt;&lt;RecNum&gt;850&lt;/RecNum&gt;&lt;DisplayText&gt;&lt;style face="superscript"&gt;40&lt;/style&gt;&lt;/DisplayText&gt;&lt;record&gt;&lt;rec-number&gt;850&lt;/rec-number&gt;&lt;foreign-keys&gt;&lt;key app="EN" db-id="92rrzf922vddp7e2dw9p9vv422e0tp5s50ws" timestamp="1579730064"&gt;850&lt;/key&gt;&lt;/foreign-keys&gt;&lt;ref-type name="Journal Article"&gt;17&lt;/ref-type&gt;&lt;contributors&gt;&lt;authors&gt;&lt;author&gt;Marshall, S.&lt;/author&gt;&lt;author&gt;Haywood, K.&lt;/author&gt;&lt;author&gt;Fitzpatrick, R.&lt;/author&gt;&lt;/authors&gt;&lt;/contributors&gt;&lt;auth-address&gt;Patient-reported Health Instruments Group, National Centre for Health Outcomes Development, Unit of Health-Care Epidemiology, Department of Public Health, University of Oxford, Oxford, UK.&lt;/auth-address&gt;&lt;titles&gt;&lt;title&gt;Impact of patient-reported outcome measures on routine practice: a structured review&lt;/title&gt;&lt;secondary-title&gt;J Eval Clin Pract&lt;/secondary-title&gt;&lt;/titles&gt;&lt;periodical&gt;&lt;full-title&gt;J Eval Clin Pract&lt;/full-title&gt;&lt;/periodical&gt;&lt;pages&gt;559-68&lt;/pages&gt;&lt;volume&gt;12&lt;/volume&gt;&lt;number&gt;5&lt;/number&gt;&lt;keywords&gt;&lt;keyword&gt;Great Britain&lt;/keyword&gt;&lt;keyword&gt;Humans&lt;/keyword&gt;&lt;keyword&gt;Outcome Assessment (Health Care)/*methods&lt;/keyword&gt;&lt;keyword&gt;*Patient Satisfaction&lt;/keyword&gt;&lt;keyword&gt;*Physician&amp;apos;s Practice Patterns&lt;/keyword&gt;&lt;/keywords&gt;&lt;dates&gt;&lt;year&gt;2006&lt;/year&gt;&lt;pub-dates&gt;&lt;date&gt;Oct&lt;/date&gt;&lt;/pub-dates&gt;&lt;/dates&gt;&lt;accession-num&gt;16987118&lt;/accession-num&gt;&lt;urls&gt;&lt;related-urls&gt;&lt;url&gt;http://www.ncbi.nlm.nih.gov/entrez/query.fcgi?cmd=Retrieve&amp;amp;db=PubMed&amp;amp;dopt=Citation&amp;amp;list_uids=16987118 &lt;/url&gt;&lt;/related-urls&gt;&lt;/urls&gt;&lt;/record&gt;&lt;/Cite&gt;&lt;/EndNote&gt;</w:instrText>
                      </w:r>
                      <w:r w:rsidRPr="0082633F">
                        <w:rPr>
                          <w:rFonts w:cs="Arial"/>
                          <w:sz w:val="18"/>
                          <w:szCs w:val="18"/>
                          <w:vertAlign w:val="superscript"/>
                        </w:rPr>
                        <w:fldChar w:fldCharType="separate"/>
                      </w:r>
                      <w:r w:rsidRPr="0082633F">
                        <w:rPr>
                          <w:rFonts w:cs="Arial"/>
                          <w:sz w:val="18"/>
                          <w:szCs w:val="18"/>
                          <w:vertAlign w:val="superscript"/>
                        </w:rPr>
                        <w:t>40</w:t>
                      </w:r>
                      <w:r w:rsidRPr="0082633F">
                        <w:rPr>
                          <w:rFonts w:cs="Arial"/>
                          <w:sz w:val="18"/>
                          <w:szCs w:val="18"/>
                          <w:vertAlign w:val="superscript"/>
                        </w:rPr>
                        <w:fldChar w:fldCharType="end"/>
                      </w:r>
                      <w:r w:rsidRPr="0082633F">
                        <w:rPr>
                          <w:rFonts w:cs="Arial"/>
                          <w:sz w:val="18"/>
                          <w:szCs w:val="18"/>
                          <w:vertAlign w:val="superscript"/>
                        </w:rPr>
                        <w:t xml:space="preserve"> </w:t>
                      </w:r>
                    </w:p>
                    <w:p w14:paraId="1B4832E7" w14:textId="58E6B1F8"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Lower symptom distress</w:t>
                      </w:r>
                      <w:r w:rsidRPr="0082633F">
                        <w:rPr>
                          <w:rFonts w:cs="Arial"/>
                          <w:sz w:val="18"/>
                          <w:szCs w:val="18"/>
                          <w:vertAlign w:val="superscript"/>
                        </w:rPr>
                        <w:fldChar w:fldCharType="begin">
                          <w:fldData xml:space="preserve">PEVuZE5vdGU+PENpdGU+PEF1dGhvcj5CZXJyeTwvQXV0aG9yPjxZZWFyPjIwMTQ8L1llYXI+PFJl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=
</w:fldData>
                        </w:fldChar>
                      </w:r>
                      <w:r w:rsidRPr="0082633F">
                        <w:rPr>
                          <w:rFonts w:cs="Arial"/>
                          <w:sz w:val="18"/>
                          <w:szCs w:val="18"/>
                          <w:vertAlign w:val="superscript"/>
                        </w:rPr>
                        <w:instrText xml:space="preserve"> ADDIN EN.CITE </w:instrText>
                      </w:r>
                      <w:r w:rsidRPr="0082633F">
                        <w:rPr>
                          <w:rFonts w:cs="Arial"/>
                          <w:sz w:val="18"/>
                          <w:szCs w:val="18"/>
                          <w:vertAlign w:val="superscript"/>
                        </w:rPr>
                        <w:fldChar w:fldCharType="begin">
                          <w:fldData xml:space="preserve">PEVuZE5vdGU+PENpdGU+PEF1dGhvcj5CZXJyeTwvQXV0aG9yPjxZZWFyPjIwMTQ8L1llYXI+PFJl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=
</w:fldData>
                        </w:fldChar>
                      </w:r>
                      <w:r w:rsidRPr="0082633F">
                        <w:rPr>
                          <w:rFonts w:cs="Arial"/>
                          <w:sz w:val="18"/>
                          <w:szCs w:val="18"/>
                          <w:vertAlign w:val="superscript"/>
                        </w:rPr>
                        <w:instrText xml:space="preserve"> ADDIN EN.CITE.DATA </w:instrText>
                      </w:r>
                      <w:r w:rsidRPr="0082633F">
                        <w:rPr>
                          <w:rFonts w:cs="Arial"/>
                          <w:sz w:val="18"/>
                          <w:szCs w:val="18"/>
                          <w:vertAlign w:val="superscript"/>
                        </w:rPr>
                      </w:r>
                      <w:r w:rsidRPr="0082633F">
                        <w:rPr>
                          <w:rFonts w:cs="Arial"/>
                          <w:sz w:val="18"/>
                          <w:szCs w:val="18"/>
                          <w:vertAlign w:val="superscript"/>
                        </w:rPr>
                        <w:fldChar w:fldCharType="end"/>
                      </w:r>
                      <w:r w:rsidRPr="0082633F">
                        <w:rPr>
                          <w:rFonts w:cs="Arial"/>
                          <w:sz w:val="18"/>
                          <w:szCs w:val="18"/>
                          <w:vertAlign w:val="superscript"/>
                        </w:rPr>
                      </w:r>
                      <w:r w:rsidRPr="0082633F">
                        <w:rPr>
                          <w:rFonts w:cs="Arial"/>
                          <w:sz w:val="18"/>
                          <w:szCs w:val="18"/>
                          <w:vertAlign w:val="superscript"/>
                        </w:rPr>
                        <w:fldChar w:fldCharType="separate"/>
                      </w:r>
                      <w:r w:rsidRPr="0082633F">
                        <w:rPr>
                          <w:rFonts w:cs="Arial"/>
                          <w:sz w:val="18"/>
                          <w:szCs w:val="18"/>
                          <w:vertAlign w:val="superscript"/>
                        </w:rPr>
                        <w:t>26,27,41</w:t>
                      </w:r>
                      <w:r w:rsidRPr="0082633F">
                        <w:rPr>
                          <w:rFonts w:cs="Arial"/>
                          <w:sz w:val="18"/>
                          <w:szCs w:val="18"/>
                          <w:vertAlign w:val="superscript"/>
                        </w:rPr>
                        <w:fldChar w:fldCharType="end"/>
                      </w:r>
                      <w:r w:rsidRPr="0082633F">
                        <w:rPr>
                          <w:rFonts w:cs="Arial"/>
                          <w:sz w:val="18"/>
                          <w:szCs w:val="18"/>
                          <w:vertAlign w:val="superscript"/>
                        </w:rPr>
                        <w:t xml:space="preserve"> </w:t>
                      </w:r>
                    </w:p>
                    <w:p w14:paraId="534B1333" w14:textId="2546543B" w:rsidR="00241AC4" w:rsidRPr="009C330C" w:rsidRDefault="00241AC4" w:rsidP="009C330C">
                      <w:pPr>
                        <w:pStyle w:val="ListParagraph"/>
                        <w:numPr>
                          <w:ilvl w:val="0"/>
                          <w:numId w:val="22"/>
                        </w:numPr>
                        <w:spacing w:before="0" w:after="0"/>
                        <w:ind w:left="634"/>
                        <w:contextualSpacing w:val="0"/>
                        <w:rPr>
                          <w:rFonts w:cs="Arial"/>
                          <w:sz w:val="18"/>
                          <w:szCs w:val="18"/>
                        </w:rPr>
                      </w:pPr>
                      <w:r w:rsidRPr="009C330C">
                        <w:rPr>
                          <w:rFonts w:cs="Arial"/>
                          <w:sz w:val="18"/>
                          <w:szCs w:val="18"/>
                        </w:rPr>
                        <w:t>Improved health-related quality of life</w:t>
                      </w:r>
                      <w:r w:rsidRPr="0082633F">
                        <w:rPr>
                          <w:rFonts w:cs="Arial"/>
                          <w:sz w:val="18"/>
                          <w:szCs w:val="18"/>
                          <w:vertAlign w:val="superscript"/>
                        </w:rPr>
                        <w:fldChar w:fldCharType="begin"/>
                      </w:r>
                      <w:r w:rsidRPr="0082633F">
                        <w:rPr>
                          <w:rFonts w:cs="Arial"/>
                          <w:sz w:val="18"/>
                          <w:szCs w:val="18"/>
                          <w:vertAlign w:val="superscript"/>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Pr="0082633F">
                        <w:rPr>
                          <w:rFonts w:cs="Arial"/>
                          <w:sz w:val="18"/>
                          <w:szCs w:val="18"/>
                          <w:vertAlign w:val="superscript"/>
                        </w:rPr>
                        <w:fldChar w:fldCharType="separate"/>
                      </w:r>
                      <w:r w:rsidRPr="0082633F">
                        <w:rPr>
                          <w:rFonts w:cs="Arial"/>
                          <w:sz w:val="18"/>
                          <w:szCs w:val="18"/>
                          <w:vertAlign w:val="superscript"/>
                        </w:rPr>
                        <w:t>13</w:t>
                      </w:r>
                      <w:r w:rsidRPr="0082633F">
                        <w:rPr>
                          <w:rFonts w:cs="Arial"/>
                          <w:sz w:val="18"/>
                          <w:szCs w:val="18"/>
                          <w:vertAlign w:val="superscript"/>
                        </w:rPr>
                        <w:fldChar w:fldCharType="end"/>
                      </w:r>
                      <w:r w:rsidRPr="009C330C">
                        <w:rPr>
                          <w:rFonts w:cs="Arial"/>
                          <w:sz w:val="18"/>
                          <w:szCs w:val="18"/>
                        </w:rPr>
                        <w:t xml:space="preserve"> </w:t>
                      </w:r>
                    </w:p>
                  </w:txbxContent>
                </v:textbox>
                <w10:anchorlock/>
              </v:roundrect>
            </w:pict>
          </mc:Fallback>
        </mc:AlternateContent>
      </w:r>
    </w:p>
    <w:p w14:paraId="7BB2899E" w14:textId="2C6E64E9" w:rsidR="00BF3119" w:rsidRPr="00BF3119" w:rsidRDefault="00BF3119" w:rsidP="009C330C">
      <w:pPr>
        <w:pStyle w:val="Style1"/>
        <w:keepNext/>
        <w:keepLines/>
        <w:spacing w:before="200" w:after="0"/>
        <w:contextualSpacing w:val="0"/>
        <w:outlineLvl w:val="1"/>
        <w:rPr>
          <w:rFonts w:ascii="Arial" w:eastAsiaTheme="majorEastAsia" w:hAnsi="Arial" w:cs="Times New Roman (Headings CS)"/>
          <w:b/>
          <w:bCs/>
          <w:color w:val="7F7F7F" w:themeColor="text1" w:themeTint="80"/>
        </w:rPr>
      </w:pPr>
      <w:bookmarkStart w:id="770" w:name="_Toc49863485"/>
      <w:r w:rsidRPr="00BF3119">
        <w:rPr>
          <w:rFonts w:ascii="Arial" w:eastAsiaTheme="majorEastAsia" w:hAnsi="Arial" w:cs="Times New Roman (Headings CS)"/>
          <w:b/>
          <w:bCs/>
          <w:color w:val="7F7F7F" w:themeColor="text1" w:themeTint="80"/>
        </w:rPr>
        <w:t>Note: consider putting domain specific screening impact literature in this section vs. an appendix</w:t>
      </w:r>
    </w:p>
    <w:p w14:paraId="75D4784A" w14:textId="694E4B7A" w:rsidR="00CC0E4D" w:rsidRPr="009C330C" w:rsidRDefault="00CC0E4D" w:rsidP="009C330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r w:rsidRPr="009F669C">
        <w:rPr>
          <w:rFonts w:ascii="Arial" w:eastAsiaTheme="majorEastAsia" w:hAnsi="Arial" w:cs="Times New Roman (Headings CS)"/>
          <w:b/>
          <w:bCs/>
          <w:color w:val="4472C4" w:themeColor="accent1"/>
          <w:sz w:val="28"/>
          <w:szCs w:val="26"/>
        </w:rPr>
        <w:t>Evidence from HIV care</w:t>
      </w:r>
      <w:bookmarkEnd w:id="770"/>
    </w:p>
    <w:p w14:paraId="6E0288CF" w14:textId="42C75758" w:rsidR="00D63BE3" w:rsidRPr="00583A06" w:rsidRDefault="007E4BA2" w:rsidP="009C330C">
      <w:pPr>
        <w:spacing w:before="60" w:after="180"/>
        <w:rPr>
          <w:rFonts w:ascii="Arial" w:eastAsia="Times New Roman" w:hAnsi="Arial" w:cs="Arial"/>
          <w:color w:val="000000"/>
        </w:rPr>
      </w:pPr>
      <w:r w:rsidRPr="00583A06">
        <w:rPr>
          <w:rFonts w:ascii="Arial" w:eastAsia="Times New Roman" w:hAnsi="Arial" w:cs="Arial"/>
          <w:color w:val="000000"/>
        </w:rPr>
        <w:t>As described in Chapter II, evidence from HIV care includes studies demonstrating that providers are more likely to identify depression, substance use, and inadequate adherence</w:t>
      </w:r>
      <w:r w:rsidRPr="00583A06">
        <w:rPr>
          <w:rFonts w:ascii="Arial" w:hAnsi="Arial" w:cs="Arial"/>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583A06">
        <w:rPr>
          <w:rFonts w:ascii="Arial" w:hAnsi="Arial" w:cs="Arial"/>
          <w:lang w:val="en-GB"/>
        </w:rPr>
        <w:instrText xml:space="preserve"> ADDIN EN.CITE </w:instrText>
      </w:r>
      <w:r w:rsidRPr="00583A06">
        <w:rPr>
          <w:rFonts w:ascii="Arial" w:hAnsi="Arial" w:cs="Arial"/>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583A06">
        <w:rPr>
          <w:rFonts w:ascii="Arial" w:hAnsi="Arial" w:cs="Arial"/>
          <w:lang w:val="en-GB"/>
        </w:rPr>
        <w:instrText xml:space="preserve"> ADDIN EN.CITE.DATA </w:instrText>
      </w:r>
      <w:r w:rsidRPr="00583A06">
        <w:rPr>
          <w:rFonts w:ascii="Arial" w:hAnsi="Arial" w:cs="Arial"/>
          <w:lang w:val="en-GB"/>
        </w:rPr>
      </w:r>
      <w:r w:rsidRPr="00583A06">
        <w:rPr>
          <w:rFonts w:ascii="Arial" w:hAnsi="Arial" w:cs="Arial"/>
          <w:lang w:val="en-GB"/>
        </w:rPr>
        <w:fldChar w:fldCharType="end"/>
      </w:r>
      <w:r w:rsidRPr="00583A06">
        <w:rPr>
          <w:rFonts w:ascii="Arial" w:hAnsi="Arial" w:cs="Arial"/>
          <w:lang w:val="en-GB"/>
        </w:rPr>
      </w:r>
      <w:r w:rsidRPr="00583A06">
        <w:rPr>
          <w:rFonts w:ascii="Arial" w:hAnsi="Arial" w:cs="Arial"/>
          <w:lang w:val="en-GB"/>
        </w:rPr>
        <w:fldChar w:fldCharType="separate"/>
      </w:r>
      <w:r w:rsidRPr="00583A06">
        <w:rPr>
          <w:rFonts w:ascii="Arial" w:hAnsi="Arial" w:cs="Arial"/>
          <w:noProof/>
          <w:vertAlign w:val="superscript"/>
          <w:lang w:val="en-GB"/>
        </w:rPr>
        <w:t>11</w:t>
      </w:r>
      <w:r w:rsidRPr="00583A06">
        <w:rPr>
          <w:rFonts w:ascii="Arial" w:hAnsi="Arial" w:cs="Arial"/>
          <w:lang w:val="en-GB"/>
        </w:rPr>
        <w:fldChar w:fldCharType="end"/>
      </w:r>
      <w:r w:rsidRPr="00583A06">
        <w:rPr>
          <w:rFonts w:ascii="Arial" w:hAnsi="Arial" w:cs="Arial"/>
          <w:lang w:val="en-GB"/>
        </w:rPr>
        <w:t xml:space="preserve"> when patients complete a clinical PRO assessment at the start of clinic visits with PRO results to the provider in an easily digestible manner in real time; and providers are more likely to address </w:t>
      </w:r>
      <w:r w:rsidRPr="00583A06">
        <w:rPr>
          <w:rFonts w:ascii="Arial" w:eastAsia="Times New Roman" w:hAnsi="Arial" w:cs="Arial"/>
          <w:color w:val="000000"/>
        </w:rPr>
        <w:t>depression and inadequate adherence in some way (e.g. referral, antidepressant prescription), etc.</w:t>
      </w:r>
      <w:r w:rsidRPr="00583A06">
        <w:rPr>
          <w:rFonts w:ascii="Arial" w:hAnsi="Arial" w:cs="Arial"/>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583A06">
        <w:rPr>
          <w:rFonts w:ascii="Arial" w:hAnsi="Arial" w:cs="Arial"/>
          <w:lang w:val="en-GB"/>
        </w:rPr>
        <w:instrText xml:space="preserve"> ADDIN EN.CITE </w:instrText>
      </w:r>
      <w:r w:rsidRPr="00583A06">
        <w:rPr>
          <w:rFonts w:ascii="Arial" w:hAnsi="Arial" w:cs="Arial"/>
          <w:lang w:val="en-GB"/>
        </w:rPr>
        <w:fldChar w:fldCharType="begin">
          <w:fldData xml:space="preserve">PEVuZE5vdGU+PENpdGU+PEF1dGhvcj5DcmFuZTwvQXV0aG9yPjxZZWFyPjIwMTc8L1llYXI+PFJl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</w:fldData>
        </w:fldChar>
      </w:r>
      <w:r w:rsidRPr="00583A06">
        <w:rPr>
          <w:rFonts w:ascii="Arial" w:hAnsi="Arial" w:cs="Arial"/>
          <w:lang w:val="en-GB"/>
        </w:rPr>
        <w:instrText xml:space="preserve"> ADDIN EN.CITE.DATA </w:instrText>
      </w:r>
      <w:r w:rsidRPr="00583A06">
        <w:rPr>
          <w:rFonts w:ascii="Arial" w:hAnsi="Arial" w:cs="Arial"/>
          <w:lang w:val="en-GB"/>
        </w:rPr>
      </w:r>
      <w:r w:rsidRPr="00583A06">
        <w:rPr>
          <w:rFonts w:ascii="Arial" w:hAnsi="Arial" w:cs="Arial"/>
          <w:lang w:val="en-GB"/>
        </w:rPr>
        <w:fldChar w:fldCharType="end"/>
      </w:r>
      <w:r w:rsidRPr="00583A06">
        <w:rPr>
          <w:rFonts w:ascii="Arial" w:hAnsi="Arial" w:cs="Arial"/>
          <w:lang w:val="en-GB"/>
        </w:rPr>
      </w:r>
      <w:r w:rsidRPr="00583A06">
        <w:rPr>
          <w:rFonts w:ascii="Arial" w:hAnsi="Arial" w:cs="Arial"/>
          <w:lang w:val="en-GB"/>
        </w:rPr>
        <w:fldChar w:fldCharType="separate"/>
      </w:r>
      <w:r w:rsidRPr="00583A06">
        <w:rPr>
          <w:rFonts w:ascii="Arial" w:hAnsi="Arial" w:cs="Arial"/>
          <w:noProof/>
          <w:vertAlign w:val="superscript"/>
          <w:lang w:val="en-GB"/>
        </w:rPr>
        <w:t>11</w:t>
      </w:r>
      <w:r w:rsidRPr="00583A06">
        <w:rPr>
          <w:rFonts w:ascii="Arial" w:hAnsi="Arial" w:cs="Arial"/>
          <w:lang w:val="en-GB"/>
        </w:rPr>
        <w:fldChar w:fldCharType="end"/>
      </w:r>
      <w:r w:rsidRPr="00583A06">
        <w:rPr>
          <w:rFonts w:ascii="Arial" w:hAnsi="Arial" w:cs="Arial"/>
          <w:lang w:val="en-GB"/>
        </w:rPr>
        <w:t xml:space="preserve"> While it might be </w:t>
      </w:r>
      <w:r w:rsidR="00591CC8" w:rsidRPr="00583A06">
        <w:rPr>
          <w:rFonts w:ascii="Arial" w:hAnsi="Arial" w:cs="Arial"/>
          <w:lang w:val="en-GB"/>
        </w:rPr>
        <w:t xml:space="preserve">reasonable to assume </w:t>
      </w:r>
      <w:r w:rsidRPr="00583A06">
        <w:rPr>
          <w:rFonts w:ascii="Arial" w:hAnsi="Arial" w:cs="Arial"/>
          <w:lang w:val="en-GB"/>
        </w:rPr>
        <w:t>that care is better when providers are aware of issues such as depression, substance use, etc,</w:t>
      </w:r>
      <w:r w:rsidR="00591CC8" w:rsidRPr="00583A06">
        <w:rPr>
          <w:rFonts w:ascii="Arial" w:hAnsi="Arial" w:cs="Arial"/>
          <w:lang w:val="en-GB"/>
        </w:rPr>
        <w:t xml:space="preserve"> data on </w:t>
      </w:r>
      <w:r w:rsidRPr="00583A06">
        <w:rPr>
          <w:rFonts w:ascii="Arial" w:hAnsi="Arial" w:cs="Arial"/>
          <w:lang w:val="en-GB"/>
        </w:rPr>
        <w:t xml:space="preserve">long-term outcomes demonstrating that increased awareness or actions by providers to address depression and other domains improves clinical </w:t>
      </w:r>
      <w:r w:rsidR="00591CC8" w:rsidRPr="00583A06">
        <w:rPr>
          <w:rFonts w:ascii="Arial" w:hAnsi="Arial" w:cs="Arial"/>
          <w:lang w:val="en-GB"/>
        </w:rPr>
        <w:t>outcomes</w:t>
      </w:r>
      <w:r w:rsidRPr="00583A06">
        <w:rPr>
          <w:rFonts w:ascii="Arial" w:hAnsi="Arial" w:cs="Arial"/>
          <w:lang w:val="en-GB"/>
        </w:rPr>
        <w:t xml:space="preserve"> is lacking.</w:t>
      </w:r>
    </w:p>
    <w:p w14:paraId="4A64DDB9" w14:textId="77777777" w:rsidR="00104C79" w:rsidRPr="009F669C" w:rsidRDefault="00CC0E4D"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771" w:name="_Toc49863486"/>
      <w:r w:rsidRPr="009F669C">
        <w:rPr>
          <w:rFonts w:ascii="Arial" w:eastAsiaTheme="majorEastAsia" w:hAnsi="Arial" w:cs="Times New Roman (Headings CS)"/>
          <w:b/>
          <w:bCs/>
          <w:color w:val="4472C4" w:themeColor="accent1"/>
          <w:sz w:val="28"/>
          <w:szCs w:val="26"/>
        </w:rPr>
        <w:t>Evidence from other disease areas</w:t>
      </w:r>
      <w:bookmarkEnd w:id="771"/>
    </w:p>
    <w:p w14:paraId="54585CD6" w14:textId="3756C563" w:rsidR="00485B3A" w:rsidRPr="00634A57" w:rsidRDefault="00F96D93" w:rsidP="009C330C">
      <w:pPr>
        <w:spacing w:before="60" w:after="180"/>
        <w:rPr>
          <w:rFonts w:ascii="Arial" w:eastAsia="Times New Roman" w:hAnsi="Arial" w:cs="Arial"/>
          <w:b/>
        </w:rPr>
      </w:pPr>
      <w:proofErr w:type="spellStart"/>
      <w:r w:rsidRPr="00634A57">
        <w:rPr>
          <w:rFonts w:ascii="Arial" w:eastAsia="Times New Roman" w:hAnsi="Arial" w:cs="Arial"/>
          <w:b/>
          <w:bCs/>
          <w:color w:val="000000"/>
        </w:rPr>
        <w:t>K</w:t>
      </w:r>
      <w:r w:rsidR="00264EBE" w:rsidRPr="00634A57">
        <w:rPr>
          <w:rFonts w:ascii="Arial" w:eastAsia="Times New Roman" w:hAnsi="Arial" w:cs="Arial"/>
          <w:b/>
          <w:bCs/>
          <w:color w:val="000000"/>
        </w:rPr>
        <w:t>otronoulas</w:t>
      </w:r>
      <w:proofErr w:type="spellEnd"/>
      <w:r w:rsidR="00264EBE" w:rsidRPr="00634A57">
        <w:rPr>
          <w:rFonts w:ascii="Arial" w:eastAsia="Times New Roman" w:hAnsi="Arial" w:cs="Arial"/>
          <w:b/>
          <w:bCs/>
          <w:color w:val="000000"/>
        </w:rPr>
        <w:t xml:space="preserve"> et al. (2014)</w:t>
      </w:r>
      <w:r w:rsidR="00264EBE" w:rsidRPr="00634A57">
        <w:rPr>
          <w:rFonts w:ascii="Arial" w:eastAsia="Times New Roman" w:hAnsi="Arial" w:cs="Arial"/>
          <w:b/>
          <w:bCs/>
          <w:color w:val="000000"/>
        </w:rPr>
        <w:fldChar w:fldCharType="begin"/>
      </w:r>
      <w:r w:rsidR="00A8178C" w:rsidRPr="00634A57">
        <w:rPr>
          <w:rFonts w:ascii="Arial" w:eastAsia="Times New Roman" w:hAnsi="Arial" w:cs="Arial"/>
          <w:b/>
          <w:bCs/>
          <w:color w:val="000000"/>
        </w:rPr>
        <w:instrText xml:space="preserve"> ADDIN EN.CITE &lt;EndNote&gt;&lt;Cite&gt;&lt;Author&gt;Kotronoulas&lt;/Author&gt;&lt;Year&gt;2014&lt;/Year&gt;&lt;RecNum&gt;1719&lt;/RecNum&gt;&lt;DisplayText&gt;&lt;style face="superscript"&gt;34&lt;/style&gt;&lt;/DisplayText&gt;&lt;record&gt;&lt;rec-number&gt;1719&lt;/rec-number&gt;&lt;foreign-keys&gt;&lt;key app="EN" db-id="92rrzf922vddp7e2dw9p9vv422e0tp5s50ws" timestamp="1596484734"&gt;1719&lt;/key&gt;&lt;/foreign-keys&gt;&lt;ref-type name="Journal Article"&gt;17&lt;/ref-type&gt;&lt;contributors&gt;&lt;authors&gt;&lt;author&gt;Kotronoulas, G.&lt;/author&gt;&lt;author&gt;Kearney, N.&lt;/author&gt;&lt;author&gt;Maguire, R.&lt;/author&gt;&lt;author&gt;Harrow, A.&lt;/author&gt;&lt;author&gt;Di Domenico, D.&lt;/author&gt;&lt;author&gt;Croy, S.&lt;/author&gt;&lt;author&gt;MacGillivray, S.&lt;/author&gt;&lt;/authors&gt;&lt;/contributors&gt;&lt;auth-address&gt;Grigorios Kotronoulas, Nora Kearney, Roma Maguire, University of Surrey, Guildford; Alison Harrow, Dundee Cancer Centre; David Di Domenico, Stephen MacGillivray, University of Dundee, Dundee; Suzanne Croy, Dementia Services Development Centre, University of Stirling, Stirling, United Kingdom.&lt;/auth-address&gt;&lt;titles&gt;&lt;title&gt;What is the value of the routine use of patient-reported outcome measures toward improvement of patient outcomes, processes of care, and health service outcomes in cancer care? A systematic review of controlled trials&lt;/title&gt;&lt;secondary-title&gt;J Clin Oncol&lt;/secondary-title&gt;&lt;/titles&gt;&lt;periodical&gt;&lt;full-title&gt;J Clin Oncol&lt;/full-title&gt;&lt;/periodical&gt;&lt;pages&gt;1480-501&lt;/pages&gt;&lt;volume&gt;32&lt;/volume&gt;&lt;number&gt;14&lt;/number&gt;&lt;edition&gt;2014/04/09&lt;/edition&gt;&lt;keywords&gt;&lt;keyword&gt;*Controlled Clinical Trials as Topic&lt;/keyword&gt;&lt;keyword&gt;Humans&lt;/keyword&gt;&lt;keyword&gt;Neoplasms/*therapy&lt;/keyword&gt;&lt;keyword&gt;*Outcome Assessment, Health Care&lt;/keyword&gt;&lt;keyword&gt;*Patient Satisfaction&lt;/keyword&gt;&lt;keyword&gt;Self Report&lt;/keyword&gt;&lt;keyword&gt;Treatment Outcome&lt;/keyword&gt;&lt;/keywords&gt;&lt;dates&gt;&lt;year&gt;2014&lt;/year&gt;&lt;pub-dates&gt;&lt;date&gt;May 10&lt;/date&gt;&lt;/pub-dates&gt;&lt;/dates&gt;&lt;isbn&gt;1527-7755 (Electronic)&amp;#xD;0732-183X (Linking)&lt;/isbn&gt;&lt;accession-num&gt;24711559&lt;/accession-num&gt;&lt;urls&gt;&lt;related-urls&gt;&lt;url&gt;https://www.ncbi.nlm.nih.gov/pubmed/24711559&lt;/url&gt;&lt;/related-urls&gt;&lt;/urls&gt;&lt;electronic-resource-num&gt;10.1200/JCO.2013.53.5948&lt;/electronic-resource-num&gt;&lt;/record&gt;&lt;/Cite&gt;&lt;/EndNote&gt;</w:instrText>
      </w:r>
      <w:r w:rsidR="00264EBE" w:rsidRPr="00634A57">
        <w:rPr>
          <w:rFonts w:ascii="Arial" w:eastAsia="Times New Roman" w:hAnsi="Arial" w:cs="Arial"/>
          <w:b/>
          <w:bCs/>
          <w:color w:val="000000"/>
        </w:rPr>
        <w:fldChar w:fldCharType="separate"/>
      </w:r>
      <w:r w:rsidR="00A8178C" w:rsidRPr="00634A57">
        <w:rPr>
          <w:rFonts w:ascii="Arial" w:eastAsia="Times New Roman" w:hAnsi="Arial" w:cs="Arial"/>
          <w:b/>
          <w:bCs/>
          <w:noProof/>
          <w:color w:val="000000"/>
          <w:vertAlign w:val="superscript"/>
        </w:rPr>
        <w:t>34</w:t>
      </w:r>
      <w:r w:rsidR="00264EBE" w:rsidRPr="00634A57">
        <w:rPr>
          <w:rFonts w:ascii="Arial" w:eastAsia="Times New Roman" w:hAnsi="Arial" w:cs="Arial"/>
          <w:b/>
          <w:bCs/>
          <w:color w:val="000000"/>
        </w:rPr>
        <w:fldChar w:fldCharType="end"/>
      </w:r>
      <w:r w:rsidR="00264EBE" w:rsidRPr="00634A57">
        <w:rPr>
          <w:rFonts w:ascii="Arial" w:eastAsia="Times New Roman" w:hAnsi="Arial" w:cs="Arial"/>
          <w:b/>
          <w:bCs/>
          <w:color w:val="000000"/>
        </w:rPr>
        <w:t>:</w:t>
      </w:r>
      <w:r w:rsidR="00264EBE" w:rsidRPr="00634A57">
        <w:rPr>
          <w:rFonts w:ascii="Arial" w:eastAsia="Times New Roman" w:hAnsi="Arial" w:cs="Arial"/>
          <w:color w:val="000000"/>
        </w:rPr>
        <w:t xml:space="preserve"> This systemic review of 26 </w:t>
      </w:r>
      <w:r w:rsidR="00A22FC9" w:rsidRPr="00634A57">
        <w:rPr>
          <w:rFonts w:ascii="Arial" w:eastAsia="Times New Roman" w:hAnsi="Arial" w:cs="Arial"/>
          <w:color w:val="000000"/>
        </w:rPr>
        <w:t>RCTs</w:t>
      </w:r>
      <w:r w:rsidR="00264EBE" w:rsidRPr="00634A57">
        <w:rPr>
          <w:rFonts w:ascii="Arial" w:eastAsia="Times New Roman" w:hAnsi="Arial" w:cs="Arial"/>
          <w:color w:val="000000"/>
        </w:rPr>
        <w:t xml:space="preserve"> investigated impacts of PROs in cancer care. </w:t>
      </w:r>
      <w:r w:rsidR="00746BEA" w:rsidRPr="00634A57">
        <w:rPr>
          <w:rFonts w:ascii="Arial" w:eastAsia="Times New Roman" w:hAnsi="Arial" w:cs="Arial"/>
          <w:color w:val="000000"/>
        </w:rPr>
        <w:t xml:space="preserve">Though effect sizes were small, </w:t>
      </w:r>
      <w:r w:rsidR="005B2405" w:rsidRPr="00634A57">
        <w:rPr>
          <w:rFonts w:ascii="Arial" w:eastAsia="Times New Roman" w:hAnsi="Arial" w:cs="Arial"/>
          <w:color w:val="000000"/>
        </w:rPr>
        <w:t>routine PRO use i</w:t>
      </w:r>
      <w:r w:rsidR="00746BEA" w:rsidRPr="00634A57">
        <w:rPr>
          <w:rFonts w:ascii="Arial" w:eastAsia="Times New Roman" w:hAnsi="Arial" w:cs="Arial"/>
          <w:color w:val="000000"/>
        </w:rPr>
        <w:t xml:space="preserve">ncreased </w:t>
      </w:r>
      <w:r w:rsidR="00264EBE" w:rsidRPr="00634A57">
        <w:rPr>
          <w:rFonts w:ascii="Arial" w:eastAsia="Times New Roman" w:hAnsi="Arial" w:cs="Arial"/>
          <w:color w:val="000000"/>
        </w:rPr>
        <w:t xml:space="preserve">frequency of discussion of patient outcomes during </w:t>
      </w:r>
      <w:r w:rsidR="003C3F56" w:rsidRPr="00634A57">
        <w:rPr>
          <w:rFonts w:ascii="Arial" w:eastAsia="Times New Roman" w:hAnsi="Arial" w:cs="Arial"/>
          <w:color w:val="000000"/>
        </w:rPr>
        <w:t>visits</w:t>
      </w:r>
      <w:r w:rsidR="00264EBE" w:rsidRPr="00634A57">
        <w:rPr>
          <w:rFonts w:ascii="Arial" w:eastAsia="Times New Roman" w:hAnsi="Arial" w:cs="Arial"/>
          <w:color w:val="000000"/>
        </w:rPr>
        <w:t xml:space="preserve">. PROs </w:t>
      </w:r>
      <w:r w:rsidR="00746BEA" w:rsidRPr="00634A57">
        <w:rPr>
          <w:rFonts w:ascii="Arial" w:eastAsia="Times New Roman" w:hAnsi="Arial" w:cs="Arial"/>
          <w:color w:val="000000"/>
        </w:rPr>
        <w:t xml:space="preserve">were </w:t>
      </w:r>
      <w:r w:rsidR="00264EBE" w:rsidRPr="00634A57">
        <w:rPr>
          <w:rFonts w:ascii="Arial" w:eastAsia="Times New Roman" w:hAnsi="Arial" w:cs="Arial"/>
          <w:color w:val="000000"/>
        </w:rPr>
        <w:t xml:space="preserve">associated with </w:t>
      </w:r>
      <w:r w:rsidR="005B2405" w:rsidRPr="00634A57">
        <w:rPr>
          <w:rFonts w:ascii="Arial" w:eastAsia="Times New Roman" w:hAnsi="Arial" w:cs="Arial"/>
          <w:color w:val="000000"/>
        </w:rPr>
        <w:t>“</w:t>
      </w:r>
      <w:r w:rsidR="00264EBE" w:rsidRPr="00634A57">
        <w:rPr>
          <w:rFonts w:ascii="Arial" w:eastAsia="Times New Roman" w:hAnsi="Arial" w:cs="Arial"/>
          <w:color w:val="000000"/>
        </w:rPr>
        <w:t>improved symptom control, increased supportive care measures, and patient satisfaction</w:t>
      </w:r>
      <w:r w:rsidR="005B2405" w:rsidRPr="00634A57">
        <w:rPr>
          <w:rFonts w:ascii="Arial" w:eastAsia="Times New Roman" w:hAnsi="Arial" w:cs="Arial"/>
          <w:color w:val="000000"/>
        </w:rPr>
        <w:t>” in some of the studies</w:t>
      </w:r>
      <w:r w:rsidR="00264EBE" w:rsidRPr="00634A57">
        <w:rPr>
          <w:rFonts w:ascii="Arial" w:eastAsia="Times New Roman" w:hAnsi="Arial" w:cs="Arial"/>
          <w:color w:val="000000"/>
        </w:rPr>
        <w:t xml:space="preserve">. </w:t>
      </w:r>
      <w:r w:rsidR="00485B3A" w:rsidRPr="00634A57">
        <w:rPr>
          <w:rFonts w:ascii="Arial" w:eastAsia="Times New Roman" w:hAnsi="Arial" w:cs="Arial"/>
          <w:color w:val="000000"/>
          <w:shd w:val="clear" w:color="auto" w:fill="FFFFFF"/>
        </w:rPr>
        <w:t xml:space="preserve">Across </w:t>
      </w:r>
      <w:r w:rsidR="001157AB" w:rsidRPr="00634A57">
        <w:rPr>
          <w:rFonts w:ascii="Arial" w:eastAsia="Times New Roman" w:hAnsi="Arial" w:cs="Arial"/>
          <w:color w:val="000000"/>
          <w:shd w:val="clear" w:color="auto" w:fill="FFFFFF"/>
        </w:rPr>
        <w:t>studies</w:t>
      </w:r>
      <w:r w:rsidR="00485B3A" w:rsidRPr="00634A57">
        <w:rPr>
          <w:rFonts w:ascii="Arial" w:eastAsia="Times New Roman" w:hAnsi="Arial" w:cs="Arial"/>
          <w:color w:val="000000"/>
          <w:shd w:val="clear" w:color="auto" w:fill="FFFFFF"/>
        </w:rPr>
        <w:t xml:space="preserve">, </w:t>
      </w:r>
      <w:r w:rsidR="005B2405" w:rsidRPr="00634A57">
        <w:rPr>
          <w:rFonts w:ascii="Arial" w:eastAsia="Times New Roman" w:hAnsi="Arial" w:cs="Arial"/>
          <w:color w:val="000000"/>
          <w:shd w:val="clear" w:color="auto" w:fill="FFFFFF"/>
        </w:rPr>
        <w:t xml:space="preserve">authors found that </w:t>
      </w:r>
      <w:r w:rsidR="00485B3A" w:rsidRPr="00634A57">
        <w:rPr>
          <w:rFonts w:ascii="Arial" w:eastAsia="Times New Roman" w:hAnsi="Arial" w:cs="Arial"/>
          <w:b/>
          <w:color w:val="000000"/>
          <w:shd w:val="clear" w:color="auto" w:fill="FFFFFF"/>
        </w:rPr>
        <w:t>patients in the experimental group</w:t>
      </w:r>
      <w:r w:rsidR="005B2405" w:rsidRPr="00634A57">
        <w:rPr>
          <w:rFonts w:ascii="Arial" w:eastAsia="Times New Roman" w:hAnsi="Arial" w:cs="Arial"/>
          <w:b/>
          <w:color w:val="000000"/>
          <w:shd w:val="clear" w:color="auto" w:fill="FFFFFF"/>
        </w:rPr>
        <w:t>s</w:t>
      </w:r>
      <w:r w:rsidR="00485B3A" w:rsidRPr="00634A57">
        <w:rPr>
          <w:rFonts w:ascii="Arial" w:eastAsia="Times New Roman" w:hAnsi="Arial" w:cs="Arial"/>
          <w:b/>
          <w:color w:val="000000"/>
          <w:shd w:val="clear" w:color="auto" w:fill="FFFFFF"/>
        </w:rPr>
        <w:t xml:space="preserve"> reported greater reductions in </w:t>
      </w:r>
      <w:r w:rsidR="005B2405" w:rsidRPr="00634A57">
        <w:rPr>
          <w:rFonts w:ascii="Arial" w:eastAsia="Times New Roman" w:hAnsi="Arial" w:cs="Arial"/>
          <w:b/>
          <w:color w:val="000000"/>
          <w:shd w:val="clear" w:color="auto" w:fill="FFFFFF"/>
        </w:rPr>
        <w:t>“</w:t>
      </w:r>
      <w:r w:rsidR="00485B3A" w:rsidRPr="00634A57">
        <w:rPr>
          <w:rFonts w:ascii="Arial" w:eastAsia="Times New Roman" w:hAnsi="Arial" w:cs="Arial"/>
          <w:b/>
          <w:color w:val="000000"/>
          <w:shd w:val="clear" w:color="auto" w:fill="FFFFFF"/>
        </w:rPr>
        <w:t>symptom-threshold events and symptom interference with functioning, severity of menopausal symptoms and sexual dysfunction,</w:t>
      </w:r>
      <w:r w:rsidR="00485B3A" w:rsidRPr="00634A57">
        <w:rPr>
          <w:rStyle w:val="apple-converted-space"/>
          <w:rFonts w:ascii="Arial" w:eastAsia="Times New Roman" w:hAnsi="Arial" w:cs="Arial"/>
          <w:b/>
          <w:color w:val="000000"/>
          <w:shd w:val="clear" w:color="auto" w:fill="FFFFFF"/>
        </w:rPr>
        <w:t> </w:t>
      </w:r>
      <w:r w:rsidR="00485B3A" w:rsidRPr="00634A57">
        <w:rPr>
          <w:rFonts w:ascii="Arial" w:eastAsia="Times New Roman" w:hAnsi="Arial" w:cs="Arial"/>
          <w:b/>
          <w:color w:val="000000"/>
          <w:shd w:val="clear" w:color="auto" w:fill="FFFFFF"/>
        </w:rPr>
        <w:t>frequency of constipation and vomiting, incidence of pain</w:t>
      </w:r>
      <w:r w:rsidR="00485B3A" w:rsidRPr="00634A57">
        <w:rPr>
          <w:rFonts w:ascii="Arial" w:eastAsia="Times New Roman" w:hAnsi="Arial" w:cs="Arial"/>
          <w:b/>
          <w:color w:val="000000"/>
          <w:vertAlign w:val="superscript"/>
        </w:rPr>
        <w:t xml:space="preserve"> </w:t>
      </w:r>
      <w:r w:rsidR="00485B3A" w:rsidRPr="00634A57">
        <w:rPr>
          <w:rFonts w:ascii="Arial" w:eastAsia="Times New Roman" w:hAnsi="Arial" w:cs="Arial"/>
          <w:b/>
          <w:color w:val="000000"/>
          <w:shd w:val="clear" w:color="auto" w:fill="FFFFFF"/>
        </w:rPr>
        <w:t>or fatigue,</w:t>
      </w:r>
      <w:r w:rsidR="00485B3A" w:rsidRPr="00634A57">
        <w:rPr>
          <w:rStyle w:val="apple-converted-space"/>
          <w:rFonts w:ascii="Arial" w:eastAsia="Times New Roman" w:hAnsi="Arial" w:cs="Arial"/>
          <w:b/>
          <w:color w:val="000000"/>
          <w:shd w:val="clear" w:color="auto" w:fill="FFFFFF"/>
        </w:rPr>
        <w:t> </w:t>
      </w:r>
      <w:r w:rsidR="00485B3A" w:rsidRPr="00634A57">
        <w:rPr>
          <w:rFonts w:ascii="Arial" w:eastAsia="Times New Roman" w:hAnsi="Arial" w:cs="Arial"/>
          <w:b/>
          <w:color w:val="000000"/>
          <w:shd w:val="clear" w:color="auto" w:fill="FFFFFF"/>
        </w:rPr>
        <w:t>debilitating symptoms,</w:t>
      </w:r>
      <w:r w:rsidR="00485B3A" w:rsidRPr="00634A57">
        <w:rPr>
          <w:rStyle w:val="apple-converted-space"/>
          <w:rFonts w:ascii="Arial" w:eastAsia="Times New Roman" w:hAnsi="Arial" w:cs="Arial"/>
          <w:b/>
          <w:color w:val="000000"/>
          <w:shd w:val="clear" w:color="auto" w:fill="FFFFFF"/>
        </w:rPr>
        <w:t> </w:t>
      </w:r>
      <w:r w:rsidR="00485B3A" w:rsidRPr="00634A57">
        <w:rPr>
          <w:rFonts w:ascii="Arial" w:eastAsia="Times New Roman" w:hAnsi="Arial" w:cs="Arial"/>
          <w:b/>
          <w:color w:val="000000"/>
          <w:shd w:val="clear" w:color="auto" w:fill="FFFFFF"/>
        </w:rPr>
        <w:t>and distress associated with symptoms/problems</w:t>
      </w:r>
      <w:r w:rsidR="00485B3A" w:rsidRPr="00634A57">
        <w:rPr>
          <w:rFonts w:ascii="Arial" w:eastAsia="Times New Roman" w:hAnsi="Arial" w:cs="Arial"/>
          <w:b/>
          <w:color w:val="000000"/>
          <w:vertAlign w:val="superscript"/>
        </w:rPr>
        <w:t xml:space="preserve"> </w:t>
      </w:r>
      <w:r w:rsidR="00485B3A" w:rsidRPr="00634A57">
        <w:rPr>
          <w:rFonts w:ascii="Arial" w:eastAsia="Times New Roman" w:hAnsi="Arial" w:cs="Arial"/>
          <w:b/>
          <w:color w:val="000000"/>
          <w:shd w:val="clear" w:color="auto" w:fill="FFFFFF"/>
        </w:rPr>
        <w:t>compared with those in the control group, irrespective of cancer type or stage.</w:t>
      </w:r>
      <w:r w:rsidR="005B2405" w:rsidRPr="00634A57">
        <w:rPr>
          <w:rFonts w:ascii="Arial" w:eastAsia="Times New Roman" w:hAnsi="Arial" w:cs="Arial"/>
          <w:b/>
          <w:color w:val="000000"/>
          <w:shd w:val="clear" w:color="auto" w:fill="FFFFFF"/>
        </w:rPr>
        <w:t>”</w:t>
      </w:r>
    </w:p>
    <w:p w14:paraId="0B7C9990" w14:textId="7033DDEC" w:rsidR="00264EBE" w:rsidRPr="00634A57" w:rsidRDefault="00294CCF" w:rsidP="009C330C">
      <w:pPr>
        <w:spacing w:before="60" w:after="180"/>
        <w:rPr>
          <w:rFonts w:ascii="Arial" w:eastAsia="Times New Roman" w:hAnsi="Arial" w:cs="Arial"/>
          <w:color w:val="000000"/>
        </w:rPr>
      </w:pPr>
      <w:r w:rsidRPr="00634A57">
        <w:rPr>
          <w:rFonts w:ascii="Arial" w:eastAsia="Times New Roman" w:hAnsi="Arial" w:cs="Arial"/>
          <w:b/>
          <w:bCs/>
          <w:color w:val="000000"/>
        </w:rPr>
        <w:t>Boyce et al.</w:t>
      </w:r>
      <w:r w:rsidRPr="00634A57">
        <w:rPr>
          <w:rFonts w:ascii="Arial" w:eastAsia="Times New Roman" w:hAnsi="Arial" w:cs="Arial"/>
          <w:color w:val="000000"/>
        </w:rPr>
        <w:t xml:space="preserve"> </w:t>
      </w:r>
      <w:r w:rsidRPr="00634A57">
        <w:rPr>
          <w:rFonts w:ascii="Arial" w:eastAsia="Times New Roman" w:hAnsi="Arial" w:cs="Arial"/>
          <w:b/>
          <w:color w:val="000000"/>
        </w:rPr>
        <w:t>(2013)</w:t>
      </w:r>
      <w:r w:rsidRPr="0082633F">
        <w:rPr>
          <w:rFonts w:ascii="Arial" w:eastAsia="Times New Roman" w:hAnsi="Arial" w:cs="Arial"/>
          <w:b/>
          <w:bCs/>
          <w:color w:val="000000"/>
        </w:rPr>
        <w:fldChar w:fldCharType="begin"/>
      </w:r>
      <w:r w:rsidR="0015560C">
        <w:rPr>
          <w:rFonts w:ascii="Arial" w:eastAsia="Times New Roman" w:hAnsi="Arial" w:cs="Arial"/>
          <w:b/>
          <w:bCs/>
          <w:color w:val="000000"/>
        </w:rPr>
        <w:instrText xml:space="preserve"> ADDIN EN.CITE &lt;EndNote&gt;&lt;Cite&gt;&lt;Author&gt;Boyce&lt;/Author&gt;&lt;Year&gt;2013&lt;/Year&gt;&lt;RecNum&gt;7038&lt;/RecNum&gt;&lt;DisplayText&gt;&lt;style face="superscript"&gt;67&lt;/style&gt;&lt;/DisplayText&gt;&lt;record&gt;&lt;rec-number&gt;7038&lt;/rec-number&gt;&lt;foreign-keys&gt;&lt;key app="EN" db-id="9dd90wvx2spdv9etaz6p5a9mtvetetvpev9r" timestamp="1599019497"&gt;7038&lt;/key&gt;&lt;/foreign-keys&gt;&lt;ref-type name="Journal Article"&gt;17&lt;/ref-type&gt;&lt;contributors&gt;&lt;authors&gt;&lt;author&gt;Boyce, M. B.&lt;/author&gt;&lt;author&gt;Browne, J. P.&lt;/author&gt;&lt;/authors&gt;&lt;/contributors&gt;&lt;auth-address&gt;Department of Epidemiology and Public Health, University College Cork, Cork, Ireland, m.boyce@ucc.ie.&lt;/auth-address&gt;&lt;titles&gt;&lt;title&gt;Does providing feedback on patient-reported outcomes to healthcare professionals result in better outcomes for patients? A systematic review&lt;/title&gt;&lt;secondary-title&gt;Qual Life Res&lt;/secondary-title&gt;&lt;/titles&gt;&lt;periodical&gt;&lt;full-title&gt;Qual Life Res&lt;/full-title&gt;&lt;/periodical&gt;&lt;pages&gt;2265-78&lt;/pages&gt;&lt;volume&gt;22&lt;/volume&gt;&lt;number&gt;9&lt;/number&gt;&lt;edition&gt;2013/03/19&lt;/edition&gt;&lt;keywords&gt;&lt;keyword&gt;Adult&lt;/keyword&gt;&lt;keyword&gt;*Feedback&lt;/keyword&gt;&lt;keyword&gt;Female&lt;/keyword&gt;&lt;keyword&gt;*Health Personnel&lt;/keyword&gt;&lt;keyword&gt;Humans&lt;/keyword&gt;&lt;keyword&gt;Male&lt;/keyword&gt;&lt;keyword&gt;Middle Aged&lt;/keyword&gt;&lt;keyword&gt;*Patient Outcome Assessment&lt;/keyword&gt;&lt;keyword&gt;Quality of Life&lt;/keyword&gt;&lt;/keywords&gt;&lt;dates&gt;&lt;year&gt;2013&lt;/year&gt;&lt;pub-dates&gt;&lt;date&gt;Nov&lt;/date&gt;&lt;/pub-dates&gt;&lt;/dates&gt;&lt;isbn&gt;1573-2649 (Electronic)&amp;#xD;0962-9343 (Linking)&lt;/isbn&gt;&lt;accession-num&gt;23504544&lt;/accession-num&gt;&lt;urls&gt;&lt;related-urls&gt;&lt;url&gt;https://www.ncbi.nlm.nih.gov/pubmed/23504544&lt;/url&gt;&lt;/related-urls&gt;&lt;/urls&gt;&lt;electronic-resource-num&gt;10.1007/s11136-013-0390-0&lt;/electronic-resource-num&gt;&lt;/record&gt;&lt;/Cite&gt;&lt;/EndNote&gt;</w:instrText>
      </w:r>
      <w:r w:rsidRPr="0082633F">
        <w:rPr>
          <w:rFonts w:ascii="Arial" w:eastAsia="Times New Roman" w:hAnsi="Arial" w:cs="Arial"/>
          <w:b/>
          <w:bCs/>
          <w:color w:val="000000"/>
        </w:rPr>
        <w:fldChar w:fldCharType="separate"/>
      </w:r>
      <w:r w:rsidR="0015560C" w:rsidRPr="0015560C">
        <w:rPr>
          <w:rFonts w:ascii="Arial" w:eastAsia="Times New Roman" w:hAnsi="Arial" w:cs="Arial"/>
          <w:b/>
          <w:bCs/>
          <w:noProof/>
          <w:color w:val="000000"/>
          <w:vertAlign w:val="superscript"/>
        </w:rPr>
        <w:t>67</w:t>
      </w:r>
      <w:r w:rsidRPr="0082633F">
        <w:rPr>
          <w:rFonts w:ascii="Arial" w:eastAsia="Times New Roman" w:hAnsi="Arial" w:cs="Arial"/>
          <w:b/>
          <w:bCs/>
          <w:color w:val="000000"/>
        </w:rPr>
        <w:fldChar w:fldCharType="end"/>
      </w:r>
      <w:r w:rsidRPr="0082633F">
        <w:rPr>
          <w:rFonts w:ascii="Arial" w:eastAsia="Times New Roman" w:hAnsi="Arial" w:cs="Arial"/>
          <w:b/>
          <w:bCs/>
          <w:color w:val="000000"/>
        </w:rPr>
        <w:t>:</w:t>
      </w:r>
      <w:r w:rsidRPr="00634A57">
        <w:rPr>
          <w:rFonts w:ascii="Arial" w:hAnsi="Arial" w:cs="Arial"/>
        </w:rPr>
        <w:t xml:space="preserve"> This systemic literature review of controlled intervention trials examined the impact</w:t>
      </w:r>
      <w:r w:rsidRPr="00634A57">
        <w:rPr>
          <w:rFonts w:ascii="Arial" w:eastAsia="Times New Roman" w:hAnsi="Arial" w:cs="Arial"/>
          <w:color w:val="000000"/>
        </w:rPr>
        <w:t xml:space="preserve"> of providing healthcare professionals with feedback on PROs on patient and practice-level outcomes. </w:t>
      </w:r>
      <w:r w:rsidR="005B2405" w:rsidRPr="00634A57">
        <w:rPr>
          <w:rFonts w:ascii="Arial" w:eastAsia="Times New Roman" w:hAnsi="Arial" w:cs="Arial"/>
          <w:color w:val="000000"/>
        </w:rPr>
        <w:t>Although 16</w:t>
      </w:r>
      <w:r w:rsidR="00C935CD" w:rsidRPr="00634A57">
        <w:rPr>
          <w:rFonts w:ascii="Arial" w:eastAsia="Times New Roman" w:hAnsi="Arial" w:cs="Arial"/>
          <w:color w:val="000000"/>
        </w:rPr>
        <w:t xml:space="preserve"> </w:t>
      </w:r>
      <w:r w:rsidRPr="00634A57">
        <w:rPr>
          <w:rFonts w:ascii="Arial" w:eastAsia="Times New Roman" w:hAnsi="Arial" w:cs="Arial"/>
          <w:color w:val="000000"/>
        </w:rPr>
        <w:t xml:space="preserve">studies were identified and only </w:t>
      </w:r>
      <w:r w:rsidR="005B2405" w:rsidRPr="00634A57">
        <w:rPr>
          <w:rFonts w:ascii="Arial" w:eastAsia="Times New Roman" w:hAnsi="Arial" w:cs="Arial"/>
          <w:color w:val="000000"/>
        </w:rPr>
        <w:t xml:space="preserve">1 </w:t>
      </w:r>
      <w:r w:rsidRPr="00634A57">
        <w:rPr>
          <w:rFonts w:ascii="Arial" w:eastAsia="Times New Roman" w:hAnsi="Arial" w:cs="Arial"/>
          <w:color w:val="000000"/>
        </w:rPr>
        <w:t>study found an overall significant difference in the PRO score</w:t>
      </w:r>
      <w:r w:rsidR="005B2405" w:rsidRPr="00634A57">
        <w:rPr>
          <w:rFonts w:ascii="Arial" w:eastAsia="Times New Roman" w:hAnsi="Arial" w:cs="Arial"/>
          <w:color w:val="000000"/>
        </w:rPr>
        <w:t xml:space="preserve">. </w:t>
      </w:r>
      <w:r w:rsidRPr="00634A57">
        <w:rPr>
          <w:rFonts w:ascii="Arial" w:eastAsia="Times New Roman" w:hAnsi="Arial" w:cs="Arial"/>
          <w:color w:val="000000"/>
        </w:rPr>
        <w:t xml:space="preserve">an additional </w:t>
      </w:r>
      <w:r w:rsidR="005B2405" w:rsidRPr="00634A57">
        <w:rPr>
          <w:rFonts w:ascii="Arial" w:eastAsia="Times New Roman" w:hAnsi="Arial" w:cs="Arial"/>
          <w:b/>
          <w:color w:val="000000"/>
        </w:rPr>
        <w:t xml:space="preserve">6 </w:t>
      </w:r>
      <w:r w:rsidRPr="00634A57">
        <w:rPr>
          <w:rFonts w:ascii="Arial" w:eastAsia="Times New Roman" w:hAnsi="Arial" w:cs="Arial"/>
          <w:b/>
          <w:color w:val="000000"/>
        </w:rPr>
        <w:t>studies found a significant result favoring the intervention group for a particular subgroup or domain.</w:t>
      </w:r>
      <w:r w:rsidRPr="00634A57">
        <w:rPr>
          <w:rFonts w:ascii="Arial" w:eastAsia="Times New Roman" w:hAnsi="Arial" w:cs="Arial"/>
          <w:color w:val="000000"/>
        </w:rPr>
        <w:t xml:space="preserve"> The studies </w:t>
      </w:r>
      <w:r w:rsidR="00D466CE" w:rsidRPr="00634A57">
        <w:rPr>
          <w:rFonts w:ascii="Arial" w:eastAsia="Times New Roman" w:hAnsi="Arial" w:cs="Arial"/>
          <w:color w:val="000000"/>
        </w:rPr>
        <w:t>demonstrating</w:t>
      </w:r>
      <w:r w:rsidRPr="00634A57">
        <w:rPr>
          <w:rFonts w:ascii="Arial" w:eastAsia="Times New Roman" w:hAnsi="Arial" w:cs="Arial"/>
          <w:color w:val="000000"/>
        </w:rPr>
        <w:t xml:space="preserve"> the greatest impact primarily used PROs as a management tool in an outpatient setting on a </w:t>
      </w:r>
      <w:r w:rsidR="001157AB" w:rsidRPr="00634A57">
        <w:rPr>
          <w:rFonts w:ascii="Arial" w:eastAsia="Times New Roman" w:hAnsi="Arial" w:cs="Arial"/>
          <w:color w:val="000000"/>
        </w:rPr>
        <w:t xml:space="preserve">specialized </w:t>
      </w:r>
      <w:r w:rsidRPr="00634A57">
        <w:rPr>
          <w:rFonts w:ascii="Arial" w:eastAsia="Times New Roman" w:hAnsi="Arial" w:cs="Arial"/>
          <w:color w:val="000000"/>
        </w:rPr>
        <w:t>pa</w:t>
      </w:r>
      <w:r w:rsidR="00264EBE" w:rsidRPr="00634A57">
        <w:rPr>
          <w:rFonts w:ascii="Arial" w:eastAsia="Times New Roman" w:hAnsi="Arial" w:cs="Arial"/>
          <w:color w:val="000000"/>
        </w:rPr>
        <w:t>tient population.</w:t>
      </w:r>
    </w:p>
    <w:p w14:paraId="275CF9A7" w14:textId="49A6D014" w:rsidR="00264EBE" w:rsidRPr="00634A57" w:rsidRDefault="00EE0480" w:rsidP="009C330C">
      <w:pPr>
        <w:spacing w:before="60" w:after="180"/>
        <w:rPr>
          <w:rFonts w:ascii="Arial" w:hAnsi="Arial" w:cs="Arial"/>
        </w:rPr>
      </w:pPr>
      <w:r w:rsidRPr="00634A57">
        <w:rPr>
          <w:rFonts w:ascii="Arial" w:hAnsi="Arial" w:cs="Arial"/>
          <w:b/>
        </w:rPr>
        <w:t>Chen et al. (2013)</w:t>
      </w:r>
      <w:r w:rsidR="00C304A3" w:rsidRPr="0082633F">
        <w:rPr>
          <w:rFonts w:ascii="Arial" w:hAnsi="Arial" w:cs="Arial"/>
          <w:b/>
          <w:bCs/>
        </w:rPr>
        <w:fldChar w:fldCharType="begin"/>
      </w:r>
      <w:r w:rsidR="00A8178C" w:rsidRPr="0082633F">
        <w:rPr>
          <w:rFonts w:ascii="Arial" w:hAnsi="Arial" w:cs="Arial"/>
          <w:b/>
          <w:bCs/>
        </w:rPr>
        <w:instrText xml:space="preserve"> ADDIN EN.CITE &lt;EndNote&gt;&lt;Cite&gt;&lt;Author&gt;Chen&lt;/Author&gt;&lt;Year&gt;2013&lt;/Year&gt;&lt;RecNum&gt;1097&lt;/RecNum&gt;&lt;DisplayText&gt;&lt;style face="superscript"&gt;29&lt;/style&gt;&lt;/DisplayText&gt;&lt;record&gt;&lt;rec-number&gt;1097&lt;/rec-number&gt;&lt;foreign-keys&gt;&lt;key app="EN" db-id="92rrzf922vddp7e2dw9p9vv422e0tp5s50ws" timestamp="1579730403"&gt;1097&lt;/key&gt;&lt;/foreign-keys&gt;&lt;ref-type name="Journal Article"&gt;17&lt;/ref-type&gt;&lt;contributors&gt;&lt;authors&gt;&lt;author&gt;Chen, J.&lt;/author&gt;&lt;author&gt;Ou, L.&lt;/author&gt;&lt;author&gt;Hollis, S. J.&lt;/author&gt;&lt;/authors&gt;&lt;/contributors&gt;&lt;auth-address&gt;The Simpson Centre for Health Services Research, South Western Sydney Clinical School, University of New South Wales, Liverpool 2170NSW, Australia. jackchen@unsw.edu.au&lt;/auth-address&gt;&lt;titles&gt;&lt;title&gt;A systematic review of the impact of routine collection of patient reported outcome measures on patients, providers and health organisations in an oncologic setting&lt;/title&gt;&lt;secondary-title&gt;BMC Health Serv Res&lt;/secondary-title&gt;&lt;/titles&gt;&lt;periodical&gt;&lt;full-title&gt;BMC Health Serv Res&lt;/full-title&gt;&lt;abbr-1&gt;BMC health services research&lt;/abbr-1&gt;&lt;/periodical&gt;&lt;pages&gt;211&lt;/pages&gt;&lt;volume&gt;13&lt;/volume&gt;&lt;keywords&gt;&lt;keyword&gt;Evidence-Based Medicine/organization &amp;amp; administration&lt;/keyword&gt;&lt;keyword&gt;Humans&lt;/keyword&gt;&lt;keyword&gt;Neoplasms/diagnosis/*therapy&lt;/keyword&gt;&lt;keyword&gt;*Outcome Assessment (Health Care)&lt;/keyword&gt;&lt;keyword&gt;Patient Satisfaction&lt;/keyword&gt;&lt;keyword&gt;*Physician-Patient Relations&lt;/keyword&gt;&lt;keyword&gt;Practice Guidelines as Topic&lt;/keyword&gt;&lt;keyword&gt;Qualitative Research&lt;/keyword&gt;&lt;keyword&gt;*Quality Indicators, Health Care&lt;/keyword&gt;&lt;keyword&gt;Self Report&lt;/keyword&gt;&lt;keyword&gt;Treatment Outcome&lt;/keyword&gt;&lt;/keywords&gt;&lt;dates&gt;&lt;year&gt;2013&lt;/year&gt;&lt;/dates&gt;&lt;isbn&gt;1472-6963 (Electronic)&amp;#xD;1472-6963 (Linking)&lt;/isbn&gt;&lt;accession-num&gt;23758898&lt;/accession-num&gt;&lt;urls&gt;&lt;related-urls&gt;&lt;url&gt;http://www.ncbi.nlm.nih.gov/pubmed/23758898&lt;/url&gt;&lt;/related-urls&gt;&lt;/urls&gt;&lt;custom2&gt;PMC3700832&lt;/custom2&gt;&lt;electronic-resource-num&gt;10.1186/1472-6963-13-211&lt;/electronic-resource-num&gt;&lt;/record&gt;&lt;/Cite&gt;&lt;/EndNote&gt;</w:instrText>
      </w:r>
      <w:r w:rsidR="00C304A3" w:rsidRPr="0082633F">
        <w:rPr>
          <w:rFonts w:ascii="Arial" w:hAnsi="Arial" w:cs="Arial"/>
          <w:b/>
          <w:bCs/>
        </w:rPr>
        <w:fldChar w:fldCharType="separate"/>
      </w:r>
      <w:r w:rsidR="00A8178C" w:rsidRPr="0082633F">
        <w:rPr>
          <w:rFonts w:ascii="Arial" w:hAnsi="Arial" w:cs="Arial"/>
          <w:b/>
          <w:bCs/>
          <w:noProof/>
          <w:vertAlign w:val="superscript"/>
        </w:rPr>
        <w:t>29</w:t>
      </w:r>
      <w:r w:rsidR="00C304A3" w:rsidRPr="0082633F">
        <w:rPr>
          <w:rFonts w:ascii="Arial" w:hAnsi="Arial" w:cs="Arial"/>
          <w:b/>
          <w:bCs/>
        </w:rPr>
        <w:fldChar w:fldCharType="end"/>
      </w:r>
      <w:r w:rsidRPr="0082633F">
        <w:rPr>
          <w:rFonts w:ascii="Arial" w:hAnsi="Arial" w:cs="Arial"/>
          <w:b/>
          <w:bCs/>
        </w:rPr>
        <w:t>:</w:t>
      </w:r>
      <w:r w:rsidRPr="00634A57">
        <w:rPr>
          <w:rFonts w:ascii="Arial" w:hAnsi="Arial" w:cs="Arial"/>
        </w:rPr>
        <w:t xml:space="preserve"> Systematic review </w:t>
      </w:r>
      <w:r w:rsidR="002552E6" w:rsidRPr="00634A57">
        <w:rPr>
          <w:rFonts w:ascii="Arial" w:hAnsi="Arial" w:cs="Arial"/>
        </w:rPr>
        <w:t>of 27 studies</w:t>
      </w:r>
      <w:r w:rsidR="00C56C2A" w:rsidRPr="00634A57">
        <w:rPr>
          <w:rFonts w:ascii="Arial" w:hAnsi="Arial" w:cs="Arial"/>
        </w:rPr>
        <w:t xml:space="preserve"> (see also Chapter II)</w:t>
      </w:r>
      <w:r w:rsidR="002552E6" w:rsidRPr="00634A57">
        <w:rPr>
          <w:rFonts w:ascii="Arial" w:hAnsi="Arial" w:cs="Arial"/>
        </w:rPr>
        <w:t xml:space="preserve"> in oncology settings </w:t>
      </w:r>
      <w:r w:rsidRPr="00634A57">
        <w:rPr>
          <w:rFonts w:ascii="Arial" w:hAnsi="Arial" w:cs="Arial"/>
        </w:rPr>
        <w:t xml:space="preserve">showed improvements in </w:t>
      </w:r>
      <w:r w:rsidR="002552E6" w:rsidRPr="00634A57">
        <w:rPr>
          <w:rFonts w:ascii="Arial" w:hAnsi="Arial" w:cs="Arial"/>
        </w:rPr>
        <w:t xml:space="preserve">patient-provider </w:t>
      </w:r>
      <w:r w:rsidRPr="00634A57">
        <w:rPr>
          <w:rFonts w:ascii="Arial" w:hAnsi="Arial" w:cs="Arial"/>
        </w:rPr>
        <w:t>communication</w:t>
      </w:r>
      <w:r w:rsidR="002552E6" w:rsidRPr="00634A57">
        <w:rPr>
          <w:rFonts w:ascii="Arial" w:hAnsi="Arial" w:cs="Arial"/>
        </w:rPr>
        <w:t>,</w:t>
      </w:r>
      <w:r w:rsidRPr="00634A57">
        <w:rPr>
          <w:rFonts w:ascii="Arial" w:hAnsi="Arial" w:cs="Arial"/>
        </w:rPr>
        <w:t xml:space="preserve"> ongoing symptom monitoring</w:t>
      </w:r>
      <w:r w:rsidR="002552E6" w:rsidRPr="00634A57">
        <w:rPr>
          <w:rFonts w:ascii="Arial" w:hAnsi="Arial" w:cs="Arial"/>
        </w:rPr>
        <w:t xml:space="preserve">, </w:t>
      </w:r>
      <w:r w:rsidR="005D11D7" w:rsidRPr="00634A57">
        <w:rPr>
          <w:rFonts w:ascii="Arial" w:hAnsi="Arial" w:cs="Arial"/>
        </w:rPr>
        <w:t xml:space="preserve">and </w:t>
      </w:r>
      <w:r w:rsidR="002552E6" w:rsidRPr="00634A57">
        <w:rPr>
          <w:rFonts w:ascii="Arial" w:hAnsi="Arial" w:cs="Arial"/>
        </w:rPr>
        <w:t>detection of unrecognized problems, and treatment response</w:t>
      </w:r>
      <w:r w:rsidR="005D11D7" w:rsidRPr="00634A57">
        <w:rPr>
          <w:rFonts w:ascii="Arial" w:hAnsi="Arial" w:cs="Arial"/>
        </w:rPr>
        <w:t>.</w:t>
      </w:r>
      <w:r w:rsidR="002552E6" w:rsidRPr="00634A57">
        <w:rPr>
          <w:rFonts w:ascii="Arial" w:hAnsi="Arial" w:cs="Arial"/>
        </w:rPr>
        <w:t xml:space="preserve"> </w:t>
      </w:r>
      <w:r w:rsidR="007A47C7" w:rsidRPr="00634A57">
        <w:rPr>
          <w:rFonts w:ascii="Arial" w:hAnsi="Arial" w:cs="Arial"/>
          <w:b/>
          <w:bCs/>
        </w:rPr>
        <w:t>However</w:t>
      </w:r>
      <w:r w:rsidR="007A47C7" w:rsidRPr="00634A57">
        <w:rPr>
          <w:rFonts w:ascii="Arial" w:hAnsi="Arial" w:cs="Arial"/>
        </w:rPr>
        <w:t xml:space="preserve">, </w:t>
      </w:r>
      <w:r w:rsidR="007A47C7" w:rsidRPr="00634A57">
        <w:rPr>
          <w:rFonts w:ascii="Arial" w:hAnsi="Arial" w:cs="Arial"/>
          <w:b/>
        </w:rPr>
        <w:t>t</w:t>
      </w:r>
      <w:r w:rsidR="002552E6" w:rsidRPr="00634A57">
        <w:rPr>
          <w:rFonts w:ascii="Arial" w:hAnsi="Arial" w:cs="Arial"/>
          <w:b/>
        </w:rPr>
        <w:t>here</w:t>
      </w:r>
      <w:r w:rsidRPr="00634A57">
        <w:rPr>
          <w:rFonts w:ascii="Arial" w:hAnsi="Arial" w:cs="Arial"/>
          <w:b/>
        </w:rPr>
        <w:t xml:space="preserve"> was </w:t>
      </w:r>
      <w:r w:rsidR="007A47C7" w:rsidRPr="00634A57">
        <w:rPr>
          <w:rFonts w:ascii="Arial" w:hAnsi="Arial" w:cs="Arial"/>
          <w:b/>
        </w:rPr>
        <w:t>a</w:t>
      </w:r>
      <w:r w:rsidR="005D11D7" w:rsidRPr="00634A57">
        <w:rPr>
          <w:rFonts w:ascii="Arial" w:hAnsi="Arial" w:cs="Arial"/>
          <w:b/>
        </w:rPr>
        <w:t xml:space="preserve"> </w:t>
      </w:r>
      <w:r w:rsidR="005B2405" w:rsidRPr="00634A57">
        <w:rPr>
          <w:rFonts w:ascii="Arial" w:hAnsi="Arial" w:cs="Arial"/>
          <w:b/>
        </w:rPr>
        <w:t>“</w:t>
      </w:r>
      <w:r w:rsidRPr="00634A57">
        <w:rPr>
          <w:rFonts w:ascii="Arial" w:hAnsi="Arial" w:cs="Arial"/>
          <w:b/>
        </w:rPr>
        <w:t xml:space="preserve">weak </w:t>
      </w:r>
      <w:r w:rsidR="005D11D7" w:rsidRPr="00634A57">
        <w:rPr>
          <w:rFonts w:ascii="Arial" w:hAnsi="Arial" w:cs="Arial"/>
          <w:b/>
        </w:rPr>
        <w:t xml:space="preserve">to </w:t>
      </w:r>
      <w:r w:rsidRPr="00634A57">
        <w:rPr>
          <w:rFonts w:ascii="Arial" w:hAnsi="Arial" w:cs="Arial"/>
          <w:b/>
        </w:rPr>
        <w:lastRenderedPageBreak/>
        <w:t>non-existent evidence-base regarding the impact on changes to patient management and improved health outcomes</w:t>
      </w:r>
      <w:r w:rsidR="005B2405" w:rsidRPr="00634A57">
        <w:rPr>
          <w:rFonts w:ascii="Arial" w:hAnsi="Arial" w:cs="Arial"/>
          <w:b/>
        </w:rPr>
        <w:t xml:space="preserve">” and health behavior changes. </w:t>
      </w:r>
    </w:p>
    <w:p w14:paraId="3E7A5A03" w14:textId="7AB354E1" w:rsidR="00464787" w:rsidRPr="00634A57" w:rsidRDefault="00464787" w:rsidP="009C330C">
      <w:pPr>
        <w:spacing w:before="60" w:after="180"/>
        <w:rPr>
          <w:rFonts w:ascii="Arial" w:hAnsi="Arial" w:cs="Arial"/>
        </w:rPr>
      </w:pPr>
      <w:proofErr w:type="spellStart"/>
      <w:r w:rsidRPr="00634A57">
        <w:rPr>
          <w:rFonts w:ascii="Arial" w:hAnsi="Arial" w:cs="Arial"/>
          <w:b/>
        </w:rPr>
        <w:t>Valderas</w:t>
      </w:r>
      <w:proofErr w:type="spellEnd"/>
      <w:r w:rsidRPr="00634A57">
        <w:rPr>
          <w:rFonts w:ascii="Arial" w:hAnsi="Arial" w:cs="Arial"/>
          <w:b/>
        </w:rPr>
        <w:t xml:space="preserve"> et al. (2008)</w:t>
      </w:r>
      <w:r w:rsidR="0031060B" w:rsidRPr="0082633F">
        <w:rPr>
          <w:rFonts w:ascii="Arial" w:hAnsi="Arial" w:cs="Arial"/>
          <w:b/>
          <w:bCs/>
        </w:rPr>
        <w:fldChar w:fldCharType="begin"/>
      </w:r>
      <w:r w:rsidR="0015560C">
        <w:rPr>
          <w:rFonts w:ascii="Arial" w:hAnsi="Arial" w:cs="Arial"/>
          <w:b/>
          <w:bCs/>
        </w:rPr>
        <w:instrText xml:space="preserve"> ADDIN EN.CITE &lt;EndNote&gt;&lt;Cite&gt;&lt;Author&gt;Valderas&lt;/Author&gt;&lt;Year&gt;2008&lt;/Year&gt;&lt;RecNum&gt;851&lt;/RecNum&gt;&lt;DisplayText&gt;&lt;style face="superscript"&gt;68&lt;/style&gt;&lt;/DisplayText&gt;&lt;record&gt;&lt;rec-number&gt;851&lt;/rec-number&gt;&lt;foreign-keys&gt;&lt;key app="EN" db-id="92rrzf922vddp7e2dw9p9vv422e0tp5s50ws" timestamp="1579730064"&gt;851&lt;/key&gt;&lt;/foreign-keys&gt;&lt;ref-type name="Journal Article"&gt;17&lt;/ref-type&gt;&lt;contributors&gt;&lt;authors&gt;&lt;author&gt;Valderas, J. M.&lt;/author&gt;&lt;author&gt;Kotzeva, A.&lt;/author&gt;&lt;author&gt;Espallargues, M.&lt;/author&gt;&lt;author&gt;Guyatt, G.&lt;/author&gt;&lt;author&gt;Ferrans, C. E.&lt;/author&gt;&lt;author&gt;Halyard, M. Y.&lt;/author&gt;&lt;author&gt;Revicki, D. A.&lt;/author&gt;&lt;author&gt;Symonds, T.&lt;/author&gt;&lt;author&gt;Parada, A.&lt;/author&gt;&lt;author&gt;Alonso, J.&lt;/author&gt;&lt;/authors&gt;&lt;/contributors&gt;&lt;auth-address&gt;National Primary Care Research and Development Center, The University of Manchester, Manchester, UK. jose.valderas@manchester.ac.uk&lt;/auth-address&gt;&lt;titles&gt;&lt;title&gt;The impact of measuring patient-reported outcomes in clinical practice: a systematic review of the literature&lt;/title&gt;&lt;secondary-title&gt;Qual Life Res&lt;/secondary-title&gt;&lt;/titles&gt;&lt;periodical&gt;&lt;full-title&gt;Qual Life Res&lt;/full-title&gt;&lt;/periodical&gt;&lt;pages&gt;179-93&lt;/pages&gt;&lt;volume&gt;17&lt;/volume&gt;&lt;number&gt;2&lt;/number&gt;&lt;keywords&gt;&lt;keyword&gt;Feedback&lt;/keyword&gt;&lt;keyword&gt;Health Status Indicators&lt;/keyword&gt;&lt;keyword&gt;Humans&lt;/keyword&gt;&lt;keyword&gt;*Patient Satisfaction&lt;/keyword&gt;&lt;keyword&gt;*Quality of Life&lt;/keyword&gt;&lt;keyword&gt;Randomized Controlled Trials as Topic&lt;/keyword&gt;&lt;/keywords&gt;&lt;dates&gt;&lt;year&gt;2008&lt;/year&gt;&lt;pub-dates&gt;&lt;date&gt;Mar&lt;/date&gt;&lt;/pub-dates&gt;&lt;/dates&gt;&lt;accession-num&gt;18175207&lt;/accession-num&gt;&lt;urls&gt;&lt;related-urls&gt;&lt;url&gt;http://www.ncbi.nlm.nih.gov/entrez/query.fcgi?cmd=Retrieve&amp;amp;db=PubMed&amp;amp;dopt=Citation&amp;amp;list_uids=18175207 &lt;/url&gt;&lt;/related-urls&gt;&lt;/urls&gt;&lt;/record&gt;&lt;/Cite&gt;&lt;/EndNote&gt;</w:instrText>
      </w:r>
      <w:r w:rsidR="0031060B" w:rsidRPr="0082633F">
        <w:rPr>
          <w:rFonts w:ascii="Arial" w:hAnsi="Arial" w:cs="Arial"/>
          <w:b/>
          <w:bCs/>
        </w:rPr>
        <w:fldChar w:fldCharType="separate"/>
      </w:r>
      <w:r w:rsidR="0015560C" w:rsidRPr="0015560C">
        <w:rPr>
          <w:rFonts w:ascii="Arial" w:hAnsi="Arial" w:cs="Arial"/>
          <w:b/>
          <w:bCs/>
          <w:noProof/>
          <w:vertAlign w:val="superscript"/>
        </w:rPr>
        <w:t>68</w:t>
      </w:r>
      <w:r w:rsidR="0031060B" w:rsidRPr="0082633F">
        <w:rPr>
          <w:rFonts w:ascii="Arial" w:hAnsi="Arial" w:cs="Arial"/>
          <w:b/>
          <w:bCs/>
        </w:rPr>
        <w:fldChar w:fldCharType="end"/>
      </w:r>
      <w:r w:rsidR="0031060B" w:rsidRPr="0082633F">
        <w:rPr>
          <w:rFonts w:ascii="Arial" w:hAnsi="Arial" w:cs="Arial"/>
          <w:b/>
          <w:bCs/>
        </w:rPr>
        <w:t>:</w:t>
      </w:r>
      <w:r w:rsidR="0031060B" w:rsidRPr="00634A57">
        <w:rPr>
          <w:rFonts w:ascii="Arial" w:hAnsi="Arial" w:cs="Arial"/>
        </w:rPr>
        <w:t xml:space="preserve"> </w:t>
      </w:r>
      <w:r w:rsidR="00F4112F" w:rsidRPr="00634A57">
        <w:rPr>
          <w:rFonts w:ascii="Arial" w:hAnsi="Arial" w:cs="Arial"/>
        </w:rPr>
        <w:t>In this systematic review of RCT</w:t>
      </w:r>
      <w:r w:rsidR="003B4A7F" w:rsidRPr="00634A57">
        <w:rPr>
          <w:rFonts w:ascii="Arial" w:hAnsi="Arial" w:cs="Arial"/>
        </w:rPr>
        <w:t xml:space="preserve"> of the impact of PROs, which included studies</w:t>
      </w:r>
      <w:r w:rsidR="009F669C">
        <w:rPr>
          <w:rFonts w:ascii="Arial" w:hAnsi="Arial" w:cs="Arial"/>
        </w:rPr>
        <w:t xml:space="preserve"> </w:t>
      </w:r>
      <w:r w:rsidR="003B4A7F" w:rsidRPr="00634A57">
        <w:rPr>
          <w:rFonts w:ascii="Arial" w:hAnsi="Arial" w:cs="Arial"/>
        </w:rPr>
        <w:t xml:space="preserve">individual physicians, groups of physicians (e.g., hospitals, practices), or patients were randomly allocated to one or more intervention groups and to a control group. </w:t>
      </w:r>
      <w:r w:rsidR="00D64B90" w:rsidRPr="00634A57">
        <w:rPr>
          <w:rFonts w:ascii="Arial" w:hAnsi="Arial" w:cs="Arial"/>
        </w:rPr>
        <w:t>Articles (n=34)</w:t>
      </w:r>
      <w:r w:rsidRPr="00634A57">
        <w:rPr>
          <w:rFonts w:ascii="Arial" w:hAnsi="Arial" w:cs="Arial"/>
        </w:rPr>
        <w:t xml:space="preserve"> </w:t>
      </w:r>
      <w:r w:rsidR="00D64B90" w:rsidRPr="00634A57">
        <w:rPr>
          <w:rFonts w:ascii="Arial" w:hAnsi="Arial" w:cs="Arial"/>
        </w:rPr>
        <w:t>for the most part were from primary care settings assessing adults. Although the impact of using PROs appeared limited,</w:t>
      </w:r>
      <w:r w:rsidR="009F669C">
        <w:rPr>
          <w:rFonts w:ascii="Arial" w:hAnsi="Arial" w:cs="Arial"/>
        </w:rPr>
        <w:t xml:space="preserve"> </w:t>
      </w:r>
      <w:r w:rsidR="00D64B90" w:rsidRPr="00634A57">
        <w:rPr>
          <w:rFonts w:ascii="Arial" w:hAnsi="Arial" w:cs="Arial"/>
        </w:rPr>
        <w:t>“15</w:t>
      </w:r>
      <w:r w:rsidRPr="00634A57">
        <w:rPr>
          <w:rFonts w:ascii="Arial" w:hAnsi="Arial" w:cs="Arial"/>
        </w:rPr>
        <w:t xml:space="preserve"> of 23 studies (65%) measuring process of care observed at least one significant result favoring the intervention, as did eight of 17 (47%) that measured outcomes of care.</w:t>
      </w:r>
      <w:r w:rsidR="00D64B90" w:rsidRPr="00634A57">
        <w:rPr>
          <w:rFonts w:ascii="Arial" w:hAnsi="Arial" w:cs="Arial"/>
        </w:rPr>
        <w:t>” The strength of findings was limited by methodological issues, and the authors concluded that</w:t>
      </w:r>
      <w:r w:rsidR="009F669C">
        <w:rPr>
          <w:rFonts w:ascii="Arial" w:hAnsi="Arial" w:cs="Arial"/>
        </w:rPr>
        <w:t xml:space="preserve"> </w:t>
      </w:r>
      <w:r w:rsidR="00D64B90" w:rsidRPr="00634A57">
        <w:rPr>
          <w:rFonts w:ascii="Arial" w:hAnsi="Arial" w:cs="Arial"/>
        </w:rPr>
        <w:t>“r</w:t>
      </w:r>
      <w:r w:rsidRPr="00634A57">
        <w:rPr>
          <w:rFonts w:ascii="Arial" w:hAnsi="Arial" w:cs="Arial"/>
        </w:rPr>
        <w:t>esults suggest great heterogeneity of impact.</w:t>
      </w:r>
      <w:r w:rsidR="00D64B90" w:rsidRPr="00634A57">
        <w:rPr>
          <w:rFonts w:ascii="Arial" w:hAnsi="Arial" w:cs="Arial"/>
        </w:rPr>
        <w:t>”</w:t>
      </w:r>
    </w:p>
    <w:p w14:paraId="780B321B" w14:textId="06141C50" w:rsidR="00153B82" w:rsidRPr="00634A57" w:rsidRDefault="00153B82" w:rsidP="009C330C">
      <w:pPr>
        <w:spacing w:before="60" w:after="180"/>
        <w:rPr>
          <w:rFonts w:ascii="Arial" w:hAnsi="Arial" w:cs="Arial"/>
        </w:rPr>
      </w:pPr>
      <w:r w:rsidRPr="00634A57">
        <w:rPr>
          <w:rFonts w:ascii="Arial" w:hAnsi="Arial" w:cs="Arial"/>
          <w:b/>
          <w:color w:val="000000"/>
        </w:rPr>
        <w:t>Mar</w:t>
      </w:r>
      <w:r w:rsidR="00434756" w:rsidRPr="00634A57">
        <w:rPr>
          <w:rFonts w:ascii="Arial" w:hAnsi="Arial" w:cs="Arial"/>
          <w:b/>
          <w:color w:val="000000"/>
        </w:rPr>
        <w:t>sh</w:t>
      </w:r>
      <w:r w:rsidRPr="00634A57">
        <w:rPr>
          <w:rFonts w:ascii="Arial" w:hAnsi="Arial" w:cs="Arial"/>
          <w:b/>
          <w:color w:val="000000"/>
        </w:rPr>
        <w:t>all et al</w:t>
      </w:r>
      <w:r w:rsidR="00162537" w:rsidRPr="00634A57">
        <w:rPr>
          <w:rFonts w:ascii="Arial" w:hAnsi="Arial" w:cs="Arial"/>
          <w:b/>
          <w:color w:val="000000"/>
        </w:rPr>
        <w:t>.</w:t>
      </w:r>
      <w:r w:rsidRPr="00634A57">
        <w:rPr>
          <w:rFonts w:ascii="Arial" w:hAnsi="Arial" w:cs="Arial"/>
          <w:b/>
          <w:color w:val="000000"/>
        </w:rPr>
        <w:t xml:space="preserve"> (2006)</w:t>
      </w:r>
      <w:r w:rsidRPr="00634A57">
        <w:rPr>
          <w:rFonts w:ascii="Arial" w:hAnsi="Arial" w:cs="Arial"/>
          <w:b/>
          <w:color w:val="000000"/>
        </w:rPr>
        <w:fldChar w:fldCharType="begin"/>
      </w:r>
      <w:r w:rsidR="00A8178C" w:rsidRPr="00634A57">
        <w:rPr>
          <w:rFonts w:ascii="Arial" w:hAnsi="Arial" w:cs="Arial"/>
          <w:b/>
          <w:color w:val="000000"/>
        </w:rPr>
        <w:instrText xml:space="preserve"> ADDIN EN.CITE &lt;EndNote&gt;&lt;Cite&gt;&lt;Author&gt;Marshall&lt;/Author&gt;&lt;Year&gt;2006&lt;/Year&gt;&lt;RecNum&gt;850&lt;/RecNum&gt;&lt;DisplayText&gt;&lt;style face="superscript"&gt;40&lt;/style&gt;&lt;/DisplayText&gt;&lt;record&gt;&lt;rec-number&gt;850&lt;/rec-number&gt;&lt;foreign-keys&gt;&lt;key app="EN" db-id="92rrzf922vddp7e2dw9p9vv422e0tp5s50ws" timestamp="1579730064"&gt;850&lt;/key&gt;&lt;/foreign-keys&gt;&lt;ref-type name="Journal Article"&gt;17&lt;/ref-type&gt;&lt;contributors&gt;&lt;authors&gt;&lt;author&gt;Marshall, S.&lt;/author&gt;&lt;author&gt;Haywood, K.&lt;/author&gt;&lt;author&gt;Fitzpatrick, R.&lt;/author&gt;&lt;/authors&gt;&lt;/contributors&gt;&lt;auth-address&gt;Patient-reported Health Instruments Group, National Centre for Health Outcomes Development, Unit of Health-Care Epidemiology, Department of Public Health, University of Oxford, Oxford, UK.&lt;/auth-address&gt;&lt;titles&gt;&lt;title&gt;Impact of patient-reported outcome measures on routine practice: a structured review&lt;/title&gt;&lt;secondary-title&gt;J Eval Clin Pract&lt;/secondary-title&gt;&lt;/titles&gt;&lt;periodical&gt;&lt;full-title&gt;J Eval Clin Pract&lt;/full-title&gt;&lt;/periodical&gt;&lt;pages&gt;559-68&lt;/pages&gt;&lt;volume&gt;12&lt;/volume&gt;&lt;number&gt;5&lt;/number&gt;&lt;keywords&gt;&lt;keyword&gt;Great Britain&lt;/keyword&gt;&lt;keyword&gt;Humans&lt;/keyword&gt;&lt;keyword&gt;Outcome Assessment (Health Care)/*methods&lt;/keyword&gt;&lt;keyword&gt;*Patient Satisfaction&lt;/keyword&gt;&lt;keyword&gt;*Physician&amp;apos;s Practice Patterns&lt;/keyword&gt;&lt;/keywords&gt;&lt;dates&gt;&lt;year&gt;2006&lt;/year&gt;&lt;pub-dates&gt;&lt;date&gt;Oct&lt;/date&gt;&lt;/pub-dates&gt;&lt;/dates&gt;&lt;accession-num&gt;16987118&lt;/accession-num&gt;&lt;urls&gt;&lt;related-urls&gt;&lt;url&gt;http://www.ncbi.nlm.nih.gov/entrez/query.fcgi?cmd=Retrieve&amp;amp;db=PubMed&amp;amp;dopt=Citation&amp;amp;list_uids=16987118 &lt;/url&gt;&lt;/related-urls&gt;&lt;/urls&gt;&lt;/record&gt;&lt;/Cite&gt;&lt;/EndNote&gt;</w:instrText>
      </w:r>
      <w:r w:rsidRPr="00634A57">
        <w:rPr>
          <w:rFonts w:ascii="Arial" w:hAnsi="Arial" w:cs="Arial"/>
          <w:b/>
          <w:color w:val="000000"/>
        </w:rPr>
        <w:fldChar w:fldCharType="separate"/>
      </w:r>
      <w:r w:rsidR="00A8178C" w:rsidRPr="00634A57">
        <w:rPr>
          <w:rFonts w:ascii="Arial" w:hAnsi="Arial" w:cs="Arial"/>
          <w:b/>
          <w:noProof/>
          <w:color w:val="000000"/>
          <w:vertAlign w:val="superscript"/>
        </w:rPr>
        <w:t>40</w:t>
      </w:r>
      <w:r w:rsidRPr="00634A57">
        <w:rPr>
          <w:rFonts w:ascii="Arial" w:hAnsi="Arial" w:cs="Arial"/>
          <w:b/>
          <w:color w:val="000000"/>
        </w:rPr>
        <w:fldChar w:fldCharType="end"/>
      </w:r>
      <w:r w:rsidR="0082633F">
        <w:rPr>
          <w:rFonts w:ascii="Arial" w:hAnsi="Arial" w:cs="Arial"/>
          <w:b/>
          <w:color w:val="000000"/>
        </w:rPr>
        <w:t>:</w:t>
      </w:r>
      <w:r w:rsidRPr="00634A57">
        <w:rPr>
          <w:rFonts w:ascii="Arial" w:hAnsi="Arial" w:cs="Arial"/>
          <w:color w:val="000000"/>
        </w:rPr>
        <w:t xml:space="preserve"> This review </w:t>
      </w:r>
      <w:r w:rsidR="00434756" w:rsidRPr="00634A57">
        <w:rPr>
          <w:rFonts w:ascii="Arial" w:hAnsi="Arial" w:cs="Arial"/>
          <w:color w:val="000000"/>
        </w:rPr>
        <w:t xml:space="preserve">of </w:t>
      </w:r>
      <w:r w:rsidR="001A5C5D" w:rsidRPr="00634A57">
        <w:rPr>
          <w:rFonts w:ascii="Arial" w:hAnsi="Arial" w:cs="Arial"/>
          <w:color w:val="000000"/>
        </w:rPr>
        <w:t xml:space="preserve">38 primarily RCT </w:t>
      </w:r>
      <w:r w:rsidR="00434756" w:rsidRPr="00634A57">
        <w:rPr>
          <w:rFonts w:ascii="Arial" w:hAnsi="Arial" w:cs="Arial"/>
          <w:color w:val="000000"/>
        </w:rPr>
        <w:t xml:space="preserve">studies </w:t>
      </w:r>
      <w:r w:rsidR="001A5C5D" w:rsidRPr="00634A57">
        <w:rPr>
          <w:rFonts w:ascii="Arial" w:hAnsi="Arial" w:cs="Arial"/>
          <w:color w:val="000000"/>
        </w:rPr>
        <w:t xml:space="preserve">from a mix of primary and specialty care practices </w:t>
      </w:r>
      <w:r w:rsidR="003B5A49" w:rsidRPr="00634A57">
        <w:rPr>
          <w:rFonts w:ascii="Arial" w:hAnsi="Arial" w:cs="Arial"/>
          <w:color w:val="000000"/>
        </w:rPr>
        <w:t>(particularly mental health and cancer care) found that the</w:t>
      </w:r>
      <w:r w:rsidRPr="00634A57">
        <w:rPr>
          <w:rFonts w:ascii="Arial" w:hAnsi="Arial" w:cs="Arial"/>
          <w:color w:val="000000"/>
        </w:rPr>
        <w:t xml:space="preserve"> health status of patients with mental health conditions appears to be most responsive to the improved care associated with PROMs feedback. In a trial by Lewis et al. (1996)</w:t>
      </w:r>
      <w:r w:rsidRPr="00634A57">
        <w:rPr>
          <w:rFonts w:ascii="Arial" w:hAnsi="Arial" w:cs="Arial"/>
          <w:color w:val="000000"/>
        </w:rPr>
        <w:fldChar w:fldCharType="begin"/>
      </w:r>
      <w:r w:rsidR="0015560C">
        <w:rPr>
          <w:rFonts w:ascii="Arial" w:hAnsi="Arial" w:cs="Arial"/>
          <w:color w:val="000000"/>
        </w:rPr>
        <w:instrText xml:space="preserve"> ADDIN EN.CITE &lt;EndNote&gt;&lt;Cite&gt;&lt;Author&gt;Lewis&lt;/Author&gt;&lt;Year&gt;1996&lt;/Year&gt;&lt;RecNum&gt;7039&lt;/RecNum&gt;&lt;DisplayText&gt;&lt;style face="superscript"&gt;69&lt;/style&gt;&lt;/DisplayText&gt;&lt;record&gt;&lt;rec-number&gt;7039&lt;/rec-number&gt;&lt;foreign-keys&gt;&lt;key app="EN" db-id="9dd90wvx2spdv9etaz6p5a9mtvetetvpev9r" timestamp="1599019497"&gt;7039&lt;/key&gt;&lt;/foreign-keys&gt;&lt;ref-type name="Journal Article"&gt;17&lt;/ref-type&gt;&lt;contributors&gt;&lt;authors&gt;&lt;author&gt;Lewis, G.&lt;/author&gt;&lt;author&gt;Sharp, D.&lt;/author&gt;&lt;author&gt;Bartholomew, J.&lt;/author&gt;&lt;author&gt;Pelosi, A. J.&lt;/author&gt;&lt;/authors&gt;&lt;/contributors&gt;&lt;auth-address&gt;Institute of Psychiatry, London, UK.&lt;/auth-address&gt;&lt;titles&gt;&lt;title&gt;Computerized assessment of common mental disorders in primary care: effect on clinical outcome&lt;/title&gt;&lt;secondary-title&gt;Fam Pract&lt;/secondary-title&gt;&lt;/titles&gt;&lt;periodical&gt;&lt;full-title&gt;Fam Pract&lt;/full-title&gt;&lt;/periodical&gt;&lt;pages&gt;120-6&lt;/pages&gt;&lt;volume&gt;13&lt;/volume&gt;&lt;number&gt;2&lt;/number&gt;&lt;keywords&gt;&lt;keyword&gt;Adolescent&lt;/keyword&gt;&lt;keyword&gt;Adult&lt;/keyword&gt;&lt;keyword&gt;Aged&lt;/keyword&gt;&lt;keyword&gt;Diagnosis, Computer-Assisted/*methods&lt;/keyword&gt;&lt;keyword&gt;Family Practice/*methods&lt;/keyword&gt;&lt;keyword&gt;Female&lt;/keyword&gt;&lt;keyword&gt;Follow-Up Studies&lt;/keyword&gt;&lt;keyword&gt;Humans&lt;/keyword&gt;&lt;keyword&gt;Male&lt;/keyword&gt;&lt;keyword&gt;Mass Screening/*methods&lt;/keyword&gt;&lt;keyword&gt;Mental Disorders/*diagnosis/therapy&lt;/keyword&gt;&lt;keyword&gt;Middle Aged&lt;/keyword&gt;&lt;keyword&gt;Outcome Assessment, Health Care&lt;/keyword&gt;&lt;keyword&gt;Primary Health Care/*methods&lt;/keyword&gt;&lt;keyword&gt;Referral and Consultation&lt;/keyword&gt;&lt;keyword&gt;Surveys and Questionnaires&lt;/keyword&gt;&lt;/keywords&gt;&lt;dates&gt;&lt;year&gt;1996&lt;/year&gt;&lt;pub-dates&gt;&lt;date&gt;Apr&lt;/date&gt;&lt;/pub-dates&gt;&lt;/dates&gt;&lt;isbn&gt;0263-2136 (Print)&amp;#xD;0263-2136 (Linking)&lt;/isbn&gt;&lt;accession-num&gt;8732321&lt;/accession-num&gt;&lt;urls&gt;&lt;related-urls&gt;&lt;url&gt;https://www.ncbi.nlm.nih.gov/pubmed/8732321&lt;/url&gt;&lt;/related-urls&gt;&lt;/urls&gt;&lt;electronic-resource-num&gt;10.1093/fampra/13.2.120&lt;/electronic-resource-num&gt;&lt;/record&gt;&lt;/Cite&gt;&lt;/EndNote&gt;</w:instrText>
      </w:r>
      <w:r w:rsidRPr="00634A57">
        <w:rPr>
          <w:rFonts w:ascii="Arial" w:hAnsi="Arial" w:cs="Arial"/>
          <w:color w:val="000000"/>
        </w:rPr>
        <w:fldChar w:fldCharType="separate"/>
      </w:r>
      <w:r w:rsidR="0015560C" w:rsidRPr="0015560C">
        <w:rPr>
          <w:rFonts w:ascii="Arial" w:hAnsi="Arial" w:cs="Arial"/>
          <w:noProof/>
          <w:color w:val="000000"/>
          <w:vertAlign w:val="superscript"/>
        </w:rPr>
        <w:t>69</w:t>
      </w:r>
      <w:r w:rsidRPr="00634A57">
        <w:rPr>
          <w:rFonts w:ascii="Arial" w:hAnsi="Arial" w:cs="Arial"/>
          <w:color w:val="000000"/>
        </w:rPr>
        <w:fldChar w:fldCharType="end"/>
      </w:r>
      <w:r w:rsidRPr="00634A57">
        <w:rPr>
          <w:rFonts w:ascii="Arial" w:hAnsi="Arial" w:cs="Arial"/>
          <w:color w:val="000000"/>
        </w:rPr>
        <w:t xml:space="preserve">, for instance, </w:t>
      </w:r>
      <w:r w:rsidRPr="00634A57">
        <w:rPr>
          <w:rFonts w:ascii="Arial" w:hAnsi="Arial" w:cs="Arial"/>
          <w:b/>
          <w:color w:val="000000"/>
        </w:rPr>
        <w:t>patients who completed a computerized depression screen had improved depressive symptoms at 6 weeks compared with control patients.</w:t>
      </w:r>
    </w:p>
    <w:p w14:paraId="000FA4CD" w14:textId="28AFE601" w:rsidR="00264EBE" w:rsidRPr="00634A57" w:rsidRDefault="00264EBE" w:rsidP="009C330C">
      <w:pPr>
        <w:spacing w:before="60" w:after="180"/>
        <w:rPr>
          <w:rFonts w:ascii="Arial" w:hAnsi="Arial" w:cs="Arial"/>
        </w:rPr>
      </w:pPr>
      <w:proofErr w:type="spellStart"/>
      <w:r w:rsidRPr="00634A57">
        <w:rPr>
          <w:rFonts w:ascii="Arial" w:hAnsi="Arial" w:cs="Arial"/>
          <w:b/>
        </w:rPr>
        <w:t>Espallargues</w:t>
      </w:r>
      <w:proofErr w:type="spellEnd"/>
      <w:r w:rsidRPr="00634A57">
        <w:rPr>
          <w:rFonts w:ascii="Arial" w:hAnsi="Arial" w:cs="Arial"/>
          <w:b/>
        </w:rPr>
        <w:t xml:space="preserve"> et</w:t>
      </w:r>
      <w:r w:rsidRPr="00634A57">
        <w:rPr>
          <w:rFonts w:ascii="Arial" w:hAnsi="Arial" w:cs="Arial"/>
          <w:b/>
          <w:bCs/>
        </w:rPr>
        <w:t xml:space="preserve"> al</w:t>
      </w:r>
      <w:r w:rsidR="00162537" w:rsidRPr="00634A57">
        <w:rPr>
          <w:rFonts w:ascii="Arial" w:hAnsi="Arial" w:cs="Arial"/>
          <w:b/>
          <w:bCs/>
        </w:rPr>
        <w:t>.</w:t>
      </w:r>
      <w:r w:rsidRPr="00634A57">
        <w:rPr>
          <w:rFonts w:ascii="Arial" w:hAnsi="Arial" w:cs="Arial"/>
          <w:b/>
          <w:bCs/>
        </w:rPr>
        <w:t xml:space="preserve"> (2000)</w:t>
      </w:r>
      <w:r w:rsidRPr="00634A57">
        <w:rPr>
          <w:rFonts w:ascii="Arial" w:hAnsi="Arial" w:cs="Arial"/>
          <w:b/>
          <w:bCs/>
        </w:rPr>
        <w:fldChar w:fldCharType="begin"/>
      </w:r>
      <w:r w:rsidR="00A8178C" w:rsidRPr="00634A57">
        <w:rPr>
          <w:rFonts w:ascii="Arial" w:hAnsi="Arial" w:cs="Arial"/>
          <w:b/>
          <w:bCs/>
        </w:rPr>
        <w:instrText xml:space="preserve"> ADDIN EN.CITE &lt;EndNote&gt;&lt;Cite&gt;&lt;Author&gt;Espallargues&lt;/Author&gt;&lt;Year&gt;2000&lt;/Year&gt;&lt;RecNum&gt;1709&lt;/RecNum&gt;&lt;DisplayText&gt;&lt;style face="superscript"&gt;35&lt;/style&gt;&lt;/DisplayText&gt;&lt;record&gt;&lt;rec-number&gt;1709&lt;/rec-number&gt;&lt;foreign-keys&gt;&lt;key app="EN" db-id="92rrzf922vddp7e2dw9p9vv422e0tp5s50ws" timestamp="1596484733"&gt;1709&lt;/key&gt;&lt;/foreign-keys&gt;&lt;ref-type name="Journal Article"&gt;17&lt;/ref-type&gt;&lt;contributors&gt;&lt;authors&gt;&lt;author&gt;Espallargues, M.&lt;/author&gt;&lt;author&gt;Valderas, J. M.&lt;/author&gt;&lt;author&gt;Alonso, J.&lt;/author&gt;&lt;/authors&gt;&lt;/contributors&gt;&lt;auth-address&gt;Health Services Research Unit, Institut Municipal d&amp;apos;Investigacio Medica Barcelona, Spain.&lt;/auth-address&gt;&lt;titles&gt;&lt;title&gt;Provision of feedback on perceived health status to health care professionals: a systematic review of its impact&lt;/title&gt;&lt;secondary-title&gt;Med Care&lt;/secondary-title&gt;&lt;/titles&gt;&lt;periodical&gt;&lt;full-title&gt;Med Care&lt;/full-title&gt;&lt;/periodical&gt;&lt;pages&gt;175-86&lt;/pages&gt;&lt;volume&gt;38&lt;/volume&gt;&lt;number&gt;2&lt;/number&gt;&lt;edition&gt;2000/02/05&lt;/edition&gt;&lt;keywords&gt;&lt;keyword&gt;Adult&lt;/keyword&gt;&lt;keyword&gt;Controlled Clinical Trials as Topic&lt;/keyword&gt;&lt;keyword&gt;*Feedback&lt;/keyword&gt;&lt;keyword&gt;Health Services Research&lt;/keyword&gt;&lt;keyword&gt;*Health Status&lt;/keyword&gt;&lt;keyword&gt;Humans&lt;/keyword&gt;&lt;keyword&gt;Odds Ratio&lt;/keyword&gt;&lt;keyword&gt;Outcome and Process Assessment, Health Care/*methods&lt;/keyword&gt;&lt;keyword&gt;*Patient Satisfaction&lt;/keyword&gt;&lt;keyword&gt;*Physician-Patient Relations&lt;/keyword&gt;&lt;keyword&gt;Surveys and Questionnaires&lt;/keyword&gt;&lt;keyword&gt;United Kingdom&lt;/keyword&gt;&lt;keyword&gt;United States&lt;/keyword&gt;&lt;/keywords&gt;&lt;dates&gt;&lt;year&gt;2000&lt;/year&gt;&lt;pub-dates&gt;&lt;date&gt;Feb&lt;/date&gt;&lt;/pub-dates&gt;&lt;/dates&gt;&lt;isbn&gt;0025-7079 (Print)&amp;#xD;0025-7079 (Linking)&lt;/isbn&gt;&lt;accession-num&gt;10659691&lt;/accession-num&gt;&lt;urls&gt;&lt;related-urls&gt;&lt;url&gt;https://www.ncbi.nlm.nih.gov/pubmed/10659691&lt;/url&gt;&lt;/related-urls&gt;&lt;/urls&gt;&lt;electronic-resource-num&gt;10.1097/00005650-200002000-00007&lt;/electronic-resource-num&gt;&lt;/record&gt;&lt;/Cite&gt;&lt;/EndNote&gt;</w:instrText>
      </w:r>
      <w:r w:rsidRPr="00634A57">
        <w:rPr>
          <w:rFonts w:ascii="Arial" w:hAnsi="Arial" w:cs="Arial"/>
          <w:b/>
          <w:bCs/>
        </w:rPr>
        <w:fldChar w:fldCharType="separate"/>
      </w:r>
      <w:r w:rsidR="00A8178C" w:rsidRPr="00634A57">
        <w:rPr>
          <w:rFonts w:ascii="Arial" w:hAnsi="Arial" w:cs="Arial"/>
          <w:b/>
          <w:bCs/>
          <w:noProof/>
          <w:vertAlign w:val="superscript"/>
        </w:rPr>
        <w:t>35</w:t>
      </w:r>
      <w:r w:rsidRPr="00634A57">
        <w:rPr>
          <w:rFonts w:ascii="Arial" w:hAnsi="Arial" w:cs="Arial"/>
          <w:b/>
          <w:bCs/>
        </w:rPr>
        <w:fldChar w:fldCharType="end"/>
      </w:r>
      <w:r w:rsidRPr="00634A57">
        <w:rPr>
          <w:rFonts w:ascii="Arial" w:hAnsi="Arial" w:cs="Arial"/>
          <w:b/>
          <w:bCs/>
        </w:rPr>
        <w:t>:</w:t>
      </w:r>
      <w:r w:rsidRPr="00634A57">
        <w:rPr>
          <w:rFonts w:ascii="Arial" w:hAnsi="Arial" w:cs="Arial"/>
        </w:rPr>
        <w:t xml:space="preserve"> </w:t>
      </w:r>
      <w:r w:rsidR="0031060B" w:rsidRPr="00634A57">
        <w:rPr>
          <w:rFonts w:ascii="Arial" w:hAnsi="Arial" w:cs="Arial"/>
          <w:color w:val="000000"/>
        </w:rPr>
        <w:t xml:space="preserve">This systematic review of RCTs (n=21) from community health and outpatient clinics assessed the impact of PROs on the process and the outcomes of care to providers broadly “in clinical practice”. </w:t>
      </w:r>
      <w:r w:rsidRPr="00634A57">
        <w:rPr>
          <w:rFonts w:ascii="Arial" w:hAnsi="Arial" w:cs="Arial"/>
        </w:rPr>
        <w:t>O</w:t>
      </w:r>
      <w:r w:rsidRPr="00634A57">
        <w:rPr>
          <w:rFonts w:ascii="Arial" w:hAnsi="Arial" w:cs="Arial"/>
          <w:b/>
        </w:rPr>
        <w:t>f 11 trials that assessed patient outcomes, 4 (36%) detected significant improvements.</w:t>
      </w:r>
      <w:r w:rsidRPr="00634A57">
        <w:rPr>
          <w:rFonts w:ascii="Arial" w:hAnsi="Arial" w:cs="Arial"/>
        </w:rPr>
        <w:t xml:space="preserve"> </w:t>
      </w:r>
      <w:r w:rsidR="0031060B" w:rsidRPr="00634A57">
        <w:rPr>
          <w:rFonts w:ascii="Arial" w:hAnsi="Arial" w:cs="Arial"/>
        </w:rPr>
        <w:t xml:space="preserve">In </w:t>
      </w:r>
      <w:r w:rsidRPr="00634A57">
        <w:rPr>
          <w:rFonts w:ascii="Arial" w:hAnsi="Arial" w:cs="Arial"/>
        </w:rPr>
        <w:t>the 8 interventions that provided general health status information</w:t>
      </w:r>
      <w:r w:rsidR="0031060B" w:rsidRPr="00634A57">
        <w:rPr>
          <w:rFonts w:ascii="Arial" w:hAnsi="Arial" w:cs="Arial"/>
        </w:rPr>
        <w:t xml:space="preserve">, </w:t>
      </w:r>
      <w:r w:rsidR="001F4835" w:rsidRPr="00634A57">
        <w:rPr>
          <w:rFonts w:ascii="Arial" w:hAnsi="Arial" w:cs="Arial"/>
        </w:rPr>
        <w:t xml:space="preserve">authors observed </w:t>
      </w:r>
      <w:r w:rsidR="0031060B" w:rsidRPr="00634A57">
        <w:rPr>
          <w:rFonts w:ascii="Arial" w:hAnsi="Arial" w:cs="Arial"/>
        </w:rPr>
        <w:t xml:space="preserve">a smaller trend </w:t>
      </w:r>
      <w:r w:rsidR="001F4835" w:rsidRPr="00634A57">
        <w:rPr>
          <w:rFonts w:ascii="Arial" w:hAnsi="Arial" w:cs="Arial"/>
        </w:rPr>
        <w:t>with lower percentages</w:t>
      </w:r>
      <w:r w:rsidRPr="00634A57">
        <w:rPr>
          <w:rFonts w:ascii="Arial" w:hAnsi="Arial" w:cs="Arial"/>
        </w:rPr>
        <w:t xml:space="preserve">. </w:t>
      </w:r>
      <w:r w:rsidR="001F4835" w:rsidRPr="00634A57">
        <w:rPr>
          <w:rFonts w:ascii="Arial" w:hAnsi="Arial" w:cs="Arial"/>
        </w:rPr>
        <w:t>Notably provision of PRO</w:t>
      </w:r>
      <w:r w:rsidRPr="00634A57">
        <w:rPr>
          <w:rFonts w:ascii="Arial" w:hAnsi="Arial" w:cs="Arial"/>
        </w:rPr>
        <w:t xml:space="preserve"> feedback </w:t>
      </w:r>
      <w:r w:rsidR="001F4835" w:rsidRPr="00634A57">
        <w:rPr>
          <w:rFonts w:ascii="Arial" w:hAnsi="Arial" w:cs="Arial"/>
        </w:rPr>
        <w:t>regarding</w:t>
      </w:r>
      <w:r w:rsidRPr="00634A57">
        <w:rPr>
          <w:rFonts w:ascii="Arial" w:hAnsi="Arial" w:cs="Arial"/>
        </w:rPr>
        <w:t xml:space="preserve"> mental health status showed a higher rate of diagnosis in the intervention group (combined odds ratio [OR]=1.91; 95% confidence interval [CI] 1.28 to 2.83). </w:t>
      </w:r>
    </w:p>
    <w:p w14:paraId="23E98B61" w14:textId="6E83CD80" w:rsidR="00EE0480" w:rsidRPr="00634A57" w:rsidRDefault="00CC0E4D" w:rsidP="009C330C">
      <w:pPr>
        <w:spacing w:before="60" w:after="180"/>
        <w:rPr>
          <w:rFonts w:ascii="Arial" w:hAnsi="Arial" w:cs="Arial"/>
        </w:rPr>
      </w:pPr>
      <w:proofErr w:type="spellStart"/>
      <w:r w:rsidRPr="00634A57">
        <w:rPr>
          <w:rFonts w:ascii="Arial" w:eastAsia="Times New Roman" w:hAnsi="Arial" w:cs="Arial"/>
          <w:b/>
          <w:bCs/>
          <w:color w:val="000000"/>
        </w:rPr>
        <w:t>Basch</w:t>
      </w:r>
      <w:proofErr w:type="spellEnd"/>
      <w:r w:rsidRPr="00634A57">
        <w:rPr>
          <w:rFonts w:ascii="Arial" w:eastAsia="Times New Roman" w:hAnsi="Arial" w:cs="Arial"/>
          <w:b/>
          <w:bCs/>
          <w:color w:val="000000"/>
        </w:rPr>
        <w:t xml:space="preserve"> et al. (2017)</w:t>
      </w:r>
      <w:r w:rsidR="00C304A3" w:rsidRPr="00634A57">
        <w:rPr>
          <w:rFonts w:ascii="Arial" w:eastAsia="Times New Roman" w:hAnsi="Arial" w:cs="Arial"/>
          <w:b/>
          <w:bCs/>
          <w:color w:val="000000"/>
        </w:rPr>
        <w:fldChar w:fldCharType="begin">
          <w:fldData xml:space="preserve">PEVuZE5vdGU+PENpdGU+PEF1dGhvcj5CYXNjaDwvQXV0aG9yPjxZZWFyPjIwMTc8L1llYXI+PFJl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</w:fldData>
        </w:fldChar>
      </w:r>
      <w:r w:rsidR="0015560C">
        <w:rPr>
          <w:rFonts w:ascii="Arial" w:eastAsia="Times New Roman" w:hAnsi="Arial" w:cs="Arial"/>
          <w:b/>
          <w:bCs/>
          <w:color w:val="000000"/>
        </w:rPr>
        <w:instrText xml:space="preserve"> ADDIN EN.CITE </w:instrText>
      </w:r>
      <w:r w:rsidR="0015560C">
        <w:rPr>
          <w:rFonts w:ascii="Arial" w:eastAsia="Times New Roman" w:hAnsi="Arial" w:cs="Arial"/>
          <w:b/>
          <w:bCs/>
          <w:color w:val="000000"/>
        </w:rPr>
        <w:fldChar w:fldCharType="begin">
          <w:fldData xml:space="preserve">PEVuZE5vdGU+PENpdGU+PEF1dGhvcj5CYXNjaDwvQXV0aG9yPjxZZWFyPjIwMTc8L1llYXI+PFJl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</w:fldData>
        </w:fldChar>
      </w:r>
      <w:r w:rsidR="0015560C">
        <w:rPr>
          <w:rFonts w:ascii="Arial" w:eastAsia="Times New Roman" w:hAnsi="Arial" w:cs="Arial"/>
          <w:b/>
          <w:bCs/>
          <w:color w:val="000000"/>
        </w:rPr>
        <w:instrText xml:space="preserve"> ADDIN EN.CITE.DATA </w:instrText>
      </w:r>
      <w:r w:rsidR="0015560C">
        <w:rPr>
          <w:rFonts w:ascii="Arial" w:eastAsia="Times New Roman" w:hAnsi="Arial" w:cs="Arial"/>
          <w:b/>
          <w:bCs/>
          <w:color w:val="000000"/>
        </w:rPr>
      </w:r>
      <w:r w:rsidR="0015560C">
        <w:rPr>
          <w:rFonts w:ascii="Arial" w:eastAsia="Times New Roman" w:hAnsi="Arial" w:cs="Arial"/>
          <w:b/>
          <w:bCs/>
          <w:color w:val="000000"/>
        </w:rPr>
        <w:fldChar w:fldCharType="end"/>
      </w:r>
      <w:r w:rsidR="00C304A3" w:rsidRPr="00634A57">
        <w:rPr>
          <w:rFonts w:ascii="Arial" w:eastAsia="Times New Roman" w:hAnsi="Arial" w:cs="Arial"/>
          <w:b/>
          <w:bCs/>
          <w:color w:val="000000"/>
        </w:rPr>
      </w:r>
      <w:r w:rsidR="00C304A3" w:rsidRPr="00634A57">
        <w:rPr>
          <w:rFonts w:ascii="Arial" w:eastAsia="Times New Roman" w:hAnsi="Arial" w:cs="Arial"/>
          <w:b/>
          <w:bCs/>
          <w:color w:val="000000"/>
        </w:rPr>
        <w:fldChar w:fldCharType="separate"/>
      </w:r>
      <w:r w:rsidR="00A8178C" w:rsidRPr="00634A57">
        <w:rPr>
          <w:rFonts w:ascii="Arial" w:eastAsia="Times New Roman" w:hAnsi="Arial" w:cs="Arial"/>
          <w:b/>
          <w:bCs/>
          <w:noProof/>
          <w:color w:val="000000"/>
          <w:vertAlign w:val="superscript"/>
        </w:rPr>
        <w:t>21</w:t>
      </w:r>
      <w:r w:rsidR="00C304A3" w:rsidRPr="00634A57">
        <w:rPr>
          <w:rFonts w:ascii="Arial" w:eastAsia="Times New Roman" w:hAnsi="Arial" w:cs="Arial"/>
          <w:b/>
          <w:bCs/>
          <w:color w:val="000000"/>
        </w:rPr>
        <w:fldChar w:fldCharType="end"/>
      </w:r>
      <w:r w:rsidRPr="00634A57">
        <w:rPr>
          <w:rFonts w:ascii="Arial" w:eastAsia="Times New Roman" w:hAnsi="Arial" w:cs="Arial"/>
          <w:b/>
          <w:bCs/>
          <w:color w:val="000000"/>
        </w:rPr>
        <w:t>:</w:t>
      </w:r>
      <w:r w:rsidRPr="00634A57">
        <w:rPr>
          <w:rFonts w:ascii="Arial" w:eastAsia="Times New Roman" w:hAnsi="Arial" w:cs="Arial"/>
          <w:color w:val="000000"/>
        </w:rPr>
        <w:t xml:space="preserve"> This study </w:t>
      </w:r>
      <w:r w:rsidR="001F4835" w:rsidRPr="00634A57">
        <w:rPr>
          <w:rFonts w:ascii="Arial" w:eastAsia="Times New Roman" w:hAnsi="Arial" w:cs="Arial"/>
          <w:color w:val="000000"/>
        </w:rPr>
        <w:t xml:space="preserve">assessed </w:t>
      </w:r>
      <w:r w:rsidRPr="00634A57">
        <w:rPr>
          <w:rFonts w:ascii="Arial" w:eastAsia="Times New Roman" w:hAnsi="Arial" w:cs="Arial"/>
          <w:color w:val="000000"/>
        </w:rPr>
        <w:t xml:space="preserve">overall survival associated with electronic </w:t>
      </w:r>
      <w:r w:rsidR="001F4835" w:rsidRPr="00634A57">
        <w:rPr>
          <w:rFonts w:ascii="Arial" w:eastAsia="Times New Roman" w:hAnsi="Arial" w:cs="Arial"/>
          <w:color w:val="000000"/>
        </w:rPr>
        <w:t>PRO</w:t>
      </w:r>
      <w:r w:rsidRPr="00634A57">
        <w:rPr>
          <w:rFonts w:ascii="Arial" w:eastAsia="Times New Roman" w:hAnsi="Arial" w:cs="Arial"/>
          <w:color w:val="000000"/>
        </w:rPr>
        <w:t xml:space="preserve"> symptom monitoring vs</w:t>
      </w:r>
      <w:r w:rsidR="00C304A3" w:rsidRPr="00634A57">
        <w:rPr>
          <w:rFonts w:ascii="Arial" w:eastAsia="Times New Roman" w:hAnsi="Arial" w:cs="Arial"/>
          <w:color w:val="000000"/>
        </w:rPr>
        <w:t>.</w:t>
      </w:r>
      <w:r w:rsidRPr="00634A57">
        <w:rPr>
          <w:rFonts w:ascii="Arial" w:eastAsia="Times New Roman" w:hAnsi="Arial" w:cs="Arial"/>
          <w:color w:val="000000"/>
        </w:rPr>
        <w:t xml:space="preserve"> usual care during routine cancer treatment</w:t>
      </w:r>
      <w:r w:rsidR="001F4835" w:rsidRPr="00634A57">
        <w:rPr>
          <w:rFonts w:ascii="Arial" w:eastAsia="Times New Roman" w:hAnsi="Arial" w:cs="Arial"/>
          <w:color w:val="000000"/>
        </w:rPr>
        <w:t xml:space="preserve">, comparing patients whose providers received PRO feedback vs. </w:t>
      </w:r>
      <w:r w:rsidRPr="00634A57">
        <w:rPr>
          <w:rFonts w:ascii="Arial" w:hAnsi="Arial" w:cs="Arial"/>
        </w:rPr>
        <w:t>usual care.</w:t>
      </w:r>
      <w:r w:rsidR="00DE7312" w:rsidRPr="00634A57">
        <w:rPr>
          <w:rFonts w:ascii="Arial" w:hAnsi="Arial" w:cs="Arial"/>
        </w:rPr>
        <w:t xml:space="preserve"> </w:t>
      </w:r>
      <w:r w:rsidR="001F4835" w:rsidRPr="00634A57">
        <w:rPr>
          <w:rFonts w:ascii="Arial" w:hAnsi="Arial" w:cs="Arial"/>
        </w:rPr>
        <w:t>“</w:t>
      </w:r>
      <w:r w:rsidR="00DE7312" w:rsidRPr="00634A57">
        <w:rPr>
          <w:rFonts w:ascii="Arial" w:hAnsi="Arial" w:cs="Arial"/>
          <w:b/>
        </w:rPr>
        <w:t>Median overall survival was 31.2 months (95% CI, 24.5-39.6) in the PRO group and 26.0 months (95% CI, 22.1-30.9) in the usual care group (difference, 5 months; </w:t>
      </w:r>
      <w:r w:rsidR="00DE7312" w:rsidRPr="00634A57">
        <w:rPr>
          <w:rFonts w:ascii="Arial" w:hAnsi="Arial" w:cs="Arial"/>
          <w:b/>
          <w:i/>
          <w:iCs/>
        </w:rPr>
        <w:t>P</w:t>
      </w:r>
      <w:r w:rsidR="00DE7312" w:rsidRPr="00634A57">
        <w:rPr>
          <w:rFonts w:ascii="Arial" w:hAnsi="Arial" w:cs="Arial"/>
          <w:b/>
        </w:rPr>
        <w:t> = .03).</w:t>
      </w:r>
      <w:r w:rsidR="00DE7312" w:rsidRPr="00634A57">
        <w:rPr>
          <w:rFonts w:ascii="Arial" w:hAnsi="Arial" w:cs="Arial"/>
        </w:rPr>
        <w:t xml:space="preserve"> In the multivariable model, results remained statistically significant with a hazard ratio of 0.83 (95% CI, 0.70-0.99; </w:t>
      </w:r>
      <w:r w:rsidR="00DE7312" w:rsidRPr="00634A57">
        <w:rPr>
          <w:rFonts w:ascii="Arial" w:hAnsi="Arial" w:cs="Arial"/>
          <w:i/>
          <w:iCs/>
        </w:rPr>
        <w:t>P</w:t>
      </w:r>
      <w:r w:rsidR="00DE7312" w:rsidRPr="00634A57">
        <w:rPr>
          <w:rFonts w:ascii="Arial" w:hAnsi="Arial" w:cs="Arial"/>
        </w:rPr>
        <w:t> = .04).</w:t>
      </w:r>
      <w:r w:rsidR="001F4835" w:rsidRPr="00634A57">
        <w:rPr>
          <w:rFonts w:ascii="Arial" w:hAnsi="Arial" w:cs="Arial"/>
        </w:rPr>
        <w:t>”</w:t>
      </w:r>
    </w:p>
    <w:p w14:paraId="61630AB6" w14:textId="1B5F78B4" w:rsidR="001F4835" w:rsidRPr="00634A57" w:rsidRDefault="00FB14AB" w:rsidP="009C330C">
      <w:pPr>
        <w:pStyle w:val="BodyText"/>
        <w:spacing w:line="240" w:lineRule="auto"/>
        <w:rPr>
          <w:rFonts w:ascii="Arial" w:hAnsi="Arial" w:cs="Arial"/>
          <w:lang w:val="en-GB"/>
        </w:rPr>
      </w:pPr>
      <w:proofErr w:type="spellStart"/>
      <w:r w:rsidRPr="00634A57">
        <w:rPr>
          <w:rFonts w:ascii="Arial" w:hAnsi="Arial" w:cs="Arial"/>
          <w:b/>
          <w:lang w:val="en-GB"/>
        </w:rPr>
        <w:t>Basch</w:t>
      </w:r>
      <w:proofErr w:type="spellEnd"/>
      <w:r w:rsidRPr="00634A57">
        <w:rPr>
          <w:rFonts w:ascii="Arial" w:hAnsi="Arial" w:cs="Arial"/>
          <w:b/>
          <w:lang w:val="en-GB"/>
        </w:rPr>
        <w:t xml:space="preserve"> et al. (2016)</w:t>
      </w:r>
      <w:r w:rsidRPr="00634A57">
        <w:rPr>
          <w:rFonts w:ascii="Arial" w:hAnsi="Arial" w:cs="Arial"/>
          <w:b/>
          <w:lang w:val="en-GB"/>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00A8178C" w:rsidRPr="00634A57">
        <w:rPr>
          <w:rFonts w:ascii="Arial" w:hAnsi="Arial" w:cs="Arial"/>
          <w:b/>
          <w:lang w:val="en-GB"/>
        </w:rPr>
        <w:instrText xml:space="preserve"> ADDIN EN.CITE </w:instrText>
      </w:r>
      <w:r w:rsidR="00A8178C" w:rsidRPr="00634A57">
        <w:rPr>
          <w:rFonts w:ascii="Arial" w:hAnsi="Arial" w:cs="Arial"/>
          <w:b/>
          <w:lang w:val="en-GB"/>
        </w:rPr>
        <w:fldChar w:fldCharType="begin">
          <w:fldData xml:space="preserve">PEVuZE5vdGU+PENpdGU+PEF1dGhvcj5CYXNjaDwvQXV0aG9yPjxZZWFyPjIwMTY8L1llYXI+PFJl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</w:fldData>
        </w:fldChar>
      </w:r>
      <w:r w:rsidR="00A8178C" w:rsidRPr="00634A57">
        <w:rPr>
          <w:rFonts w:ascii="Arial" w:hAnsi="Arial" w:cs="Arial"/>
          <w:b/>
          <w:lang w:val="en-GB"/>
        </w:rPr>
        <w:instrText xml:space="preserve"> ADDIN EN.CITE.DATA </w:instrText>
      </w:r>
      <w:r w:rsidR="00A8178C" w:rsidRPr="00634A57">
        <w:rPr>
          <w:rFonts w:ascii="Arial" w:hAnsi="Arial" w:cs="Arial"/>
          <w:b/>
          <w:lang w:val="en-GB"/>
        </w:rPr>
      </w:r>
      <w:r w:rsidR="00A8178C"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A8178C" w:rsidRPr="00634A57">
        <w:rPr>
          <w:rFonts w:ascii="Arial" w:hAnsi="Arial" w:cs="Arial"/>
          <w:b/>
          <w:noProof/>
          <w:vertAlign w:val="superscript"/>
          <w:lang w:val="en-GB"/>
        </w:rPr>
        <w:t>20</w:t>
      </w:r>
      <w:r w:rsidRPr="00634A57">
        <w:rPr>
          <w:rFonts w:ascii="Arial" w:hAnsi="Arial" w:cs="Arial"/>
          <w:b/>
          <w:lang w:val="en-GB"/>
        </w:rPr>
        <w:fldChar w:fldCharType="end"/>
      </w:r>
      <w:r w:rsidRPr="00634A57">
        <w:rPr>
          <w:rFonts w:ascii="Arial" w:hAnsi="Arial" w:cs="Arial"/>
          <w:b/>
          <w:lang w:val="en-GB"/>
        </w:rPr>
        <w:t>:</w:t>
      </w:r>
      <w:r w:rsidRPr="00634A57">
        <w:rPr>
          <w:rFonts w:ascii="Arial" w:hAnsi="Arial" w:cs="Arial"/>
          <w:lang w:val="en-GB"/>
        </w:rPr>
        <w:t xml:space="preserve"> </w:t>
      </w:r>
      <w:r w:rsidR="001F4835" w:rsidRPr="00634A57">
        <w:rPr>
          <w:rFonts w:ascii="Arial" w:hAnsi="Arial" w:cs="Arial"/>
          <w:lang w:val="en-GB"/>
        </w:rPr>
        <w:t>A</w:t>
      </w:r>
      <w:r w:rsidR="001F4835" w:rsidRPr="00634A57">
        <w:rPr>
          <w:rFonts w:ascii="Arial" w:hAnsi="Arial" w:cs="Arial"/>
          <w:b/>
          <w:lang w:val="en-GB"/>
        </w:rPr>
        <w:t xml:space="preserve"> </w:t>
      </w:r>
      <w:r w:rsidR="001F4835" w:rsidRPr="00634A57">
        <w:rPr>
          <w:rFonts w:ascii="Arial" w:hAnsi="Arial" w:cs="Arial"/>
          <w:lang w:val="en-GB"/>
        </w:rPr>
        <w:t xml:space="preserve">web based PRO assessing chemotherapy side effects as part of a longitudinal trial was evaluated. Patients were randomized to usual care or to receive the </w:t>
      </w:r>
      <w:proofErr w:type="spellStart"/>
      <w:r w:rsidR="001F4835" w:rsidRPr="00634A57">
        <w:rPr>
          <w:rFonts w:ascii="Arial" w:hAnsi="Arial" w:cs="Arial"/>
          <w:lang w:val="en-GB"/>
        </w:rPr>
        <w:t>PROs.</w:t>
      </w:r>
      <w:proofErr w:type="spellEnd"/>
      <w:r w:rsidR="001F4835" w:rsidRPr="00634A57">
        <w:rPr>
          <w:rFonts w:ascii="Arial" w:hAnsi="Arial" w:cs="Arial"/>
          <w:lang w:val="en-GB"/>
        </w:rPr>
        <w:t xml:space="preserve"> The intervention patients</w:t>
      </w:r>
      <w:r w:rsidR="009F669C">
        <w:rPr>
          <w:rFonts w:ascii="Arial" w:hAnsi="Arial" w:cs="Arial"/>
          <w:lang w:val="en-GB"/>
        </w:rPr>
        <w:t xml:space="preserve"> </w:t>
      </w:r>
      <w:r w:rsidRPr="00634A57">
        <w:rPr>
          <w:rFonts w:ascii="Arial" w:hAnsi="Arial" w:cs="Arial"/>
          <w:b/>
          <w:lang w:val="en-GB"/>
        </w:rPr>
        <w:t xml:space="preserve">demonstrated significantly improved </w:t>
      </w:r>
      <w:r w:rsidR="00BE3B3A" w:rsidRPr="00634A57">
        <w:rPr>
          <w:rFonts w:ascii="Arial" w:hAnsi="Arial" w:cs="Arial"/>
          <w:b/>
          <w:lang w:val="en-GB"/>
        </w:rPr>
        <w:t>HRQL</w:t>
      </w:r>
      <w:r w:rsidR="001F4835" w:rsidRPr="00634A57">
        <w:rPr>
          <w:rFonts w:ascii="Arial" w:hAnsi="Arial" w:cs="Arial"/>
          <w:b/>
          <w:lang w:val="en-GB"/>
        </w:rPr>
        <w:t>,</w:t>
      </w:r>
      <w:r w:rsidRPr="00634A57">
        <w:rPr>
          <w:rFonts w:ascii="Arial" w:hAnsi="Arial" w:cs="Arial"/>
          <w:b/>
          <w:lang w:val="en-GB"/>
        </w:rPr>
        <w:t xml:space="preserve"> reduced emergency department (ED) visits, fewer hospitalizations, a longer duration of palliative chemotherapy, and superior quality-adjusted survival.</w:t>
      </w:r>
      <w:r w:rsidRPr="00634A57">
        <w:rPr>
          <w:rFonts w:ascii="Arial" w:hAnsi="Arial" w:cs="Arial"/>
          <w:lang w:val="en-GB"/>
        </w:rPr>
        <w:t xml:space="preserve"> </w:t>
      </w:r>
      <w:r w:rsidR="001F4835" w:rsidRPr="00634A57">
        <w:rPr>
          <w:rFonts w:ascii="Arial" w:hAnsi="Arial" w:cs="Arial"/>
          <w:lang w:val="en-GB"/>
        </w:rPr>
        <w:t xml:space="preserve">Side effects were monitored by nurses who received email alerts based on PROs, and were able to intervene; authors believe this close monitoring may have led to improved outcomes. </w:t>
      </w:r>
    </w:p>
    <w:p w14:paraId="31A66567" w14:textId="24682304" w:rsidR="00264EBE" w:rsidRPr="00634A57" w:rsidRDefault="00264EBE" w:rsidP="009C330C">
      <w:pPr>
        <w:pStyle w:val="BodyText"/>
        <w:spacing w:line="240" w:lineRule="auto"/>
        <w:rPr>
          <w:rFonts w:ascii="Arial" w:hAnsi="Arial" w:cs="Arial"/>
          <w:lang w:val="en-GB"/>
        </w:rPr>
      </w:pPr>
      <w:r w:rsidRPr="00634A57">
        <w:rPr>
          <w:rFonts w:ascii="Arial" w:hAnsi="Arial" w:cs="Arial"/>
          <w:b/>
          <w:lang w:val="en-GB"/>
        </w:rPr>
        <w:t>Berry et al. (2014)</w:t>
      </w:r>
      <w:r w:rsidRPr="00634A57">
        <w:rPr>
          <w:rFonts w:ascii="Arial" w:hAnsi="Arial" w:cs="Arial"/>
          <w:b/>
          <w:lang w:val="en-GB"/>
        </w:rPr>
        <w:fldChar w:fldCharType="begin">
          <w:fldData xml:space="preserve">PEVuZE5vdGU+PENpdGU+PEF1dGhvcj5CZXJyeTwvQXV0aG9yPjxZZWFyPjIwMTQ8L1llYXI+PFJl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</w:fldData>
        </w:fldChar>
      </w:r>
      <w:r w:rsidR="00D63BE3" w:rsidRPr="00634A57">
        <w:rPr>
          <w:rFonts w:ascii="Arial" w:hAnsi="Arial" w:cs="Arial"/>
          <w:b/>
          <w:lang w:val="en-GB"/>
        </w:rPr>
        <w:instrText xml:space="preserve"> ADDIN EN.CITE </w:instrText>
      </w:r>
      <w:r w:rsidR="00D63BE3" w:rsidRPr="00634A57">
        <w:rPr>
          <w:rFonts w:ascii="Arial" w:hAnsi="Arial" w:cs="Arial"/>
          <w:b/>
          <w:lang w:val="en-GB"/>
        </w:rPr>
        <w:fldChar w:fldCharType="begin">
          <w:fldData xml:space="preserve">PEVuZE5vdGU+PENpdGU+PEF1dGhvcj5CZXJyeTwvQXV0aG9yPjxZZWFyPjIwMTQ8L1llYXI+PFJl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</w:fldData>
        </w:fldChar>
      </w:r>
      <w:r w:rsidR="00D63BE3" w:rsidRPr="00634A57">
        <w:rPr>
          <w:rFonts w:ascii="Arial" w:hAnsi="Arial" w:cs="Arial"/>
          <w:b/>
          <w:lang w:val="en-GB"/>
        </w:rPr>
        <w:instrText xml:space="preserve"> ADDIN EN.CITE.DATA </w:instrText>
      </w:r>
      <w:r w:rsidR="00D63BE3" w:rsidRPr="00634A57">
        <w:rPr>
          <w:rFonts w:ascii="Arial" w:hAnsi="Arial" w:cs="Arial"/>
          <w:b/>
          <w:lang w:val="en-GB"/>
        </w:rPr>
      </w:r>
      <w:r w:rsidR="00D63BE3"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D63BE3" w:rsidRPr="00634A57">
        <w:rPr>
          <w:rFonts w:ascii="Arial" w:hAnsi="Arial" w:cs="Arial"/>
          <w:b/>
          <w:noProof/>
          <w:vertAlign w:val="superscript"/>
          <w:lang w:val="en-GB"/>
        </w:rPr>
        <w:t>41</w:t>
      </w:r>
      <w:r w:rsidRPr="00634A57">
        <w:rPr>
          <w:rFonts w:ascii="Arial" w:hAnsi="Arial" w:cs="Arial"/>
          <w:b/>
          <w:lang w:val="en-GB"/>
        </w:rPr>
        <w:fldChar w:fldCharType="end"/>
      </w:r>
      <w:r w:rsidRPr="00634A57">
        <w:rPr>
          <w:rFonts w:ascii="Arial" w:hAnsi="Arial" w:cs="Arial"/>
          <w:b/>
          <w:lang w:val="en-GB"/>
        </w:rPr>
        <w:t xml:space="preserve">: </w:t>
      </w:r>
      <w:r w:rsidR="00464343" w:rsidRPr="00634A57">
        <w:rPr>
          <w:rFonts w:ascii="Arial" w:hAnsi="Arial" w:cs="Arial"/>
          <w:lang w:val="en-GB"/>
        </w:rPr>
        <w:t xml:space="preserve">Cancer patients randomized to an intervention arm of a trial which included an intervention that monitored depression, symptoms, and quality of life issues via electronic PROs and had a component to help patients communicate with providers showed </w:t>
      </w:r>
      <w:r w:rsidRPr="00634A57">
        <w:rPr>
          <w:rFonts w:ascii="Arial" w:hAnsi="Arial" w:cs="Arial"/>
          <w:b/>
          <w:lang w:val="en-GB"/>
        </w:rPr>
        <w:t xml:space="preserve">significantly </w:t>
      </w:r>
      <w:r w:rsidR="00464343" w:rsidRPr="00634A57">
        <w:rPr>
          <w:rFonts w:ascii="Arial" w:hAnsi="Arial" w:cs="Arial"/>
          <w:b/>
          <w:lang w:val="en-GB"/>
        </w:rPr>
        <w:t>lower depression</w:t>
      </w:r>
      <w:r w:rsidRPr="00634A57">
        <w:rPr>
          <w:rFonts w:ascii="Arial" w:hAnsi="Arial" w:cs="Arial"/>
          <w:b/>
          <w:lang w:val="en-GB"/>
        </w:rPr>
        <w:t xml:space="preserve"> </w:t>
      </w:r>
      <w:r w:rsidR="00464343" w:rsidRPr="00634A57">
        <w:rPr>
          <w:rFonts w:ascii="Arial" w:hAnsi="Arial" w:cs="Arial"/>
          <w:b/>
          <w:lang w:val="en-GB"/>
        </w:rPr>
        <w:t>(p=.04)</w:t>
      </w:r>
      <w:r w:rsidRPr="00634A57">
        <w:rPr>
          <w:rFonts w:ascii="Arial" w:hAnsi="Arial" w:cs="Arial"/>
          <w:b/>
          <w:lang w:val="en-GB"/>
        </w:rPr>
        <w:t xml:space="preserve"> </w:t>
      </w:r>
      <w:r w:rsidR="00464343" w:rsidRPr="00634A57">
        <w:rPr>
          <w:rFonts w:ascii="Arial" w:hAnsi="Arial" w:cs="Arial"/>
          <w:b/>
          <w:lang w:val="en-GB"/>
        </w:rPr>
        <w:t>at the study end</w:t>
      </w:r>
      <w:r w:rsidRPr="00634A57">
        <w:rPr>
          <w:rFonts w:ascii="Arial" w:hAnsi="Arial" w:cs="Arial"/>
          <w:b/>
          <w:lang w:val="en-GB"/>
        </w:rPr>
        <w:t>, compared to controls</w:t>
      </w:r>
      <w:r w:rsidR="00464343" w:rsidRPr="00634A57">
        <w:rPr>
          <w:rFonts w:ascii="Arial" w:hAnsi="Arial" w:cs="Arial"/>
          <w:b/>
          <w:lang w:val="en-GB"/>
        </w:rPr>
        <w:t>.</w:t>
      </w:r>
    </w:p>
    <w:p w14:paraId="2685F8BF" w14:textId="0DF67DB1" w:rsidR="009E438A" w:rsidRPr="00634A57" w:rsidRDefault="00FB14AB" w:rsidP="009C330C">
      <w:pPr>
        <w:pStyle w:val="BodyText"/>
        <w:spacing w:line="240" w:lineRule="auto"/>
        <w:rPr>
          <w:rFonts w:ascii="Arial" w:hAnsi="Arial" w:cs="Arial"/>
          <w:lang w:val="en-GB"/>
        </w:rPr>
      </w:pPr>
      <w:proofErr w:type="spellStart"/>
      <w:r w:rsidRPr="00634A57">
        <w:rPr>
          <w:rFonts w:ascii="Arial" w:hAnsi="Arial" w:cs="Arial"/>
          <w:b/>
          <w:lang w:val="en-GB"/>
        </w:rPr>
        <w:t>Cleeland</w:t>
      </w:r>
      <w:proofErr w:type="spellEnd"/>
      <w:r w:rsidRPr="00634A57">
        <w:rPr>
          <w:rFonts w:ascii="Arial" w:hAnsi="Arial" w:cs="Arial"/>
          <w:b/>
          <w:lang w:val="en-GB"/>
        </w:rPr>
        <w:t xml:space="preserve"> et al. (2011)</w:t>
      </w:r>
      <w:r w:rsidR="00237421" w:rsidRPr="0082633F">
        <w:rPr>
          <w:rFonts w:ascii="Arial" w:hAnsi="Arial" w:cs="Arial"/>
          <w:b/>
          <w:lang w:val="en-GB"/>
        </w:rPr>
        <w:fldChar w:fldCharType="begin">
          <w:fldData xml:space="preserve">PEVuZE5vdGU+PENpdGU+PEF1dGhvcj5DbGVlbGFuZDwvQXV0aG9yPjxZZWFyPjIwMTE8L1llYXI+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</w:fldData>
        </w:fldChar>
      </w:r>
      <w:r w:rsidR="00A8178C" w:rsidRPr="0082633F">
        <w:rPr>
          <w:rFonts w:ascii="Arial" w:hAnsi="Arial" w:cs="Arial"/>
          <w:b/>
          <w:lang w:val="en-GB"/>
        </w:rPr>
        <w:instrText xml:space="preserve"> ADDIN EN.CITE </w:instrText>
      </w:r>
      <w:r w:rsidR="00A8178C" w:rsidRPr="0082633F">
        <w:rPr>
          <w:rFonts w:ascii="Arial" w:hAnsi="Arial" w:cs="Arial"/>
          <w:b/>
          <w:lang w:val="en-GB"/>
        </w:rPr>
        <w:fldChar w:fldCharType="begin">
          <w:fldData xml:space="preserve">PEVuZE5vdGU+PENpdGU+PEF1dGhvcj5DbGVlbGFuZDwvQXV0aG9yPjxZZWFyPjIwMTE8L1llYXI+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</w:fldData>
        </w:fldChar>
      </w:r>
      <w:r w:rsidR="00A8178C" w:rsidRPr="0082633F">
        <w:rPr>
          <w:rFonts w:ascii="Arial" w:hAnsi="Arial" w:cs="Arial"/>
          <w:b/>
          <w:lang w:val="en-GB"/>
        </w:rPr>
        <w:instrText xml:space="preserve"> ADDIN EN.CITE.DATA </w:instrText>
      </w:r>
      <w:r w:rsidR="00A8178C" w:rsidRPr="0082633F">
        <w:rPr>
          <w:rFonts w:ascii="Arial" w:hAnsi="Arial" w:cs="Arial"/>
          <w:b/>
          <w:lang w:val="en-GB"/>
        </w:rPr>
      </w:r>
      <w:r w:rsidR="00A8178C" w:rsidRPr="0082633F">
        <w:rPr>
          <w:rFonts w:ascii="Arial" w:hAnsi="Arial" w:cs="Arial"/>
          <w:b/>
          <w:lang w:val="en-GB"/>
        </w:rPr>
        <w:fldChar w:fldCharType="end"/>
      </w:r>
      <w:r w:rsidR="00237421" w:rsidRPr="0082633F">
        <w:rPr>
          <w:rFonts w:ascii="Arial" w:hAnsi="Arial" w:cs="Arial"/>
          <w:b/>
          <w:lang w:val="en-GB"/>
        </w:rPr>
      </w:r>
      <w:r w:rsidR="00237421" w:rsidRPr="0082633F">
        <w:rPr>
          <w:rFonts w:ascii="Arial" w:hAnsi="Arial" w:cs="Arial"/>
          <w:b/>
          <w:lang w:val="en-GB"/>
        </w:rPr>
        <w:fldChar w:fldCharType="separate"/>
      </w:r>
      <w:r w:rsidR="00A8178C" w:rsidRPr="0082633F">
        <w:rPr>
          <w:rFonts w:ascii="Arial" w:hAnsi="Arial" w:cs="Arial"/>
          <w:b/>
          <w:noProof/>
          <w:vertAlign w:val="superscript"/>
          <w:lang w:val="en-GB"/>
        </w:rPr>
        <w:t>27</w:t>
      </w:r>
      <w:r w:rsidR="00237421" w:rsidRPr="0082633F">
        <w:rPr>
          <w:rFonts w:ascii="Arial" w:hAnsi="Arial" w:cs="Arial"/>
          <w:b/>
          <w:lang w:val="en-GB"/>
        </w:rPr>
        <w:fldChar w:fldCharType="end"/>
      </w:r>
      <w:r w:rsidRPr="0082633F">
        <w:rPr>
          <w:rFonts w:ascii="Arial" w:hAnsi="Arial" w:cs="Arial"/>
          <w:b/>
          <w:lang w:val="en-GB"/>
        </w:rPr>
        <w:t>:</w:t>
      </w:r>
      <w:r w:rsidRPr="00634A57">
        <w:rPr>
          <w:rFonts w:ascii="Arial" w:hAnsi="Arial" w:cs="Arial"/>
          <w:lang w:val="en-GB"/>
        </w:rPr>
        <w:t xml:space="preserve"> </w:t>
      </w:r>
      <w:r w:rsidR="009E438A" w:rsidRPr="00634A57">
        <w:rPr>
          <w:rFonts w:ascii="Arial" w:hAnsi="Arial" w:cs="Arial"/>
          <w:lang w:val="en-GB"/>
        </w:rPr>
        <w:t xml:space="preserve">As in Chapter II, patients from </w:t>
      </w:r>
      <w:r w:rsidRPr="00634A57">
        <w:rPr>
          <w:rFonts w:ascii="Arial" w:hAnsi="Arial" w:cs="Arial"/>
          <w:lang w:val="en-GB"/>
        </w:rPr>
        <w:t>an outpatient thoracic surgery clinic</w:t>
      </w:r>
      <w:r w:rsidR="006D5AC9" w:rsidRPr="00634A57">
        <w:rPr>
          <w:rFonts w:ascii="Arial" w:hAnsi="Arial" w:cs="Arial"/>
          <w:lang w:val="en-GB"/>
        </w:rPr>
        <w:t xml:space="preserve"> with home based symptom monitoring with provider notification demonstrated </w:t>
      </w:r>
      <w:r w:rsidR="006D5AC9" w:rsidRPr="00634A57">
        <w:rPr>
          <w:rFonts w:ascii="Arial" w:hAnsi="Arial" w:cs="Arial"/>
          <w:b/>
          <w:lang w:val="en-GB"/>
        </w:rPr>
        <w:t xml:space="preserve">fewer symptom severity events and a </w:t>
      </w:r>
      <w:r w:rsidR="00464343" w:rsidRPr="00634A57">
        <w:rPr>
          <w:rFonts w:ascii="Arial" w:hAnsi="Arial" w:cs="Arial"/>
          <w:b/>
          <w:lang w:val="en-GB"/>
        </w:rPr>
        <w:t>faster</w:t>
      </w:r>
      <w:r w:rsidR="006D5AC9" w:rsidRPr="00634A57">
        <w:rPr>
          <w:rFonts w:ascii="Arial" w:hAnsi="Arial" w:cs="Arial"/>
          <w:b/>
          <w:lang w:val="en-GB"/>
        </w:rPr>
        <w:t xml:space="preserve"> improvement in symptoms</w:t>
      </w:r>
      <w:r w:rsidR="006D5AC9" w:rsidRPr="00634A57">
        <w:rPr>
          <w:rFonts w:ascii="Arial" w:hAnsi="Arial" w:cs="Arial"/>
          <w:bCs/>
          <w:lang w:val="en-GB"/>
        </w:rPr>
        <w:t xml:space="preserve"> than the control group</w:t>
      </w:r>
      <w:r w:rsidR="006D5AC9" w:rsidRPr="00634A57">
        <w:rPr>
          <w:rFonts w:ascii="Arial" w:hAnsi="Arial" w:cs="Arial"/>
          <w:lang w:val="en-GB"/>
        </w:rPr>
        <w:t xml:space="preserve"> </w:t>
      </w:r>
      <w:r w:rsidR="006D5AC9" w:rsidRPr="00634A57">
        <w:rPr>
          <w:rFonts w:ascii="Arial" w:hAnsi="Arial" w:cs="Arial"/>
          <w:bCs/>
          <w:lang w:val="en-GB"/>
        </w:rPr>
        <w:t xml:space="preserve">who completed the same assessment but without alerts to providers suggesting the opportunity for home-based symptom PRO assessments to lead to better outcomes </w:t>
      </w:r>
      <w:r w:rsidRPr="00634A57">
        <w:rPr>
          <w:rFonts w:ascii="Arial" w:hAnsi="Arial" w:cs="Arial"/>
          <w:lang w:val="en-GB"/>
        </w:rPr>
        <w:t>during the post-operative period.</w:t>
      </w:r>
    </w:p>
    <w:p w14:paraId="61F343FD" w14:textId="4581FB45" w:rsidR="00BA49D0" w:rsidRPr="00634A57" w:rsidRDefault="00264EBE" w:rsidP="009C330C">
      <w:pPr>
        <w:pStyle w:val="BodyText"/>
        <w:spacing w:line="240" w:lineRule="auto"/>
        <w:rPr>
          <w:rFonts w:ascii="Arial" w:hAnsi="Arial" w:cs="Arial"/>
          <w:b/>
          <w:lang w:val="en-GB"/>
        </w:rPr>
      </w:pPr>
      <w:r w:rsidRPr="00634A57">
        <w:rPr>
          <w:rFonts w:ascii="Arial" w:hAnsi="Arial" w:cs="Arial"/>
          <w:b/>
          <w:lang w:val="en-GB"/>
        </w:rPr>
        <w:t>Ruland et al. (2010)</w:t>
      </w:r>
      <w:r w:rsidRPr="00634A57">
        <w:rPr>
          <w:rFonts w:ascii="Arial" w:hAnsi="Arial" w:cs="Arial"/>
          <w:b/>
          <w:lang w:val="en-GB"/>
        </w:rPr>
        <w:fldChar w:fldCharType="begin">
          <w:fldData xml:space="preserve">PEVuZE5vdGU+PENpdGU+PEF1dGhvcj5SdWxhbmQ8L0F1dGhvcj48WWVhcj4yMDEwPC9ZZWFyPjxS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</w:fldData>
        </w:fldChar>
      </w:r>
      <w:r w:rsidR="00A8178C" w:rsidRPr="00634A57">
        <w:rPr>
          <w:rFonts w:ascii="Arial" w:hAnsi="Arial" w:cs="Arial"/>
          <w:b/>
          <w:lang w:val="en-GB"/>
        </w:rPr>
        <w:instrText xml:space="preserve"> ADDIN EN.CITE </w:instrText>
      </w:r>
      <w:r w:rsidR="00A8178C" w:rsidRPr="00634A57">
        <w:rPr>
          <w:rFonts w:ascii="Arial" w:hAnsi="Arial" w:cs="Arial"/>
          <w:b/>
          <w:lang w:val="en-GB"/>
        </w:rPr>
        <w:fldChar w:fldCharType="begin">
          <w:fldData xml:space="preserve">PEVuZE5vdGU+PENpdGU+PEF1dGhvcj5SdWxhbmQ8L0F1dGhvcj48WWVhcj4yMDEwPC9ZZWFyPjxS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</w:fldData>
        </w:fldChar>
      </w:r>
      <w:r w:rsidR="00A8178C" w:rsidRPr="00634A57">
        <w:rPr>
          <w:rFonts w:ascii="Arial" w:hAnsi="Arial" w:cs="Arial"/>
          <w:b/>
          <w:lang w:val="en-GB"/>
        </w:rPr>
        <w:instrText xml:space="preserve"> ADDIN EN.CITE.DATA </w:instrText>
      </w:r>
      <w:r w:rsidR="00A8178C" w:rsidRPr="00634A57">
        <w:rPr>
          <w:rFonts w:ascii="Arial" w:hAnsi="Arial" w:cs="Arial"/>
          <w:b/>
          <w:lang w:val="en-GB"/>
        </w:rPr>
      </w:r>
      <w:r w:rsidR="00A8178C" w:rsidRPr="00634A57">
        <w:rPr>
          <w:rFonts w:ascii="Arial" w:hAnsi="Arial" w:cs="Arial"/>
          <w:b/>
          <w:lang w:val="en-GB"/>
        </w:rPr>
        <w:fldChar w:fldCharType="end"/>
      </w:r>
      <w:r w:rsidRPr="00634A57">
        <w:rPr>
          <w:rFonts w:ascii="Arial" w:hAnsi="Arial" w:cs="Arial"/>
          <w:b/>
          <w:lang w:val="en-GB"/>
        </w:rPr>
      </w:r>
      <w:r w:rsidRPr="00634A57">
        <w:rPr>
          <w:rFonts w:ascii="Arial" w:hAnsi="Arial" w:cs="Arial"/>
          <w:b/>
          <w:lang w:val="en-GB"/>
        </w:rPr>
        <w:fldChar w:fldCharType="separate"/>
      </w:r>
      <w:r w:rsidR="00A8178C" w:rsidRPr="00634A57">
        <w:rPr>
          <w:rFonts w:ascii="Arial" w:hAnsi="Arial" w:cs="Arial"/>
          <w:b/>
          <w:noProof/>
          <w:vertAlign w:val="superscript"/>
          <w:lang w:val="en-GB"/>
        </w:rPr>
        <w:t>26</w:t>
      </w:r>
      <w:r w:rsidRPr="00634A57">
        <w:rPr>
          <w:rFonts w:ascii="Arial" w:hAnsi="Arial" w:cs="Arial"/>
          <w:b/>
          <w:lang w:val="en-GB"/>
        </w:rPr>
        <w:fldChar w:fldCharType="end"/>
      </w:r>
      <w:r w:rsidRPr="00634A57">
        <w:rPr>
          <w:rFonts w:ascii="Arial" w:hAnsi="Arial" w:cs="Arial"/>
          <w:b/>
          <w:lang w:val="en-GB"/>
        </w:rPr>
        <w:t xml:space="preserve">: </w:t>
      </w:r>
      <w:r w:rsidR="00BA49D0" w:rsidRPr="00634A57">
        <w:rPr>
          <w:rFonts w:ascii="Arial" w:hAnsi="Arial" w:cs="Arial"/>
          <w:bCs/>
          <w:lang w:val="en-GB"/>
        </w:rPr>
        <w:t xml:space="preserve">As described in Chapter II, </w:t>
      </w:r>
      <w:r w:rsidR="008E45C3" w:rsidRPr="00634A57">
        <w:rPr>
          <w:rFonts w:ascii="Arial" w:hAnsi="Arial" w:cs="Arial"/>
          <w:bCs/>
          <w:lang w:val="en-GB"/>
        </w:rPr>
        <w:t xml:space="preserve">145 </w:t>
      </w:r>
      <w:r w:rsidR="00BA49D0" w:rsidRPr="00634A57">
        <w:rPr>
          <w:rFonts w:ascii="Arial" w:hAnsi="Arial" w:cs="Arial"/>
          <w:lang w:val="en-GB"/>
        </w:rPr>
        <w:t>p</w:t>
      </w:r>
      <w:r w:rsidRPr="00634A57">
        <w:rPr>
          <w:rFonts w:ascii="Arial" w:hAnsi="Arial" w:cs="Arial"/>
          <w:lang w:val="en-GB"/>
        </w:rPr>
        <w:t xml:space="preserve">atients with leukaemia or lymphoma completed </w:t>
      </w:r>
      <w:r w:rsidR="00464343" w:rsidRPr="00634A57">
        <w:rPr>
          <w:rFonts w:ascii="Arial" w:hAnsi="Arial" w:cs="Arial"/>
          <w:lang w:val="en-GB"/>
        </w:rPr>
        <w:t>a PRO assessment</w:t>
      </w:r>
      <w:r w:rsidR="00BA49D0" w:rsidRPr="00634A57">
        <w:rPr>
          <w:rFonts w:ascii="Arial" w:hAnsi="Arial" w:cs="Arial"/>
          <w:lang w:val="en-GB"/>
        </w:rPr>
        <w:t xml:space="preserve"> </w:t>
      </w:r>
      <w:r w:rsidRPr="00634A57">
        <w:rPr>
          <w:rFonts w:ascii="Arial" w:hAnsi="Arial" w:cs="Arial"/>
          <w:lang w:val="en-GB"/>
        </w:rPr>
        <w:t xml:space="preserve">that included questions on patient care, symptom distress and need for symptom management support during treatment and rehabilitation. </w:t>
      </w:r>
      <w:r w:rsidRPr="00634A57">
        <w:rPr>
          <w:rFonts w:ascii="Arial" w:hAnsi="Arial" w:cs="Arial"/>
          <w:b/>
          <w:lang w:val="en-GB"/>
        </w:rPr>
        <w:t>Significantly more symptoms and problems were addressed by providers in the intervention group</w:t>
      </w:r>
      <w:r w:rsidR="008E45C3" w:rsidRPr="00634A57">
        <w:rPr>
          <w:rFonts w:ascii="Arial" w:hAnsi="Arial" w:cs="Arial"/>
          <w:b/>
          <w:lang w:val="en-GB"/>
        </w:rPr>
        <w:t xml:space="preserve"> </w:t>
      </w:r>
      <w:r w:rsidR="00464343" w:rsidRPr="00634A57">
        <w:rPr>
          <w:rFonts w:ascii="Arial" w:hAnsi="Arial" w:cs="Arial"/>
          <w:b/>
          <w:lang w:val="en-GB"/>
        </w:rPr>
        <w:t xml:space="preserve">(p&lt;.001) </w:t>
      </w:r>
      <w:r w:rsidR="008E45C3" w:rsidRPr="00634A57">
        <w:rPr>
          <w:rFonts w:ascii="Arial" w:hAnsi="Arial" w:cs="Arial"/>
          <w:b/>
          <w:lang w:val="en-GB"/>
        </w:rPr>
        <w:t>who received the assessment results than in the control group where they did not</w:t>
      </w:r>
      <w:r w:rsidRPr="00634A57">
        <w:rPr>
          <w:rFonts w:ascii="Arial" w:hAnsi="Arial" w:cs="Arial"/>
          <w:b/>
          <w:lang w:val="en-GB"/>
        </w:rPr>
        <w:t xml:space="preserve">. Over time patients assigned to the intervention group demonstrated less symptom distress than those </w:t>
      </w:r>
      <w:r w:rsidR="008E45C3" w:rsidRPr="00634A57">
        <w:rPr>
          <w:rFonts w:ascii="Arial" w:hAnsi="Arial" w:cs="Arial"/>
          <w:b/>
          <w:lang w:val="en-GB"/>
        </w:rPr>
        <w:t>in the</w:t>
      </w:r>
      <w:r w:rsidRPr="00634A57">
        <w:rPr>
          <w:rFonts w:ascii="Arial" w:hAnsi="Arial" w:cs="Arial"/>
          <w:b/>
          <w:lang w:val="en-GB"/>
        </w:rPr>
        <w:t xml:space="preserve"> control group.</w:t>
      </w:r>
    </w:p>
    <w:p w14:paraId="002A5C8D" w14:textId="6E691C7B" w:rsidR="00057B2A" w:rsidRPr="009C330C" w:rsidRDefault="00264EBE" w:rsidP="009C330C">
      <w:pPr>
        <w:pStyle w:val="BodyText"/>
        <w:spacing w:line="240" w:lineRule="auto"/>
        <w:rPr>
          <w:rFonts w:ascii="Arial" w:eastAsia="Times New Roman" w:hAnsi="Arial" w:cs="Arial"/>
          <w:b/>
          <w:bCs/>
          <w:color w:val="000000"/>
        </w:rPr>
      </w:pPr>
      <w:proofErr w:type="spellStart"/>
      <w:r w:rsidRPr="00634A57">
        <w:rPr>
          <w:rFonts w:ascii="Arial" w:eastAsia="Times New Roman" w:hAnsi="Arial" w:cs="Arial"/>
          <w:b/>
          <w:bCs/>
          <w:color w:val="000000"/>
        </w:rPr>
        <w:t>Velikova</w:t>
      </w:r>
      <w:proofErr w:type="spellEnd"/>
      <w:r w:rsidRPr="00634A57">
        <w:rPr>
          <w:rFonts w:ascii="Arial" w:eastAsia="Times New Roman" w:hAnsi="Arial" w:cs="Arial"/>
          <w:b/>
          <w:bCs/>
          <w:color w:val="000000"/>
        </w:rPr>
        <w:t xml:space="preserve"> et al</w:t>
      </w:r>
      <w:r w:rsidR="00162537" w:rsidRPr="00634A57">
        <w:rPr>
          <w:rFonts w:ascii="Arial" w:eastAsia="Times New Roman" w:hAnsi="Arial" w:cs="Arial"/>
          <w:b/>
          <w:bCs/>
          <w:color w:val="000000"/>
        </w:rPr>
        <w:t>.</w:t>
      </w:r>
      <w:r w:rsidRPr="00634A57">
        <w:rPr>
          <w:rFonts w:ascii="Arial" w:eastAsia="Times New Roman" w:hAnsi="Arial" w:cs="Arial"/>
          <w:b/>
          <w:bCs/>
          <w:color w:val="000000"/>
        </w:rPr>
        <w:t xml:space="preserve"> (2004)</w:t>
      </w:r>
      <w:r w:rsidRPr="00634A57">
        <w:rPr>
          <w:rFonts w:ascii="Arial" w:eastAsia="Times New Roman" w:hAnsi="Arial" w:cs="Arial"/>
          <w:b/>
          <w:bCs/>
          <w:color w:val="000000"/>
        </w:rPr>
        <w:fldChar w:fldCharType="begin"/>
      </w:r>
      <w:r w:rsidR="000D2A37" w:rsidRPr="00634A57">
        <w:rPr>
          <w:rFonts w:ascii="Arial" w:eastAsia="Times New Roman" w:hAnsi="Arial" w:cs="Arial"/>
          <w:b/>
          <w:bCs/>
          <w:color w:val="000000"/>
        </w:rPr>
        <w:instrText xml:space="preserve"> ADDIN EN.CITE &lt;EndNote&gt;&lt;Cite&gt;&lt;Author&gt;Velikova&lt;/Author&gt;&lt;Year&gt;2004&lt;/Year&gt;&lt;RecNum&gt;854&lt;/RecNum&gt;&lt;DisplayText&gt;&lt;style face="superscript"&gt;13&lt;/style&gt;&lt;/DisplayText&gt;&lt;record&gt;&lt;rec-number&gt;854&lt;/rec-number&gt;&lt;foreign-keys&gt;&lt;key app="EN" db-id="92rrzf922vddp7e2dw9p9vv422e0tp5s50ws" timestamp="1579730064"&gt;854&lt;/key&gt;&lt;/foreign-keys&gt;&lt;ref-type name="Journal Article"&gt;17&lt;/ref-type&gt;&lt;contributors&gt;&lt;authors&gt;&lt;author&gt;Velikova, G.&lt;/author&gt;&lt;author&gt;Booth, L.&lt;/author&gt;&lt;author&gt;Smith, A. B.&lt;/author&gt;&lt;author&gt;Brown, P. M.&lt;/author&gt;&lt;author&gt;Lynch, P.&lt;/author&gt;&lt;author&gt;Brown, J. M.&lt;/author&gt;&lt;author&gt;Selby, P. J.&lt;/author&gt;&lt;/authors&gt;&lt;/contributors&gt;&lt;auth-address&gt;Cancer Research UK Clinical Centre-Leeds, Cancer Medicine Research Unit, St James&amp;apos;s University Hospital, Beckett St, Leeds LS9 7TF, UK. g.velikova@cancermed.leeds.ac.uk&lt;/auth-address&gt;&lt;titles&gt;&lt;title&gt;Measuring quality of life in routine oncology practice improves communication and patient well-being: a randomized controlled trial&lt;/title&gt;&lt;secondary-title&gt;J Clin Oncol&lt;/secondary-title&gt;&lt;/titles&gt;&lt;periodical&gt;&lt;full-title&gt;J Clin Oncol&lt;/full-title&gt;&lt;/periodical&gt;&lt;pages&gt;714-24&lt;/pages&gt;&lt;volume&gt;22&lt;/volume&gt;&lt;number&gt;4&lt;/number&gt;&lt;keywords&gt;&lt;keyword&gt;*Adaptation, Psychological&lt;/keyword&gt;&lt;keyword&gt;Adult&lt;/keyword&gt;&lt;keyword&gt;England&lt;/keyword&gt;&lt;keyword&gt;Female&lt;/keyword&gt;&lt;keyword&gt;Humans&lt;/keyword&gt;&lt;keyword&gt;Male&lt;/keyword&gt;&lt;keyword&gt;Middle Aged&lt;/keyword&gt;&lt;keyword&gt;Multivariate Analysis&lt;/keyword&gt;&lt;keyword&gt;Neoplasms/*psychology&lt;/keyword&gt;&lt;keyword&gt;*Physician-Patient Relations&lt;/keyword&gt;&lt;keyword&gt;Process Assessment (Health Care)&lt;/keyword&gt;&lt;keyword&gt;Prospective Studies&lt;/keyword&gt;&lt;keyword&gt;*Quality of Life&lt;/keyword&gt;&lt;keyword&gt;*Questionnaires&lt;/keyword&gt;&lt;keyword&gt;Regression Analysis&lt;/keyword&gt;&lt;/keywords&gt;&lt;dates&gt;&lt;year&gt;2004&lt;/year&gt;&lt;pub-dates&gt;&lt;date&gt;Feb 15&lt;/date&gt;&lt;/pub-dates&gt;&lt;/dates&gt;&lt;accession-num&gt;14966096&lt;/accession-num&gt;&lt;urls&gt;&lt;related-urls&gt;&lt;url&gt;http://www.ncbi.nlm.nih.gov/entrez/query.fcgi?cmd=Retrieve&amp;amp;db=PubMed&amp;amp;dopt=Citation&amp;amp;list_uids=14966096 &lt;/url&gt;&lt;/related-urls&gt;&lt;/urls&gt;&lt;/record&gt;&lt;/Cite&gt;&lt;/EndNote&gt;</w:instrText>
      </w:r>
      <w:r w:rsidRPr="00634A57">
        <w:rPr>
          <w:rFonts w:ascii="Arial" w:eastAsia="Times New Roman" w:hAnsi="Arial" w:cs="Arial"/>
          <w:b/>
          <w:bCs/>
          <w:color w:val="000000"/>
        </w:rPr>
        <w:fldChar w:fldCharType="separate"/>
      </w:r>
      <w:r w:rsidR="000D2A37" w:rsidRPr="00634A57">
        <w:rPr>
          <w:rFonts w:ascii="Arial" w:eastAsia="Times New Roman" w:hAnsi="Arial" w:cs="Arial"/>
          <w:b/>
          <w:bCs/>
          <w:noProof/>
          <w:color w:val="000000"/>
          <w:vertAlign w:val="superscript"/>
        </w:rPr>
        <w:t>13</w:t>
      </w:r>
      <w:r w:rsidRPr="00634A57">
        <w:rPr>
          <w:rFonts w:ascii="Arial" w:eastAsia="Times New Roman" w:hAnsi="Arial" w:cs="Arial"/>
          <w:b/>
          <w:bCs/>
          <w:color w:val="000000"/>
        </w:rPr>
        <w:fldChar w:fldCharType="end"/>
      </w:r>
      <w:r w:rsidRPr="00634A57">
        <w:rPr>
          <w:rFonts w:ascii="Arial" w:eastAsia="Times New Roman" w:hAnsi="Arial" w:cs="Arial"/>
          <w:b/>
          <w:bCs/>
          <w:color w:val="000000"/>
        </w:rPr>
        <w:t>:</w:t>
      </w:r>
      <w:r w:rsidRPr="00634A57">
        <w:rPr>
          <w:rFonts w:ascii="Arial" w:eastAsia="Times New Roman" w:hAnsi="Arial" w:cs="Arial"/>
          <w:color w:val="000000"/>
        </w:rPr>
        <w:t xml:space="preserve"> </w:t>
      </w:r>
      <w:r w:rsidR="00BA0EF2" w:rsidRPr="00634A57">
        <w:rPr>
          <w:rFonts w:ascii="Arial" w:eastAsia="Times New Roman" w:hAnsi="Arial" w:cs="Arial"/>
          <w:color w:val="000000"/>
        </w:rPr>
        <w:t>As described in Chapter II,</w:t>
      </w:r>
      <w:r w:rsidR="00BA0EF2" w:rsidRPr="00634A57">
        <w:rPr>
          <w:rFonts w:ascii="Arial" w:hAnsi="Arial" w:cs="Arial"/>
          <w:lang w:val="en-GB"/>
        </w:rPr>
        <w:t xml:space="preserve"> a </w:t>
      </w:r>
      <w:r w:rsidR="003D0B7B" w:rsidRPr="00634A57">
        <w:rPr>
          <w:rFonts w:ascii="Arial" w:hAnsi="Arial" w:cs="Arial"/>
          <w:lang w:val="en-GB"/>
        </w:rPr>
        <w:t>prospective randomized controlled trial, oncology patients (n=286) were</w:t>
      </w:r>
      <w:r w:rsidR="003D0B7B" w:rsidRPr="00634A57">
        <w:rPr>
          <w:rFonts w:ascii="Arial" w:hAnsi="Arial" w:cs="Arial"/>
          <w:b/>
          <w:lang w:val="en-GB"/>
        </w:rPr>
        <w:t xml:space="preserve"> </w:t>
      </w:r>
      <w:r w:rsidR="003D0B7B" w:rsidRPr="00634A57">
        <w:rPr>
          <w:rFonts w:ascii="Arial" w:hAnsi="Arial" w:cs="Arial"/>
          <w:lang w:val="en-GB"/>
        </w:rPr>
        <w:t xml:space="preserve">randomly assigned to 1 of 3 three groups; intervention, who completed touch-screen PROs and whose providers received the results; “attention-control”, who did the same but with no results delivered to providers; and a control group that received usual care (no PRO). </w:t>
      </w:r>
      <w:r w:rsidR="00BA0EF2" w:rsidRPr="00634A57">
        <w:rPr>
          <w:rFonts w:ascii="Arial" w:eastAsia="Times New Roman" w:hAnsi="Arial" w:cs="Arial"/>
          <w:color w:val="000000"/>
        </w:rPr>
        <w:t>P</w:t>
      </w:r>
      <w:r w:rsidRPr="00634A57">
        <w:rPr>
          <w:rFonts w:ascii="Arial" w:eastAsia="Times New Roman" w:hAnsi="Arial" w:cs="Arial"/>
          <w:color w:val="000000"/>
        </w:rPr>
        <w:t xml:space="preserve">atients in the intervention and attention-control groups had better HRQL than the control group (P =.006 and P =.01, respectively), but the intervention and attention-control groups were not significantly different. </w:t>
      </w:r>
      <w:r w:rsidR="003D0B7B" w:rsidRPr="00634A57">
        <w:rPr>
          <w:rFonts w:ascii="Arial" w:eastAsia="Times New Roman" w:hAnsi="Arial" w:cs="Arial"/>
          <w:color w:val="000000"/>
        </w:rPr>
        <w:t>PROs were associated with a positive</w:t>
      </w:r>
      <w:r w:rsidRPr="00634A57">
        <w:rPr>
          <w:rFonts w:ascii="Arial" w:eastAsia="Times New Roman" w:hAnsi="Arial" w:cs="Arial"/>
          <w:color w:val="000000"/>
        </w:rPr>
        <w:t xml:space="preserve"> </w:t>
      </w:r>
      <w:r w:rsidR="00BA0EF2" w:rsidRPr="00634A57">
        <w:rPr>
          <w:rFonts w:ascii="Arial" w:eastAsia="Times New Roman" w:hAnsi="Arial" w:cs="Arial"/>
          <w:color w:val="000000"/>
        </w:rPr>
        <w:t xml:space="preserve">impact </w:t>
      </w:r>
      <w:r w:rsidRPr="00634A57">
        <w:rPr>
          <w:rFonts w:ascii="Arial" w:eastAsia="Times New Roman" w:hAnsi="Arial" w:cs="Arial"/>
          <w:color w:val="000000"/>
        </w:rPr>
        <w:t>on emotional well-being (P =.008</w:t>
      </w:r>
      <w:r w:rsidR="003D0B7B" w:rsidRPr="00634A57">
        <w:rPr>
          <w:rFonts w:ascii="Arial" w:eastAsia="Times New Roman" w:hAnsi="Arial" w:cs="Arial"/>
          <w:color w:val="000000"/>
        </w:rPr>
        <w:t xml:space="preserve">), as well as significant improvements in reports of physical and functional well-being. </w:t>
      </w:r>
    </w:p>
    <w:p w14:paraId="3865AFE8" w14:textId="77777777" w:rsidR="00B86896" w:rsidRPr="00634A57" w:rsidRDefault="00B86896">
      <w:pPr>
        <w:ind w:left="720" w:hanging="360"/>
        <w:rPr>
          <w:rFonts w:ascii="Arial" w:eastAsiaTheme="majorEastAsia" w:hAnsi="Arial" w:cs="Arial"/>
          <w:b/>
          <w:color w:val="2F5496" w:themeColor="accent1" w:themeShade="BF"/>
          <w:sz w:val="32"/>
          <w:szCs w:val="32"/>
          <w:lang w:val="en-GB"/>
        </w:rPr>
      </w:pPr>
      <w:r w:rsidRPr="00634A57">
        <w:rPr>
          <w:rFonts w:ascii="Arial" w:hAnsi="Arial" w:cs="Arial"/>
          <w:lang w:val="en-GB"/>
        </w:rPr>
        <w:br w:type="page"/>
      </w:r>
    </w:p>
    <w:p w14:paraId="0335668C" w14:textId="17C3C1C7" w:rsidR="006700BE" w:rsidRPr="00634A57" w:rsidRDefault="00A13E57" w:rsidP="00ED3C74">
      <w:pPr>
        <w:pStyle w:val="Heading1"/>
        <w:spacing w:before="480" w:after="360"/>
        <w:rPr>
          <w:rFonts w:ascii="Arial" w:hAnsi="Arial" w:cs="Arial"/>
          <w:lang w:val="en-GB"/>
        </w:rPr>
      </w:pPr>
      <w:bookmarkStart w:id="772" w:name="_Toc49863487"/>
      <w:r w:rsidRPr="00634A57">
        <w:rPr>
          <w:rFonts w:ascii="Arial" w:hAnsi="Arial" w:cs="Arial"/>
          <w:lang w:val="en-GB"/>
        </w:rPr>
        <w:t>VIII.</w:t>
      </w:r>
      <w:r>
        <w:rPr>
          <w:rFonts w:ascii="Arial" w:hAnsi="Arial" w:cs="Arial"/>
          <w:lang w:val="en-GB"/>
        </w:rPr>
        <w:t xml:space="preserve"> </w:t>
      </w:r>
      <w:r w:rsidRPr="00634A57">
        <w:rPr>
          <w:rFonts w:ascii="Arial" w:hAnsi="Arial" w:cs="Arial"/>
          <w:lang w:val="en-GB"/>
        </w:rPr>
        <w:t>SUMMARY AND DISCUSSION</w:t>
      </w:r>
      <w:bookmarkEnd w:id="772"/>
      <w:r w:rsidRPr="00634A57">
        <w:rPr>
          <w:rFonts w:ascii="Arial" w:hAnsi="Arial" w:cs="Arial"/>
          <w:lang w:val="en-GB"/>
        </w:rPr>
        <w:t xml:space="preserve"> </w:t>
      </w:r>
    </w:p>
    <w:p w14:paraId="32ABBB5D" w14:textId="6A7D8E6C" w:rsidR="00F8101D" w:rsidRPr="009F669C" w:rsidRDefault="00371FCA"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773" w:name="_Toc49863488"/>
      <w:r w:rsidRPr="009F669C">
        <w:rPr>
          <w:rFonts w:ascii="Arial" w:eastAsiaTheme="majorEastAsia" w:hAnsi="Arial" w:cs="Times New Roman (Headings CS)"/>
          <w:b/>
          <w:bCs/>
          <w:color w:val="4472C4" w:themeColor="accent1"/>
          <w:sz w:val="28"/>
          <w:szCs w:val="26"/>
        </w:rPr>
        <w:t>A.</w:t>
      </w:r>
      <w:r w:rsidR="009F669C">
        <w:rPr>
          <w:rFonts w:ascii="Arial" w:eastAsiaTheme="majorEastAsia" w:hAnsi="Arial" w:cs="Times New Roman (Headings CS)"/>
          <w:b/>
          <w:bCs/>
          <w:color w:val="4472C4" w:themeColor="accent1"/>
          <w:sz w:val="28"/>
          <w:szCs w:val="26"/>
        </w:rPr>
        <w:t xml:space="preserve"> </w:t>
      </w:r>
      <w:r w:rsidR="00CC4D23" w:rsidRPr="009F669C">
        <w:rPr>
          <w:rFonts w:ascii="Arial" w:eastAsiaTheme="majorEastAsia" w:hAnsi="Arial" w:cs="Times New Roman (Headings CS)"/>
          <w:b/>
          <w:bCs/>
          <w:color w:val="4472C4" w:themeColor="accent1"/>
          <w:sz w:val="28"/>
          <w:szCs w:val="26"/>
        </w:rPr>
        <w:t>Summary</w:t>
      </w:r>
      <w:bookmarkEnd w:id="773"/>
    </w:p>
    <w:p w14:paraId="60F7A338" w14:textId="23F605F5" w:rsidR="009000F1" w:rsidRPr="00634A57" w:rsidRDefault="00275EB2" w:rsidP="009C330C">
      <w:pPr>
        <w:pStyle w:val="BodyText"/>
        <w:spacing w:line="240" w:lineRule="auto"/>
        <w:rPr>
          <w:rFonts w:ascii="Arial" w:hAnsi="Arial" w:cs="Arial"/>
          <w:lang w:val="en-GB"/>
        </w:rPr>
      </w:pPr>
      <w:r w:rsidRPr="00634A57">
        <w:rPr>
          <w:rFonts w:ascii="Arial" w:hAnsi="Arial" w:cs="Arial"/>
          <w:lang w:val="en-GB"/>
        </w:rPr>
        <w:t xml:space="preserve">Advances in antiretroviral treatment in the past two decades </w:t>
      </w:r>
      <w:r w:rsidR="001157AB" w:rsidRPr="00634A57">
        <w:rPr>
          <w:rFonts w:ascii="Arial" w:hAnsi="Arial" w:cs="Arial"/>
          <w:lang w:val="en-GB"/>
        </w:rPr>
        <w:t>have led to</w:t>
      </w:r>
      <w:r w:rsidRPr="00634A57">
        <w:rPr>
          <w:rFonts w:ascii="Arial" w:hAnsi="Arial" w:cs="Arial"/>
          <w:lang w:val="en-GB"/>
        </w:rPr>
        <w:t xml:space="preserve"> dramatically improved survival rates, </w:t>
      </w:r>
      <w:r w:rsidR="001157AB" w:rsidRPr="00634A57">
        <w:rPr>
          <w:rFonts w:ascii="Arial" w:hAnsi="Arial" w:cs="Arial"/>
          <w:lang w:val="en-GB"/>
        </w:rPr>
        <w:t xml:space="preserve">affording </w:t>
      </w:r>
      <w:r w:rsidR="00D73246" w:rsidRPr="00634A57">
        <w:rPr>
          <w:rFonts w:ascii="Arial" w:hAnsi="Arial" w:cs="Arial"/>
          <w:lang w:val="en-GB"/>
        </w:rPr>
        <w:t>PLWH</w:t>
      </w:r>
      <w:r w:rsidRPr="00634A57">
        <w:rPr>
          <w:rFonts w:ascii="Arial" w:hAnsi="Arial" w:cs="Arial"/>
          <w:lang w:val="en-GB"/>
        </w:rPr>
        <w:t xml:space="preserve"> longevity similar to their HIV-uninfected counterparts, albeit with increased morbidity for </w:t>
      </w:r>
      <w:r w:rsidR="002E3F02" w:rsidRPr="00634A57">
        <w:rPr>
          <w:rFonts w:ascii="Arial" w:hAnsi="Arial" w:cs="Arial"/>
          <w:lang w:val="en-GB"/>
        </w:rPr>
        <w:t>aging-</w:t>
      </w:r>
      <w:r w:rsidR="00DE160C" w:rsidRPr="00634A57">
        <w:rPr>
          <w:rFonts w:ascii="Arial" w:hAnsi="Arial" w:cs="Arial"/>
          <w:lang w:val="en-GB"/>
        </w:rPr>
        <w:t xml:space="preserve">related </w:t>
      </w:r>
      <w:r w:rsidRPr="00634A57">
        <w:rPr>
          <w:rFonts w:ascii="Arial" w:hAnsi="Arial" w:cs="Arial"/>
          <w:lang w:val="en-GB"/>
        </w:rPr>
        <w:t xml:space="preserve">chronic conditions. As a result, health care for </w:t>
      </w:r>
      <w:r w:rsidR="00D73246" w:rsidRPr="00634A57">
        <w:rPr>
          <w:rFonts w:ascii="Arial" w:hAnsi="Arial" w:cs="Arial"/>
          <w:lang w:val="en-GB"/>
        </w:rPr>
        <w:t>PLWH</w:t>
      </w:r>
      <w:r w:rsidRPr="00634A57">
        <w:rPr>
          <w:rFonts w:ascii="Arial" w:hAnsi="Arial" w:cs="Arial"/>
          <w:lang w:val="en-GB"/>
        </w:rPr>
        <w:t xml:space="preserve"> has shifted </w:t>
      </w:r>
      <w:r w:rsidR="00DE160C" w:rsidRPr="00634A57">
        <w:rPr>
          <w:rFonts w:ascii="Arial" w:hAnsi="Arial" w:cs="Arial"/>
          <w:lang w:val="en-GB"/>
        </w:rPr>
        <w:t>to</w:t>
      </w:r>
      <w:r w:rsidRPr="00634A57">
        <w:rPr>
          <w:rFonts w:ascii="Arial" w:hAnsi="Arial" w:cs="Arial"/>
          <w:lang w:val="en-GB"/>
        </w:rPr>
        <w:t xml:space="preserve"> focus</w:t>
      </w:r>
      <w:r w:rsidR="00DE160C" w:rsidRPr="00634A57">
        <w:rPr>
          <w:rFonts w:ascii="Arial" w:hAnsi="Arial" w:cs="Arial"/>
          <w:lang w:val="en-GB"/>
        </w:rPr>
        <w:t xml:space="preserve"> on addressing co-morbidities, promoting healthy </w:t>
      </w:r>
      <w:proofErr w:type="spellStart"/>
      <w:r w:rsidR="00DE160C" w:rsidRPr="00634A57">
        <w:rPr>
          <w:rFonts w:ascii="Arial" w:hAnsi="Arial" w:cs="Arial"/>
          <w:lang w:val="en-GB"/>
        </w:rPr>
        <w:t>behaviors</w:t>
      </w:r>
      <w:proofErr w:type="spellEnd"/>
      <w:r w:rsidR="00DE160C" w:rsidRPr="00634A57">
        <w:rPr>
          <w:rFonts w:ascii="Arial" w:hAnsi="Arial" w:cs="Arial"/>
          <w:lang w:val="en-GB"/>
        </w:rPr>
        <w:t>, and elevating quality of life.</w:t>
      </w:r>
      <w:r w:rsidRPr="00634A57">
        <w:rPr>
          <w:rFonts w:ascii="Arial" w:hAnsi="Arial" w:cs="Arial"/>
          <w:lang w:val="en-GB"/>
        </w:rPr>
        <w:t xml:space="preserve"> </w:t>
      </w:r>
      <w:r w:rsidR="00DE160C" w:rsidRPr="00634A57">
        <w:rPr>
          <w:rFonts w:ascii="Arial" w:hAnsi="Arial" w:cs="Arial"/>
          <w:lang w:val="en-GB"/>
        </w:rPr>
        <w:t xml:space="preserve">Many of the </w:t>
      </w:r>
      <w:r w:rsidR="009000F1" w:rsidRPr="00634A57">
        <w:rPr>
          <w:rFonts w:ascii="Arial" w:hAnsi="Arial" w:cs="Arial"/>
          <w:lang w:val="en-GB"/>
        </w:rPr>
        <w:t>health domains</w:t>
      </w:r>
      <w:r w:rsidR="00DE160C" w:rsidRPr="00634A57">
        <w:rPr>
          <w:rFonts w:ascii="Arial" w:hAnsi="Arial" w:cs="Arial"/>
          <w:lang w:val="en-GB"/>
        </w:rPr>
        <w:t xml:space="preserve"> within this scope rely heavily on patient report in order to meaningfully address in care: </w:t>
      </w:r>
      <w:r w:rsidR="009000F1" w:rsidRPr="00634A57">
        <w:rPr>
          <w:rFonts w:ascii="Arial" w:hAnsi="Arial" w:cs="Arial"/>
          <w:lang w:val="en-GB"/>
        </w:rPr>
        <w:t xml:space="preserve">examples include </w:t>
      </w:r>
      <w:r w:rsidR="00DE160C" w:rsidRPr="00634A57">
        <w:rPr>
          <w:rFonts w:ascii="Arial" w:hAnsi="Arial" w:cs="Arial"/>
          <w:lang w:val="en-GB"/>
        </w:rPr>
        <w:t>mental</w:t>
      </w:r>
      <w:r w:rsidR="00FC0060" w:rsidRPr="00634A57">
        <w:rPr>
          <w:rFonts w:ascii="Arial" w:hAnsi="Arial" w:cs="Arial"/>
          <w:lang w:val="en-GB"/>
        </w:rPr>
        <w:t xml:space="preserve"> health</w:t>
      </w:r>
      <w:r w:rsidR="00440FD9" w:rsidRPr="00634A57">
        <w:rPr>
          <w:rFonts w:ascii="Arial" w:hAnsi="Arial" w:cs="Arial"/>
          <w:lang w:val="en-GB"/>
        </w:rPr>
        <w:t xml:space="preserve"> and other symptoms</w:t>
      </w:r>
      <w:r w:rsidR="0097068D" w:rsidRPr="00634A57">
        <w:rPr>
          <w:rFonts w:ascii="Arial" w:hAnsi="Arial" w:cs="Arial"/>
          <w:lang w:val="en-GB"/>
        </w:rPr>
        <w:t xml:space="preserve">, </w:t>
      </w:r>
      <w:r w:rsidR="00440FD9" w:rsidRPr="00634A57">
        <w:rPr>
          <w:rFonts w:ascii="Arial" w:hAnsi="Arial" w:cs="Arial"/>
          <w:lang w:val="en-GB"/>
        </w:rPr>
        <w:t xml:space="preserve">functioning, </w:t>
      </w:r>
      <w:r w:rsidRPr="00634A57">
        <w:rPr>
          <w:rFonts w:ascii="Arial" w:hAnsi="Arial" w:cs="Arial"/>
          <w:lang w:val="en-GB"/>
        </w:rPr>
        <w:t xml:space="preserve">substance use, </w:t>
      </w:r>
      <w:r w:rsidR="00DE160C" w:rsidRPr="00634A57">
        <w:rPr>
          <w:rFonts w:ascii="Arial" w:hAnsi="Arial" w:cs="Arial"/>
          <w:lang w:val="en-GB"/>
        </w:rPr>
        <w:t>social well-being</w:t>
      </w:r>
      <w:r w:rsidR="0097068D" w:rsidRPr="00634A57">
        <w:rPr>
          <w:rFonts w:ascii="Arial" w:hAnsi="Arial" w:cs="Arial"/>
          <w:lang w:val="en-GB"/>
        </w:rPr>
        <w:t xml:space="preserve">, </w:t>
      </w:r>
      <w:r w:rsidR="00DE160C" w:rsidRPr="00634A57">
        <w:rPr>
          <w:rFonts w:ascii="Arial" w:hAnsi="Arial" w:cs="Arial"/>
          <w:lang w:val="en-GB"/>
        </w:rPr>
        <w:t xml:space="preserve">sexual functioning, </w:t>
      </w:r>
      <w:r w:rsidR="00440FD9" w:rsidRPr="00634A57">
        <w:rPr>
          <w:rFonts w:ascii="Arial" w:hAnsi="Arial" w:cs="Arial"/>
          <w:lang w:val="en-GB"/>
        </w:rPr>
        <w:t>sexual</w:t>
      </w:r>
      <w:r w:rsidR="00DE160C" w:rsidRPr="00634A57">
        <w:rPr>
          <w:rFonts w:ascii="Arial" w:hAnsi="Arial" w:cs="Arial"/>
          <w:lang w:val="en-GB"/>
        </w:rPr>
        <w:t xml:space="preserve"> risk </w:t>
      </w:r>
      <w:proofErr w:type="spellStart"/>
      <w:r w:rsidR="00033CDF" w:rsidRPr="00634A57">
        <w:rPr>
          <w:rFonts w:ascii="Arial" w:hAnsi="Arial" w:cs="Arial"/>
          <w:lang w:val="en-GB"/>
        </w:rPr>
        <w:t>behavior</w:t>
      </w:r>
      <w:proofErr w:type="spellEnd"/>
      <w:r w:rsidR="00DE160C" w:rsidRPr="00634A57">
        <w:rPr>
          <w:rFonts w:ascii="Arial" w:hAnsi="Arial" w:cs="Arial"/>
          <w:lang w:val="en-GB"/>
        </w:rPr>
        <w:t xml:space="preserve">, </w:t>
      </w:r>
      <w:r w:rsidR="0097068D" w:rsidRPr="00634A57">
        <w:rPr>
          <w:rFonts w:ascii="Arial" w:hAnsi="Arial" w:cs="Arial"/>
          <w:lang w:val="en-GB"/>
        </w:rPr>
        <w:t xml:space="preserve">and </w:t>
      </w:r>
      <w:r w:rsidR="00440FD9" w:rsidRPr="00634A57">
        <w:rPr>
          <w:rFonts w:ascii="Arial" w:hAnsi="Arial" w:cs="Arial"/>
          <w:lang w:val="en-GB"/>
        </w:rPr>
        <w:t>HRQL</w:t>
      </w:r>
      <w:r w:rsidR="00CE0C43" w:rsidRPr="00634A57">
        <w:rPr>
          <w:rFonts w:ascii="Arial" w:hAnsi="Arial" w:cs="Arial"/>
          <w:lang w:val="en-GB"/>
        </w:rPr>
        <w:t xml:space="preserve">. </w:t>
      </w:r>
      <w:r w:rsidR="00DE160C" w:rsidRPr="00634A57">
        <w:rPr>
          <w:rFonts w:ascii="Arial" w:hAnsi="Arial" w:cs="Arial"/>
          <w:lang w:val="en-GB"/>
        </w:rPr>
        <w:t xml:space="preserve">Routine PRO collection in primary HIV care </w:t>
      </w:r>
      <w:r w:rsidR="009000F1" w:rsidRPr="00634A57">
        <w:rPr>
          <w:rFonts w:ascii="Arial" w:hAnsi="Arial" w:cs="Arial"/>
          <w:lang w:val="en-GB"/>
        </w:rPr>
        <w:t xml:space="preserve">offers the unique opportunity for comprehensive yet targeted inquiry into patient health status, helping prioritize issues important to both patients and providers, based on a </w:t>
      </w:r>
      <w:r w:rsidR="003C22B8" w:rsidRPr="00634A57">
        <w:rPr>
          <w:rFonts w:ascii="Arial" w:hAnsi="Arial" w:cs="Arial"/>
          <w:lang w:val="en-GB"/>
        </w:rPr>
        <w:t xml:space="preserve">clearer picture of patients’ daily lives. </w:t>
      </w:r>
      <w:r w:rsidR="00CA79AD" w:rsidRPr="00634A57">
        <w:rPr>
          <w:rFonts w:ascii="Arial" w:hAnsi="Arial" w:cs="Arial"/>
          <w:lang w:val="en-GB"/>
        </w:rPr>
        <w:t>In doing so, PRO collection amplifies and articulates the patient’s voice in their ability to advocate for their own health.</w:t>
      </w:r>
      <w:r w:rsidR="009F669C">
        <w:rPr>
          <w:rFonts w:ascii="Arial" w:hAnsi="Arial" w:cs="Arial"/>
          <w:lang w:val="en-GB"/>
        </w:rPr>
        <w:t xml:space="preserve"> </w:t>
      </w:r>
    </w:p>
    <w:p w14:paraId="18FBA349" w14:textId="795BF663" w:rsidR="00716BC0" w:rsidRPr="00634A57" w:rsidRDefault="00716BC0" w:rsidP="009C330C">
      <w:pPr>
        <w:pStyle w:val="BodyText"/>
        <w:spacing w:line="240" w:lineRule="auto"/>
        <w:rPr>
          <w:rFonts w:ascii="Arial" w:hAnsi="Arial" w:cs="Arial"/>
          <w:lang w:val="en-GB"/>
        </w:rPr>
      </w:pPr>
      <w:r w:rsidRPr="00634A57">
        <w:rPr>
          <w:rFonts w:ascii="Arial" w:hAnsi="Arial" w:cs="Arial"/>
          <w:lang w:val="en-GB"/>
        </w:rPr>
        <w:t>Technical advances?</w:t>
      </w:r>
    </w:p>
    <w:p w14:paraId="7C5A06F6" w14:textId="0F801CE7" w:rsidR="0083556C" w:rsidRPr="00634A57" w:rsidRDefault="00E47A1D" w:rsidP="009C330C">
      <w:pPr>
        <w:pStyle w:val="BodyText"/>
        <w:spacing w:line="240" w:lineRule="auto"/>
        <w:rPr>
          <w:rFonts w:ascii="Arial" w:hAnsi="Arial" w:cs="Arial"/>
          <w:lang w:val="en-GB"/>
        </w:rPr>
      </w:pPr>
      <w:r w:rsidRPr="00634A57">
        <w:rPr>
          <w:rFonts w:ascii="Arial" w:hAnsi="Arial" w:cs="Arial"/>
          <w:lang w:val="en-GB"/>
        </w:rPr>
        <w:t xml:space="preserve">The evidence provided here supports integration of PROs into </w:t>
      </w:r>
      <w:r w:rsidR="00716BC0" w:rsidRPr="00634A57">
        <w:rPr>
          <w:rFonts w:ascii="Arial" w:hAnsi="Arial" w:cs="Arial"/>
          <w:lang w:val="en-GB"/>
        </w:rPr>
        <w:t xml:space="preserve">HIV </w:t>
      </w:r>
      <w:r w:rsidRPr="00634A57">
        <w:rPr>
          <w:rFonts w:ascii="Arial" w:hAnsi="Arial" w:cs="Arial"/>
          <w:lang w:val="en-GB"/>
        </w:rPr>
        <w:t xml:space="preserve">care. While it is difficult to link the use of PROs in care directly to </w:t>
      </w:r>
      <w:r w:rsidR="004817C1" w:rsidRPr="00634A57">
        <w:rPr>
          <w:rFonts w:ascii="Arial" w:hAnsi="Arial" w:cs="Arial"/>
          <w:lang w:val="en-GB"/>
        </w:rPr>
        <w:t xml:space="preserve">long-term </w:t>
      </w:r>
      <w:r w:rsidRPr="00634A57">
        <w:rPr>
          <w:rFonts w:ascii="Arial" w:hAnsi="Arial" w:cs="Arial"/>
          <w:lang w:val="en-GB"/>
        </w:rPr>
        <w:t xml:space="preserve">patient outcomes, </w:t>
      </w:r>
      <w:r w:rsidR="004817C1" w:rsidRPr="00634A57">
        <w:rPr>
          <w:rFonts w:ascii="Arial" w:hAnsi="Arial" w:cs="Arial"/>
          <w:lang w:val="en-GB"/>
        </w:rPr>
        <w:t xml:space="preserve">PROs have been shown to lead to increased provider awareness and action for domains important for care of PLWH. </w:t>
      </w:r>
      <w:r w:rsidRPr="00634A57">
        <w:rPr>
          <w:rFonts w:ascii="Arial" w:hAnsi="Arial" w:cs="Arial"/>
          <w:lang w:val="en-GB"/>
        </w:rPr>
        <w:t>PROs ha</w:t>
      </w:r>
      <w:r w:rsidR="004817C1" w:rsidRPr="00634A57">
        <w:rPr>
          <w:rFonts w:ascii="Arial" w:hAnsi="Arial" w:cs="Arial"/>
          <w:lang w:val="en-GB"/>
        </w:rPr>
        <w:t>ve</w:t>
      </w:r>
      <w:r w:rsidRPr="00634A57">
        <w:rPr>
          <w:rFonts w:ascii="Arial" w:hAnsi="Arial" w:cs="Arial"/>
          <w:lang w:val="en-GB"/>
        </w:rPr>
        <w:t xml:space="preserve"> clearly led to their increased </w:t>
      </w:r>
      <w:r w:rsidR="00CA79AD" w:rsidRPr="00634A57">
        <w:rPr>
          <w:rFonts w:ascii="Arial" w:hAnsi="Arial" w:cs="Arial"/>
          <w:lang w:val="en-GB"/>
        </w:rPr>
        <w:t>documentation, and to</w:t>
      </w:r>
      <w:r w:rsidRPr="00634A57">
        <w:rPr>
          <w:rFonts w:ascii="Arial" w:hAnsi="Arial" w:cs="Arial"/>
          <w:lang w:val="en-GB"/>
        </w:rPr>
        <w:t xml:space="preserve"> i</w:t>
      </w:r>
      <w:r w:rsidR="00CA79AD" w:rsidRPr="00634A57">
        <w:rPr>
          <w:rFonts w:ascii="Arial" w:hAnsi="Arial" w:cs="Arial"/>
          <w:lang w:val="en-GB"/>
        </w:rPr>
        <w:t xml:space="preserve">mproved and more frequent </w:t>
      </w:r>
      <w:r w:rsidRPr="00634A57">
        <w:rPr>
          <w:rFonts w:ascii="Arial" w:hAnsi="Arial" w:cs="Arial"/>
          <w:lang w:val="en-GB"/>
        </w:rPr>
        <w:t>patient-provider communication, improved monitoring</w:t>
      </w:r>
      <w:r w:rsidR="00B77345" w:rsidRPr="00634A57">
        <w:rPr>
          <w:rFonts w:ascii="Arial" w:hAnsi="Arial" w:cs="Arial"/>
          <w:lang w:val="en-GB"/>
        </w:rPr>
        <w:t>,</w:t>
      </w:r>
      <w:r w:rsidRPr="00634A57">
        <w:rPr>
          <w:rFonts w:ascii="Arial" w:hAnsi="Arial" w:cs="Arial"/>
          <w:lang w:val="en-GB"/>
        </w:rPr>
        <w:t xml:space="preserve"> treatment, and referral</w:t>
      </w:r>
      <w:r w:rsidR="001B78F0" w:rsidRPr="00634A57">
        <w:rPr>
          <w:rFonts w:ascii="Arial" w:hAnsi="Arial" w:cs="Arial"/>
          <w:lang w:val="en-GB"/>
        </w:rPr>
        <w:t>. The improved outcomes summarized in this review</w:t>
      </w:r>
      <w:r w:rsidR="001157AB" w:rsidRPr="00634A57">
        <w:rPr>
          <w:rFonts w:ascii="Arial" w:hAnsi="Arial" w:cs="Arial"/>
          <w:lang w:val="en-GB"/>
        </w:rPr>
        <w:t xml:space="preserve">, such as </w:t>
      </w:r>
      <w:r w:rsidR="001B78F0" w:rsidRPr="00634A57">
        <w:rPr>
          <w:rFonts w:ascii="Arial" w:hAnsi="Arial" w:cs="Arial"/>
          <w:lang w:val="en-GB"/>
        </w:rPr>
        <w:t xml:space="preserve">lower symptom distress, less ED utilization, </w:t>
      </w:r>
      <w:r w:rsidR="001157AB" w:rsidRPr="00634A57">
        <w:rPr>
          <w:rFonts w:ascii="Arial" w:hAnsi="Arial" w:cs="Arial"/>
          <w:lang w:val="en-GB"/>
        </w:rPr>
        <w:t xml:space="preserve">and </w:t>
      </w:r>
      <w:r w:rsidR="001B78F0" w:rsidRPr="00634A57">
        <w:rPr>
          <w:rFonts w:ascii="Arial" w:hAnsi="Arial" w:cs="Arial"/>
          <w:lang w:val="en-GB"/>
        </w:rPr>
        <w:t>better cancer survival rates</w:t>
      </w:r>
      <w:r w:rsidR="00337048" w:rsidRPr="00634A57">
        <w:rPr>
          <w:rFonts w:ascii="Arial" w:hAnsi="Arial" w:cs="Arial"/>
          <w:lang w:val="en-GB"/>
        </w:rPr>
        <w:t xml:space="preserve"> </w:t>
      </w:r>
      <w:r w:rsidR="001B78F0" w:rsidRPr="00634A57">
        <w:rPr>
          <w:rFonts w:ascii="Arial" w:hAnsi="Arial" w:cs="Arial"/>
          <w:lang w:val="en-GB"/>
        </w:rPr>
        <w:t>are likely due to these actions</w:t>
      </w:r>
      <w:r w:rsidR="00337048" w:rsidRPr="00634A57">
        <w:rPr>
          <w:rFonts w:ascii="Arial" w:hAnsi="Arial" w:cs="Arial"/>
          <w:lang w:val="en-GB"/>
        </w:rPr>
        <w:t xml:space="preserve"> and may allow generalizable insights to be gleaned despite being from non-HIV care settings.</w:t>
      </w:r>
      <w:r w:rsidR="009F669C">
        <w:rPr>
          <w:rFonts w:ascii="Arial" w:hAnsi="Arial" w:cs="Arial"/>
          <w:lang w:val="en-GB"/>
        </w:rPr>
        <w:t xml:space="preserve"> </w:t>
      </w:r>
    </w:p>
    <w:p w14:paraId="73F8F372" w14:textId="6568E26C" w:rsidR="00A61940" w:rsidRPr="00634A57" w:rsidRDefault="000E4D43" w:rsidP="009C330C">
      <w:pPr>
        <w:pStyle w:val="BodyText"/>
        <w:spacing w:line="240" w:lineRule="auto"/>
        <w:rPr>
          <w:rFonts w:ascii="Arial" w:hAnsi="Arial" w:cs="Arial"/>
        </w:rPr>
      </w:pPr>
      <w:r w:rsidRPr="00634A57">
        <w:rPr>
          <w:rFonts w:ascii="Arial" w:hAnsi="Arial" w:cs="Arial"/>
          <w:lang w:val="en-GB"/>
        </w:rPr>
        <w:t xml:space="preserve">From the patient perspective, PROs allow for an inventory of their current health and health </w:t>
      </w:r>
      <w:proofErr w:type="spellStart"/>
      <w:r w:rsidRPr="00634A57">
        <w:rPr>
          <w:rFonts w:ascii="Arial" w:hAnsi="Arial" w:cs="Arial"/>
          <w:lang w:val="en-GB"/>
        </w:rPr>
        <w:t>behaviors</w:t>
      </w:r>
      <w:proofErr w:type="spellEnd"/>
      <w:r w:rsidRPr="00634A57">
        <w:rPr>
          <w:rFonts w:ascii="Arial" w:hAnsi="Arial" w:cs="Arial"/>
          <w:lang w:val="en-GB"/>
        </w:rPr>
        <w:t xml:space="preserve">, an opportunity to organize their agenda for the appointment, and provide a preview of possibilities for discussion. </w:t>
      </w:r>
      <w:r w:rsidR="00B77345" w:rsidRPr="00634A57">
        <w:rPr>
          <w:rFonts w:ascii="Arial" w:hAnsi="Arial" w:cs="Arial"/>
          <w:lang w:val="en-GB"/>
        </w:rPr>
        <w:t xml:space="preserve">Patients find PROs easy to use in several computerized contexts, and report that PROs </w:t>
      </w:r>
      <w:r w:rsidR="00707983" w:rsidRPr="00634A57">
        <w:rPr>
          <w:rFonts w:ascii="Arial" w:hAnsi="Arial" w:cs="Arial"/>
          <w:lang w:val="en-GB"/>
        </w:rPr>
        <w:t>open an avenue</w:t>
      </w:r>
      <w:r w:rsidR="00B77345" w:rsidRPr="00634A57">
        <w:rPr>
          <w:rFonts w:ascii="Arial" w:hAnsi="Arial" w:cs="Arial"/>
          <w:lang w:val="en-GB"/>
        </w:rPr>
        <w:t xml:space="preserve"> to </w:t>
      </w:r>
      <w:r w:rsidR="00707983" w:rsidRPr="00634A57">
        <w:rPr>
          <w:rFonts w:ascii="Arial" w:hAnsi="Arial" w:cs="Arial"/>
          <w:lang w:val="en-GB"/>
        </w:rPr>
        <w:t xml:space="preserve">discuss highly personal or </w:t>
      </w:r>
      <w:r w:rsidR="00B77345" w:rsidRPr="00634A57">
        <w:rPr>
          <w:rFonts w:ascii="Arial" w:hAnsi="Arial" w:cs="Arial"/>
          <w:lang w:val="en-GB"/>
        </w:rPr>
        <w:t>potential</w:t>
      </w:r>
      <w:r w:rsidR="00707983" w:rsidRPr="00634A57">
        <w:rPr>
          <w:rFonts w:ascii="Arial" w:hAnsi="Arial" w:cs="Arial"/>
          <w:lang w:val="en-GB"/>
        </w:rPr>
        <w:t>ly</w:t>
      </w:r>
      <w:r w:rsidR="00B77345" w:rsidRPr="00634A57">
        <w:rPr>
          <w:rFonts w:ascii="Arial" w:hAnsi="Arial" w:cs="Arial"/>
          <w:lang w:val="en-GB"/>
        </w:rPr>
        <w:t xml:space="preserve"> embarrassing </w:t>
      </w:r>
      <w:proofErr w:type="spellStart"/>
      <w:r w:rsidR="00B77345" w:rsidRPr="00634A57">
        <w:rPr>
          <w:rFonts w:ascii="Arial" w:hAnsi="Arial" w:cs="Arial"/>
          <w:lang w:val="en-GB"/>
        </w:rPr>
        <w:t>behaviors</w:t>
      </w:r>
      <w:proofErr w:type="spellEnd"/>
      <w:r w:rsidR="00B77345" w:rsidRPr="00634A57">
        <w:rPr>
          <w:rFonts w:ascii="Arial" w:hAnsi="Arial" w:cs="Arial"/>
          <w:lang w:val="en-GB"/>
        </w:rPr>
        <w:t xml:space="preserve"> </w:t>
      </w:r>
      <w:r w:rsidR="00707983" w:rsidRPr="00634A57">
        <w:rPr>
          <w:rFonts w:ascii="Arial" w:hAnsi="Arial" w:cs="Arial"/>
          <w:lang w:val="en-GB"/>
        </w:rPr>
        <w:t xml:space="preserve">or issues </w:t>
      </w:r>
      <w:r w:rsidR="00B77345" w:rsidRPr="00634A57">
        <w:rPr>
          <w:rFonts w:ascii="Arial" w:hAnsi="Arial" w:cs="Arial"/>
          <w:lang w:val="en-GB"/>
        </w:rPr>
        <w:t xml:space="preserve">with their providers </w:t>
      </w:r>
      <w:r w:rsidR="00707983" w:rsidRPr="00634A57">
        <w:rPr>
          <w:rFonts w:ascii="Arial" w:hAnsi="Arial" w:cs="Arial"/>
          <w:lang w:val="en-GB"/>
        </w:rPr>
        <w:t>that they might not have done otherwise.</w:t>
      </w:r>
      <w:r w:rsidR="00A61940" w:rsidRPr="00634A57">
        <w:rPr>
          <w:rFonts w:ascii="Arial" w:hAnsi="Arial" w:cs="Arial"/>
          <w:lang w:val="en-GB"/>
        </w:rPr>
        <w:t xml:space="preserve"> Providers value insight into less observable symptoms or </w:t>
      </w:r>
      <w:proofErr w:type="spellStart"/>
      <w:r w:rsidR="00A61940" w:rsidRPr="00634A57">
        <w:rPr>
          <w:rFonts w:ascii="Arial" w:hAnsi="Arial" w:cs="Arial"/>
          <w:lang w:val="en-GB"/>
        </w:rPr>
        <w:t>behaviors</w:t>
      </w:r>
      <w:proofErr w:type="spellEnd"/>
      <w:r w:rsidR="00A61940" w:rsidRPr="00634A57">
        <w:rPr>
          <w:rFonts w:ascii="Arial" w:hAnsi="Arial" w:cs="Arial"/>
          <w:lang w:val="en-GB"/>
        </w:rPr>
        <w:t xml:space="preserve"> that might have gone unreported in an in-person interaction, particularly depression, suicidal ideation, and substance use. Its impact on consultation time appeared minimal, and those that adopted PROs in their practice found it helped structure the appointment agenda around a truer picture of priority needs. However, the experiences of providers and authors in this review urge caution: PROs require a specific context in order to </w:t>
      </w:r>
      <w:r w:rsidR="002C7258" w:rsidRPr="00634A57">
        <w:rPr>
          <w:rFonts w:ascii="Arial" w:hAnsi="Arial" w:cs="Arial"/>
          <w:lang w:val="en-GB"/>
        </w:rPr>
        <w:t xml:space="preserve">ensure success. Specifically, </w:t>
      </w:r>
      <w:r w:rsidR="001157AB" w:rsidRPr="00634A57">
        <w:rPr>
          <w:rFonts w:ascii="Arial" w:hAnsi="Arial" w:cs="Arial"/>
          <w:lang w:val="en-GB"/>
        </w:rPr>
        <w:t xml:space="preserve">this context requires </w:t>
      </w:r>
      <w:r w:rsidR="002C7258" w:rsidRPr="00634A57">
        <w:rPr>
          <w:rFonts w:ascii="Arial" w:hAnsi="Arial" w:cs="Arial"/>
          <w:lang w:val="en-GB"/>
        </w:rPr>
        <w:t xml:space="preserve">inclusive clinic leadership that actively considers the needs of stakeholders; selection of PROs that are clinically relevant, brief, and easy for providers to interpret; minimal disruption to clinic flow; low overall patient burden; </w:t>
      </w:r>
      <w:r w:rsidR="001157AB" w:rsidRPr="00634A57">
        <w:rPr>
          <w:rFonts w:ascii="Arial" w:hAnsi="Arial" w:cs="Arial"/>
          <w:lang w:val="en-GB"/>
        </w:rPr>
        <w:t xml:space="preserve">and </w:t>
      </w:r>
      <w:r w:rsidR="002C7258" w:rsidRPr="00634A57">
        <w:rPr>
          <w:rFonts w:ascii="Arial" w:hAnsi="Arial" w:cs="Arial"/>
          <w:lang w:val="en-GB"/>
        </w:rPr>
        <w:t>ease of access and integration into EMR.</w:t>
      </w:r>
    </w:p>
    <w:p w14:paraId="7E436DC2" w14:textId="48823A1A" w:rsidR="009C330C" w:rsidRDefault="00461EF4" w:rsidP="009C330C">
      <w:pPr>
        <w:pStyle w:val="BodyText"/>
        <w:spacing w:line="240" w:lineRule="auto"/>
        <w:rPr>
          <w:rFonts w:ascii="Arial" w:hAnsi="Arial" w:cs="Arial"/>
          <w:lang w:val="en-GB"/>
        </w:rPr>
      </w:pPr>
      <w:r w:rsidRPr="00634A57">
        <w:rPr>
          <w:rFonts w:ascii="Arial" w:hAnsi="Arial" w:cs="Arial"/>
          <w:lang w:val="en-GB"/>
        </w:rPr>
        <w:t>This evidence review has focused primarily on individual patient outcomes</w:t>
      </w:r>
      <w:r w:rsidR="007D1E47" w:rsidRPr="00634A57">
        <w:rPr>
          <w:rFonts w:ascii="Arial" w:hAnsi="Arial" w:cs="Arial"/>
          <w:lang w:val="en-GB"/>
        </w:rPr>
        <w:t>, that is</w:t>
      </w:r>
      <w:r w:rsidR="00AB592E" w:rsidRPr="00634A57">
        <w:rPr>
          <w:rFonts w:ascii="Arial" w:hAnsi="Arial" w:cs="Arial"/>
          <w:lang w:val="en-GB"/>
        </w:rPr>
        <w:t>,</w:t>
      </w:r>
      <w:r w:rsidR="007D1E47" w:rsidRPr="00634A57">
        <w:rPr>
          <w:rFonts w:ascii="Arial" w:hAnsi="Arial" w:cs="Arial"/>
          <w:lang w:val="en-GB"/>
        </w:rPr>
        <w:t xml:space="preserve"> improving the clinical ma</w:t>
      </w:r>
      <w:r w:rsidR="00D54979" w:rsidRPr="00634A57">
        <w:rPr>
          <w:rFonts w:ascii="Arial" w:hAnsi="Arial" w:cs="Arial"/>
          <w:lang w:val="en-GB"/>
        </w:rPr>
        <w:t>nagement of individual patients</w:t>
      </w:r>
      <w:r w:rsidRPr="00634A57">
        <w:rPr>
          <w:rFonts w:ascii="Arial" w:hAnsi="Arial" w:cs="Arial"/>
          <w:lang w:val="en-GB"/>
        </w:rPr>
        <w:t>.</w:t>
      </w:r>
      <w:r w:rsidR="009F669C">
        <w:rPr>
          <w:rFonts w:ascii="Arial" w:hAnsi="Arial" w:cs="Arial"/>
          <w:lang w:val="en-GB"/>
        </w:rPr>
        <w:t xml:space="preserve"> </w:t>
      </w:r>
      <w:r w:rsidRPr="00634A57">
        <w:rPr>
          <w:rFonts w:ascii="Arial" w:hAnsi="Arial" w:cs="Arial"/>
          <w:lang w:val="en-GB"/>
        </w:rPr>
        <w:t xml:space="preserve">One area not discussed </w:t>
      </w:r>
      <w:r w:rsidR="001157AB" w:rsidRPr="00634A57">
        <w:rPr>
          <w:rFonts w:ascii="Arial" w:hAnsi="Arial" w:cs="Arial"/>
          <w:lang w:val="en-GB"/>
        </w:rPr>
        <w:t>here</w:t>
      </w:r>
      <w:r w:rsidRPr="00634A57">
        <w:rPr>
          <w:rFonts w:ascii="Arial" w:hAnsi="Arial" w:cs="Arial"/>
          <w:lang w:val="en-GB"/>
        </w:rPr>
        <w:t xml:space="preserve"> but of importance nonetheless is the use of PROs to measure quality of care in larger settings such as </w:t>
      </w:r>
      <w:r w:rsidR="00AB592E" w:rsidRPr="00634A57">
        <w:rPr>
          <w:rFonts w:ascii="Arial" w:hAnsi="Arial" w:cs="Arial"/>
          <w:lang w:val="en-GB"/>
        </w:rPr>
        <w:t>within</w:t>
      </w:r>
      <w:r w:rsidRPr="00634A57">
        <w:rPr>
          <w:rFonts w:ascii="Arial" w:hAnsi="Arial" w:cs="Arial"/>
          <w:lang w:val="en-GB"/>
        </w:rPr>
        <w:t xml:space="preserve"> hospitals, across hospitals</w:t>
      </w:r>
      <w:r w:rsidR="00AB592E" w:rsidRPr="00634A57">
        <w:rPr>
          <w:rFonts w:ascii="Arial" w:hAnsi="Arial" w:cs="Arial"/>
          <w:lang w:val="en-GB"/>
        </w:rPr>
        <w:t>,</w:t>
      </w:r>
      <w:r w:rsidRPr="00634A57">
        <w:rPr>
          <w:rFonts w:ascii="Arial" w:hAnsi="Arial" w:cs="Arial"/>
          <w:lang w:val="en-GB"/>
        </w:rPr>
        <w:t xml:space="preserve"> or within regions such as states.</w:t>
      </w:r>
      <w:r w:rsidR="009F669C">
        <w:rPr>
          <w:rFonts w:ascii="Arial" w:hAnsi="Arial" w:cs="Arial"/>
          <w:lang w:val="en-GB"/>
        </w:rPr>
        <w:t xml:space="preserve"> </w:t>
      </w:r>
      <w:r w:rsidR="00EE486B" w:rsidRPr="00634A57">
        <w:rPr>
          <w:rFonts w:ascii="Arial" w:hAnsi="Arial" w:cs="Arial"/>
          <w:lang w:val="en-GB"/>
        </w:rPr>
        <w:t>Changes in clinical care and even in health care policy could be supported by PRO evidence.</w:t>
      </w:r>
      <w:r w:rsidR="009F669C">
        <w:rPr>
          <w:rFonts w:ascii="Arial" w:hAnsi="Arial" w:cs="Arial"/>
          <w:lang w:val="en-GB"/>
        </w:rPr>
        <w:t xml:space="preserve"> </w:t>
      </w:r>
      <w:r w:rsidRPr="00634A57">
        <w:rPr>
          <w:rFonts w:ascii="Arial" w:hAnsi="Arial" w:cs="Arial"/>
          <w:lang w:val="en-GB"/>
        </w:rPr>
        <w:t>In the US</w:t>
      </w:r>
      <w:r w:rsidR="00AB592E" w:rsidRPr="00634A57">
        <w:rPr>
          <w:rFonts w:ascii="Arial" w:hAnsi="Arial" w:cs="Arial"/>
          <w:lang w:val="en-GB"/>
        </w:rPr>
        <w:t>,</w:t>
      </w:r>
      <w:r w:rsidRPr="00634A57">
        <w:rPr>
          <w:rFonts w:ascii="Arial" w:hAnsi="Arial" w:cs="Arial"/>
          <w:lang w:val="en-GB"/>
        </w:rPr>
        <w:t xml:space="preserve"> outcome measures have been used to evaluate the clinical and cost effectiveness of interventions</w:t>
      </w:r>
      <w:r w:rsidR="00AB592E" w:rsidRPr="00634A57">
        <w:rPr>
          <w:rFonts w:ascii="Arial" w:hAnsi="Arial" w:cs="Arial"/>
          <w:lang w:val="en-GB"/>
        </w:rPr>
        <w:t>,</w:t>
      </w:r>
      <w:r w:rsidRPr="00634A57">
        <w:rPr>
          <w:rFonts w:ascii="Arial" w:hAnsi="Arial" w:cs="Arial"/>
          <w:lang w:val="en-GB"/>
        </w:rPr>
        <w:t xml:space="preserve"> to monitor population health, or to audit health care systems and guide quality improvement plans</w:t>
      </w:r>
      <w:r w:rsidR="007E75A9" w:rsidRPr="00634A57">
        <w:rPr>
          <w:rFonts w:ascii="Arial" w:hAnsi="Arial" w:cs="Arial"/>
          <w:lang w:val="en-GB"/>
        </w:rPr>
        <w:fldChar w:fldCharType="begin">
          <w:fldData xml:space="preserve">PEVuZE5vdGU+PENpdGU+PEF1dGhvcj5GYWRlbjwvQXV0aG9yPjxZZWFyPjE5OTI8L1llYXI+PFJl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</w:fldData>
        </w:fldChar>
      </w:r>
      <w:r w:rsidR="0015560C">
        <w:rPr>
          <w:rFonts w:ascii="Arial" w:hAnsi="Arial" w:cs="Arial"/>
          <w:lang w:val="en-GB"/>
        </w:rPr>
        <w:instrText xml:space="preserve"> ADDIN EN.CITE </w:instrText>
      </w:r>
      <w:r w:rsidR="0015560C">
        <w:rPr>
          <w:rFonts w:ascii="Arial" w:hAnsi="Arial" w:cs="Arial"/>
          <w:lang w:val="en-GB"/>
        </w:rPr>
        <w:fldChar w:fldCharType="begin">
          <w:fldData xml:space="preserve">PEVuZE5vdGU+PENpdGU+PEF1dGhvcj5GYWRlbjwvQXV0aG9yPjxZZWFyPjE5OTI8L1llYXI+PFJl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</w:fldData>
        </w:fldChar>
      </w:r>
      <w:r w:rsidR="0015560C">
        <w:rPr>
          <w:rFonts w:ascii="Arial" w:hAnsi="Arial" w:cs="Arial"/>
          <w:lang w:val="en-GB"/>
        </w:rPr>
        <w:instrText xml:space="preserve"> ADDIN EN.CITE.DATA </w:instrText>
      </w:r>
      <w:r w:rsidR="0015560C">
        <w:rPr>
          <w:rFonts w:ascii="Arial" w:hAnsi="Arial" w:cs="Arial"/>
          <w:lang w:val="en-GB"/>
        </w:rPr>
      </w:r>
      <w:r w:rsidR="0015560C">
        <w:rPr>
          <w:rFonts w:ascii="Arial" w:hAnsi="Arial" w:cs="Arial"/>
          <w:lang w:val="en-GB"/>
        </w:rPr>
        <w:fldChar w:fldCharType="end"/>
      </w:r>
      <w:r w:rsidR="007E75A9" w:rsidRPr="00634A57">
        <w:rPr>
          <w:rFonts w:ascii="Arial" w:hAnsi="Arial" w:cs="Arial"/>
          <w:lang w:val="en-GB"/>
        </w:rPr>
      </w:r>
      <w:r w:rsidR="007E75A9" w:rsidRPr="00634A57">
        <w:rPr>
          <w:rFonts w:ascii="Arial" w:hAnsi="Arial" w:cs="Arial"/>
          <w:lang w:val="en-GB"/>
        </w:rPr>
        <w:fldChar w:fldCharType="separate"/>
      </w:r>
      <w:r w:rsidR="0015560C" w:rsidRPr="0015560C">
        <w:rPr>
          <w:rFonts w:ascii="Arial" w:hAnsi="Arial" w:cs="Arial"/>
          <w:noProof/>
          <w:vertAlign w:val="superscript"/>
          <w:lang w:val="en-GB"/>
        </w:rPr>
        <w:t>70-74</w:t>
      </w:r>
      <w:r w:rsidR="007E75A9" w:rsidRPr="00634A57">
        <w:rPr>
          <w:rFonts w:ascii="Arial" w:hAnsi="Arial" w:cs="Arial"/>
          <w:lang w:val="en-GB"/>
        </w:rPr>
        <w:fldChar w:fldCharType="end"/>
      </w:r>
      <w:r w:rsidR="00447A9E" w:rsidRPr="00634A57">
        <w:rPr>
          <w:rFonts w:ascii="Arial" w:hAnsi="Arial" w:cs="Arial"/>
          <w:lang w:val="en-GB"/>
        </w:rPr>
        <w:t>.</w:t>
      </w:r>
      <w:r w:rsidR="009F669C">
        <w:rPr>
          <w:rFonts w:ascii="Arial" w:hAnsi="Arial" w:cs="Arial"/>
          <w:lang w:val="en-GB"/>
        </w:rPr>
        <w:t xml:space="preserve"> </w:t>
      </w:r>
      <w:r w:rsidR="00EE486B" w:rsidRPr="00634A57">
        <w:rPr>
          <w:rFonts w:ascii="Arial" w:hAnsi="Arial" w:cs="Arial"/>
          <w:lang w:val="en-GB"/>
        </w:rPr>
        <w:t xml:space="preserve">In the </w:t>
      </w:r>
      <w:r w:rsidR="009528DB" w:rsidRPr="00634A57">
        <w:rPr>
          <w:rFonts w:ascii="Arial" w:hAnsi="Arial" w:cs="Arial"/>
          <w:lang w:val="en-GB"/>
        </w:rPr>
        <w:t>aggregate, PRO</w:t>
      </w:r>
      <w:r w:rsidR="00EE486B" w:rsidRPr="00634A57">
        <w:rPr>
          <w:rFonts w:ascii="Arial" w:hAnsi="Arial" w:cs="Arial"/>
          <w:lang w:val="en-GB"/>
        </w:rPr>
        <w:t xml:space="preserve"> data could be used to assess variations in patient care across hospitals or regions. In addition, costs could be compared across institutions to help with a better un</w:t>
      </w:r>
      <w:r w:rsidR="006A57C4" w:rsidRPr="00634A57">
        <w:rPr>
          <w:rFonts w:ascii="Arial" w:hAnsi="Arial" w:cs="Arial"/>
          <w:lang w:val="en-GB"/>
        </w:rPr>
        <w:t>derstanding of staffing needs.</w:t>
      </w:r>
      <w:r w:rsidR="002C7258" w:rsidRPr="00634A57">
        <w:rPr>
          <w:rFonts w:ascii="Arial" w:hAnsi="Arial" w:cs="Arial"/>
          <w:lang w:val="en-GB"/>
        </w:rPr>
        <w:t xml:space="preserve"> </w:t>
      </w:r>
      <w:r w:rsidR="00EE486B" w:rsidRPr="00634A57">
        <w:rPr>
          <w:rFonts w:ascii="Arial" w:hAnsi="Arial" w:cs="Arial"/>
          <w:lang w:val="en-GB"/>
        </w:rPr>
        <w:t xml:space="preserve">In the UK, </w:t>
      </w:r>
      <w:r w:rsidR="007D1E47" w:rsidRPr="00634A57">
        <w:rPr>
          <w:rFonts w:ascii="Arial" w:hAnsi="Arial" w:cs="Arial"/>
          <w:lang w:val="en-GB"/>
        </w:rPr>
        <w:t xml:space="preserve">PRO use has </w:t>
      </w:r>
      <w:r w:rsidR="00D54979" w:rsidRPr="00634A57">
        <w:rPr>
          <w:rFonts w:ascii="Arial" w:hAnsi="Arial" w:cs="Arial"/>
          <w:lang w:val="en-GB"/>
        </w:rPr>
        <w:t>focused on</w:t>
      </w:r>
      <w:r w:rsidR="007D1E47" w:rsidRPr="00634A57">
        <w:rPr>
          <w:rFonts w:ascii="Arial" w:hAnsi="Arial" w:cs="Arial"/>
          <w:lang w:val="en-GB"/>
        </w:rPr>
        <w:t xml:space="preserve"> comparing the performance of providers in the hopes of avoiding unnecessary treatments and using the data to assist with service redesign</w:t>
      </w:r>
      <w:r w:rsidR="00890F2B" w:rsidRPr="00634A57">
        <w:rPr>
          <w:rFonts w:ascii="Arial" w:hAnsi="Arial" w:cs="Arial"/>
          <w:lang w:val="en-GB"/>
        </w:rPr>
        <w:fldChar w:fldCharType="begin">
          <w:fldData xml:space="preserve">PEVuZE5vdGU+PENpdGU+PEF1dGhvcj5CbGFjazwvQXV0aG9yPjxZZWFyPjIwMTQ8L1llYXI+PFJl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=
</w:fldData>
        </w:fldChar>
      </w:r>
      <w:r w:rsidR="0015560C">
        <w:rPr>
          <w:rFonts w:ascii="Arial" w:hAnsi="Arial" w:cs="Arial"/>
          <w:lang w:val="en-GB"/>
        </w:rPr>
        <w:instrText xml:space="preserve"> ADDIN EN.CITE </w:instrText>
      </w:r>
      <w:r w:rsidR="0015560C">
        <w:rPr>
          <w:rFonts w:ascii="Arial" w:hAnsi="Arial" w:cs="Arial"/>
          <w:lang w:val="en-GB"/>
        </w:rPr>
        <w:fldChar w:fldCharType="begin">
          <w:fldData xml:space="preserve">PEVuZE5vdGU+PENpdGU+PEF1dGhvcj5CbGFjazwvQXV0aG9yPjxZZWFyPjIwMTQ8L1llYXI+PFJl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=
</w:fldData>
        </w:fldChar>
      </w:r>
      <w:r w:rsidR="0015560C">
        <w:rPr>
          <w:rFonts w:ascii="Arial" w:hAnsi="Arial" w:cs="Arial"/>
          <w:lang w:val="en-GB"/>
        </w:rPr>
        <w:instrText xml:space="preserve"> ADDIN EN.CITE.DATA </w:instrText>
      </w:r>
      <w:r w:rsidR="0015560C">
        <w:rPr>
          <w:rFonts w:ascii="Arial" w:hAnsi="Arial" w:cs="Arial"/>
          <w:lang w:val="en-GB"/>
        </w:rPr>
      </w:r>
      <w:r w:rsidR="0015560C">
        <w:rPr>
          <w:rFonts w:ascii="Arial" w:hAnsi="Arial" w:cs="Arial"/>
          <w:lang w:val="en-GB"/>
        </w:rPr>
        <w:fldChar w:fldCharType="end"/>
      </w:r>
      <w:r w:rsidR="00890F2B" w:rsidRPr="00634A57">
        <w:rPr>
          <w:rFonts w:ascii="Arial" w:hAnsi="Arial" w:cs="Arial"/>
          <w:lang w:val="en-GB"/>
        </w:rPr>
      </w:r>
      <w:r w:rsidR="00890F2B" w:rsidRPr="00634A57">
        <w:rPr>
          <w:rFonts w:ascii="Arial" w:hAnsi="Arial" w:cs="Arial"/>
          <w:lang w:val="en-GB"/>
        </w:rPr>
        <w:fldChar w:fldCharType="separate"/>
      </w:r>
      <w:r w:rsidR="0015560C" w:rsidRPr="0015560C">
        <w:rPr>
          <w:rFonts w:ascii="Arial" w:hAnsi="Arial" w:cs="Arial"/>
          <w:noProof/>
          <w:vertAlign w:val="superscript"/>
          <w:lang w:val="en-GB"/>
        </w:rPr>
        <w:t>75</w:t>
      </w:r>
      <w:r w:rsidR="00890F2B" w:rsidRPr="00634A57">
        <w:rPr>
          <w:rFonts w:ascii="Arial" w:hAnsi="Arial" w:cs="Arial"/>
          <w:lang w:val="en-GB"/>
        </w:rPr>
        <w:fldChar w:fldCharType="end"/>
      </w:r>
      <w:r w:rsidR="007D1E47" w:rsidRPr="00634A57">
        <w:rPr>
          <w:rFonts w:ascii="Arial" w:hAnsi="Arial" w:cs="Arial"/>
          <w:lang w:val="en-GB"/>
        </w:rPr>
        <w:t>.</w:t>
      </w:r>
      <w:r w:rsidR="009F669C">
        <w:rPr>
          <w:rFonts w:ascii="Arial" w:hAnsi="Arial" w:cs="Arial"/>
          <w:lang w:val="en-GB"/>
        </w:rPr>
        <w:t xml:space="preserve"> </w:t>
      </w:r>
      <w:r w:rsidR="007D1E47" w:rsidRPr="00634A57">
        <w:rPr>
          <w:rFonts w:ascii="Arial" w:hAnsi="Arial" w:cs="Arial"/>
          <w:lang w:val="en-GB"/>
        </w:rPr>
        <w:t>PRO use has been mandatory since 2009 in patients undergoing selected elective surgeries (hernia repair, varicose vein surger</w:t>
      </w:r>
      <w:r w:rsidR="00A51065" w:rsidRPr="00634A57">
        <w:rPr>
          <w:rFonts w:ascii="Arial" w:hAnsi="Arial" w:cs="Arial"/>
          <w:lang w:val="en-GB"/>
        </w:rPr>
        <w:t>y</w:t>
      </w:r>
      <w:r w:rsidR="00AB592E" w:rsidRPr="00634A57">
        <w:rPr>
          <w:rFonts w:ascii="Arial" w:hAnsi="Arial" w:cs="Arial"/>
          <w:lang w:val="en-GB"/>
        </w:rPr>
        <w:t>,</w:t>
      </w:r>
      <w:r w:rsidR="00A51065" w:rsidRPr="00634A57">
        <w:rPr>
          <w:rFonts w:ascii="Arial" w:hAnsi="Arial" w:cs="Arial"/>
          <w:lang w:val="en-GB"/>
        </w:rPr>
        <w:t xml:space="preserve"> and hip or knee replacement).</w:t>
      </w:r>
      <w:r w:rsidR="002C7258" w:rsidRPr="00634A57">
        <w:rPr>
          <w:rFonts w:ascii="Arial" w:hAnsi="Arial" w:cs="Arial"/>
          <w:lang w:val="en-GB"/>
        </w:rPr>
        <w:t xml:space="preserve"> </w:t>
      </w:r>
      <w:r w:rsidR="00650AF0" w:rsidRPr="00634A57">
        <w:rPr>
          <w:rFonts w:ascii="Arial" w:hAnsi="Arial" w:cs="Arial"/>
          <w:lang w:val="en-GB"/>
        </w:rPr>
        <w:t>More work is needed to understand how to best use PROs in the larger arena of clinical and policy decision making</w:t>
      </w:r>
      <w:r w:rsidR="00AB592E" w:rsidRPr="00634A57">
        <w:rPr>
          <w:rFonts w:ascii="Arial" w:hAnsi="Arial" w:cs="Arial"/>
          <w:lang w:val="en-GB"/>
        </w:rPr>
        <w:t>,</w:t>
      </w:r>
      <w:r w:rsidR="00650AF0" w:rsidRPr="00634A57">
        <w:rPr>
          <w:rFonts w:ascii="Arial" w:hAnsi="Arial" w:cs="Arial"/>
          <w:lang w:val="en-GB"/>
        </w:rPr>
        <w:t xml:space="preserve"> but there appears to be consensus</w:t>
      </w:r>
      <w:r w:rsidR="00AB6604" w:rsidRPr="00634A57">
        <w:rPr>
          <w:rFonts w:ascii="Arial" w:hAnsi="Arial" w:cs="Arial"/>
          <w:lang w:val="en-GB"/>
        </w:rPr>
        <w:t xml:space="preserve"> across therapeutic areas </w:t>
      </w:r>
      <w:r w:rsidR="00650AF0" w:rsidRPr="00634A57">
        <w:rPr>
          <w:rFonts w:ascii="Arial" w:hAnsi="Arial" w:cs="Arial"/>
          <w:lang w:val="en-GB"/>
        </w:rPr>
        <w:t xml:space="preserve">on the </w:t>
      </w:r>
      <w:r w:rsidR="00AB6604" w:rsidRPr="00634A57">
        <w:rPr>
          <w:rFonts w:ascii="Arial" w:hAnsi="Arial" w:cs="Arial"/>
          <w:lang w:val="en-GB"/>
        </w:rPr>
        <w:t xml:space="preserve">added benefit of </w:t>
      </w:r>
      <w:r w:rsidR="00650AF0" w:rsidRPr="00634A57">
        <w:rPr>
          <w:rFonts w:ascii="Arial" w:hAnsi="Arial" w:cs="Arial"/>
          <w:lang w:val="en-GB"/>
        </w:rPr>
        <w:t>us</w:t>
      </w:r>
      <w:r w:rsidR="00AB6604" w:rsidRPr="00634A57">
        <w:rPr>
          <w:rFonts w:ascii="Arial" w:hAnsi="Arial" w:cs="Arial"/>
          <w:lang w:val="en-GB"/>
        </w:rPr>
        <w:t>ing</w:t>
      </w:r>
      <w:r w:rsidR="00650AF0" w:rsidRPr="00634A57">
        <w:rPr>
          <w:rFonts w:ascii="Arial" w:hAnsi="Arial" w:cs="Arial"/>
          <w:lang w:val="en-GB"/>
        </w:rPr>
        <w:t xml:space="preserve"> of PR</w:t>
      </w:r>
      <w:r w:rsidR="00A51065" w:rsidRPr="00634A57">
        <w:rPr>
          <w:rFonts w:ascii="Arial" w:hAnsi="Arial" w:cs="Arial"/>
          <w:lang w:val="en-GB"/>
        </w:rPr>
        <w:t>O</w:t>
      </w:r>
      <w:r w:rsidR="00AB6604" w:rsidRPr="00634A57">
        <w:rPr>
          <w:rFonts w:ascii="Arial" w:hAnsi="Arial" w:cs="Arial"/>
          <w:lang w:val="en-GB"/>
        </w:rPr>
        <w:t xml:space="preserve"> data</w:t>
      </w:r>
      <w:r w:rsidR="00A51065" w:rsidRPr="00634A57">
        <w:rPr>
          <w:rFonts w:ascii="Arial" w:hAnsi="Arial" w:cs="Arial"/>
          <w:lang w:val="en-GB"/>
        </w:rPr>
        <w:t xml:space="preserve"> in individual patient care.</w:t>
      </w:r>
      <w:bookmarkStart w:id="774" w:name="_Hlk513553557"/>
    </w:p>
    <w:p w14:paraId="141A42E8" w14:textId="77777777" w:rsidR="009C330C" w:rsidRDefault="00CC4D23" w:rsidP="00A13E57">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775" w:name="_Toc49863489"/>
      <w:r w:rsidRPr="009F669C">
        <w:rPr>
          <w:rFonts w:ascii="Arial" w:eastAsiaTheme="majorEastAsia" w:hAnsi="Arial" w:cs="Times New Roman (Headings CS)"/>
          <w:b/>
          <w:bCs/>
          <w:color w:val="4472C4" w:themeColor="accent1"/>
          <w:sz w:val="28"/>
          <w:szCs w:val="26"/>
        </w:rPr>
        <w:t>B. Gaps in the HIV Literature Around PRO Use</w:t>
      </w:r>
      <w:bookmarkEnd w:id="775"/>
    </w:p>
    <w:p w14:paraId="5A8EF41E" w14:textId="77777777" w:rsidR="009C330C" w:rsidRPr="009C330C" w:rsidRDefault="00BA69D7" w:rsidP="00A13E57">
      <w:pPr>
        <w:pStyle w:val="BodyText"/>
        <w:spacing w:line="240" w:lineRule="auto"/>
        <w:rPr>
          <w:rFonts w:ascii="Arial" w:hAnsi="Arial" w:cs="Arial"/>
          <w:bCs/>
          <w:lang w:val="en-GB"/>
        </w:rPr>
      </w:pPr>
      <w:r w:rsidRPr="009C330C">
        <w:rPr>
          <w:rFonts w:ascii="Arial" w:hAnsi="Arial" w:cs="Arial"/>
          <w:bCs/>
          <w:lang w:val="en-GB"/>
        </w:rPr>
        <w:t xml:space="preserve">Overall </w:t>
      </w:r>
      <w:r w:rsidR="00A5205D" w:rsidRPr="009C330C">
        <w:rPr>
          <w:rFonts w:ascii="Arial" w:hAnsi="Arial" w:cs="Arial"/>
          <w:bCs/>
          <w:lang w:val="en-GB"/>
        </w:rPr>
        <w:t>evidence</w:t>
      </w:r>
      <w:r w:rsidRPr="009C330C">
        <w:rPr>
          <w:rFonts w:ascii="Arial" w:hAnsi="Arial" w:cs="Arial"/>
          <w:bCs/>
          <w:lang w:val="en-GB"/>
        </w:rPr>
        <w:t xml:space="preserve"> </w:t>
      </w:r>
      <w:r w:rsidR="00E72807" w:rsidRPr="009C330C">
        <w:rPr>
          <w:rFonts w:ascii="Arial" w:hAnsi="Arial" w:cs="Arial"/>
          <w:bCs/>
          <w:lang w:val="en-GB"/>
        </w:rPr>
        <w:t>regarding the value of P</w:t>
      </w:r>
      <w:r w:rsidRPr="009C330C">
        <w:rPr>
          <w:rFonts w:ascii="Arial" w:hAnsi="Arial" w:cs="Arial"/>
          <w:bCs/>
          <w:lang w:val="en-GB"/>
        </w:rPr>
        <w:t xml:space="preserve">ROs </w:t>
      </w:r>
      <w:r w:rsidR="001A1EB1" w:rsidRPr="009C330C">
        <w:rPr>
          <w:rFonts w:ascii="Arial" w:hAnsi="Arial" w:cs="Arial"/>
          <w:bCs/>
          <w:lang w:val="en-GB"/>
        </w:rPr>
        <w:t>within</w:t>
      </w:r>
      <w:r w:rsidRPr="009C330C">
        <w:rPr>
          <w:rFonts w:ascii="Arial" w:hAnsi="Arial" w:cs="Arial"/>
          <w:bCs/>
          <w:lang w:val="en-GB"/>
        </w:rPr>
        <w:t xml:space="preserve"> </w:t>
      </w:r>
      <w:r w:rsidR="001A1EB1" w:rsidRPr="009C330C">
        <w:rPr>
          <w:rFonts w:ascii="Arial" w:hAnsi="Arial" w:cs="Arial"/>
          <w:bCs/>
          <w:lang w:val="en-GB"/>
        </w:rPr>
        <w:t xml:space="preserve">routine </w:t>
      </w:r>
      <w:r w:rsidRPr="009C330C">
        <w:rPr>
          <w:rFonts w:ascii="Arial" w:hAnsi="Arial" w:cs="Arial"/>
          <w:bCs/>
          <w:lang w:val="en-GB"/>
        </w:rPr>
        <w:t>HIV care is still emerging</w:t>
      </w:r>
      <w:r w:rsidR="0084281B" w:rsidRPr="009C330C">
        <w:rPr>
          <w:rFonts w:ascii="Arial" w:hAnsi="Arial" w:cs="Arial"/>
          <w:bCs/>
          <w:lang w:val="en-GB"/>
        </w:rPr>
        <w:t xml:space="preserve"> and there is </w:t>
      </w:r>
      <w:r w:rsidR="00336827" w:rsidRPr="009C330C">
        <w:rPr>
          <w:rFonts w:ascii="Arial" w:hAnsi="Arial" w:cs="Arial"/>
          <w:bCs/>
          <w:lang w:val="en-GB"/>
        </w:rPr>
        <w:t xml:space="preserve">a </w:t>
      </w:r>
      <w:r w:rsidR="0084281B" w:rsidRPr="009C330C">
        <w:rPr>
          <w:rFonts w:ascii="Arial" w:hAnsi="Arial" w:cs="Arial"/>
          <w:bCs/>
          <w:lang w:val="en-GB"/>
        </w:rPr>
        <w:t xml:space="preserve">limited breadth of </w:t>
      </w:r>
      <w:r w:rsidR="00A5205D" w:rsidRPr="009C330C">
        <w:rPr>
          <w:rFonts w:ascii="Arial" w:hAnsi="Arial" w:cs="Arial"/>
          <w:bCs/>
          <w:lang w:val="en-GB"/>
        </w:rPr>
        <w:t>information</w:t>
      </w:r>
      <w:r w:rsidR="0084281B" w:rsidRPr="009C330C">
        <w:rPr>
          <w:rFonts w:ascii="Arial" w:hAnsi="Arial" w:cs="Arial"/>
          <w:bCs/>
          <w:lang w:val="en-GB"/>
        </w:rPr>
        <w:t xml:space="preserve"> across</w:t>
      </w:r>
      <w:r w:rsidR="006F1D20" w:rsidRPr="009C330C">
        <w:rPr>
          <w:rFonts w:ascii="Arial" w:hAnsi="Arial" w:cs="Arial"/>
          <w:bCs/>
          <w:lang w:val="en-GB"/>
        </w:rPr>
        <w:t xml:space="preserve"> the</w:t>
      </w:r>
      <w:r w:rsidR="0084281B" w:rsidRPr="009C330C">
        <w:rPr>
          <w:rFonts w:ascii="Arial" w:hAnsi="Arial" w:cs="Arial"/>
          <w:bCs/>
          <w:lang w:val="en-GB"/>
        </w:rPr>
        <w:t xml:space="preserve"> area</w:t>
      </w:r>
      <w:r w:rsidR="006F1D20" w:rsidRPr="009C330C">
        <w:rPr>
          <w:rFonts w:ascii="Arial" w:hAnsi="Arial" w:cs="Arial"/>
          <w:bCs/>
          <w:lang w:val="en-GB"/>
        </w:rPr>
        <w:t>s</w:t>
      </w:r>
      <w:r w:rsidR="0084281B" w:rsidRPr="009C330C">
        <w:rPr>
          <w:rFonts w:ascii="Arial" w:hAnsi="Arial" w:cs="Arial"/>
          <w:bCs/>
          <w:lang w:val="en-GB"/>
        </w:rPr>
        <w:t xml:space="preserve"> of focus</w:t>
      </w:r>
      <w:r w:rsidR="006F1D20" w:rsidRPr="009C330C">
        <w:rPr>
          <w:rFonts w:ascii="Arial" w:hAnsi="Arial" w:cs="Arial"/>
          <w:bCs/>
          <w:lang w:val="en-GB"/>
        </w:rPr>
        <w:t xml:space="preserve"> reported in this document</w:t>
      </w:r>
      <w:r w:rsidRPr="009C330C">
        <w:rPr>
          <w:rFonts w:ascii="Arial" w:hAnsi="Arial" w:cs="Arial"/>
          <w:bCs/>
          <w:lang w:val="en-GB"/>
        </w:rPr>
        <w:t>.</w:t>
      </w:r>
      <w:r w:rsidR="009F669C" w:rsidRPr="009C330C">
        <w:rPr>
          <w:rFonts w:ascii="Arial" w:hAnsi="Arial" w:cs="Arial"/>
          <w:bCs/>
          <w:lang w:val="en-GB"/>
        </w:rPr>
        <w:t xml:space="preserve"> </w:t>
      </w:r>
      <w:r w:rsidR="00414308" w:rsidRPr="009C330C">
        <w:rPr>
          <w:rFonts w:ascii="Arial" w:hAnsi="Arial" w:cs="Arial"/>
          <w:bCs/>
          <w:lang w:val="en-GB"/>
        </w:rPr>
        <w:t>T</w:t>
      </w:r>
      <w:r w:rsidRPr="009C330C">
        <w:rPr>
          <w:rFonts w:ascii="Arial" w:hAnsi="Arial" w:cs="Arial"/>
          <w:bCs/>
          <w:lang w:val="en-GB"/>
        </w:rPr>
        <w:t xml:space="preserve">he </w:t>
      </w:r>
      <w:r w:rsidR="0084281B" w:rsidRPr="009C330C">
        <w:rPr>
          <w:rFonts w:ascii="Arial" w:hAnsi="Arial" w:cs="Arial"/>
          <w:bCs/>
          <w:lang w:val="en-GB"/>
        </w:rPr>
        <w:t>primary</w:t>
      </w:r>
      <w:r w:rsidRPr="009C330C">
        <w:rPr>
          <w:rFonts w:ascii="Arial" w:hAnsi="Arial" w:cs="Arial"/>
          <w:bCs/>
          <w:lang w:val="en-GB"/>
        </w:rPr>
        <w:t xml:space="preserve"> </w:t>
      </w:r>
      <w:r w:rsidR="00FE21B9" w:rsidRPr="009C330C">
        <w:rPr>
          <w:rFonts w:ascii="Arial" w:hAnsi="Arial" w:cs="Arial"/>
          <w:bCs/>
          <w:lang w:val="en-GB"/>
        </w:rPr>
        <w:t xml:space="preserve">published </w:t>
      </w:r>
      <w:r w:rsidR="00BA2197" w:rsidRPr="009C330C">
        <w:rPr>
          <w:rFonts w:ascii="Arial" w:hAnsi="Arial" w:cs="Arial"/>
          <w:bCs/>
          <w:lang w:val="en-GB"/>
        </w:rPr>
        <w:t>da</w:t>
      </w:r>
      <w:r w:rsidR="00FE21B9" w:rsidRPr="009C330C">
        <w:rPr>
          <w:rFonts w:ascii="Arial" w:hAnsi="Arial" w:cs="Arial"/>
          <w:bCs/>
          <w:lang w:val="en-GB"/>
        </w:rPr>
        <w:t xml:space="preserve">ta </w:t>
      </w:r>
      <w:r w:rsidR="0084281B" w:rsidRPr="009C330C">
        <w:rPr>
          <w:rFonts w:ascii="Arial" w:hAnsi="Arial" w:cs="Arial"/>
          <w:bCs/>
          <w:lang w:val="en-GB"/>
        </w:rPr>
        <w:t>relates to the screening and monitoring of health problems, the value in improving patient-provider communication, and acceptability by patients and providers. Additional evidence</w:t>
      </w:r>
      <w:r w:rsidR="00130742" w:rsidRPr="009C330C">
        <w:rPr>
          <w:rFonts w:ascii="Arial" w:hAnsi="Arial" w:cs="Arial"/>
          <w:bCs/>
          <w:lang w:val="en-GB"/>
        </w:rPr>
        <w:t xml:space="preserve"> to complement this data </w:t>
      </w:r>
      <w:r w:rsidR="0084281B" w:rsidRPr="009C330C">
        <w:rPr>
          <w:rFonts w:ascii="Arial" w:hAnsi="Arial" w:cs="Arial"/>
          <w:bCs/>
          <w:lang w:val="en-GB"/>
        </w:rPr>
        <w:t xml:space="preserve">in a variety of settings </w:t>
      </w:r>
      <w:r w:rsidR="00130742" w:rsidRPr="009C330C">
        <w:rPr>
          <w:rFonts w:ascii="Arial" w:hAnsi="Arial" w:cs="Arial"/>
          <w:bCs/>
          <w:lang w:val="en-GB"/>
        </w:rPr>
        <w:t xml:space="preserve">would build further strength to the case for </w:t>
      </w:r>
      <w:r w:rsidR="00336827" w:rsidRPr="009C330C">
        <w:rPr>
          <w:rFonts w:ascii="Arial" w:hAnsi="Arial" w:cs="Arial"/>
          <w:bCs/>
          <w:lang w:val="en-GB"/>
        </w:rPr>
        <w:t xml:space="preserve">widespread </w:t>
      </w:r>
      <w:r w:rsidR="00130742" w:rsidRPr="009C330C">
        <w:rPr>
          <w:rFonts w:ascii="Arial" w:hAnsi="Arial" w:cs="Arial"/>
          <w:bCs/>
          <w:lang w:val="en-GB"/>
        </w:rPr>
        <w:t xml:space="preserve">implementation, including evidence </w:t>
      </w:r>
      <w:r w:rsidR="00336827" w:rsidRPr="009C330C">
        <w:rPr>
          <w:rFonts w:ascii="Arial" w:hAnsi="Arial" w:cs="Arial"/>
          <w:bCs/>
          <w:lang w:val="en-GB"/>
        </w:rPr>
        <w:t xml:space="preserve">generated </w:t>
      </w:r>
      <w:r w:rsidR="00130742" w:rsidRPr="009C330C">
        <w:rPr>
          <w:rFonts w:ascii="Arial" w:hAnsi="Arial" w:cs="Arial"/>
          <w:bCs/>
          <w:lang w:val="en-GB"/>
        </w:rPr>
        <w:t>from sites with limited prior exposure and limited resource.</w:t>
      </w:r>
      <w:r w:rsidR="00BA2197" w:rsidRPr="009C330C">
        <w:rPr>
          <w:rFonts w:ascii="Arial" w:hAnsi="Arial" w:cs="Arial"/>
          <w:bCs/>
          <w:lang w:val="en-GB"/>
        </w:rPr>
        <w:t xml:space="preserve"> The </w:t>
      </w:r>
      <w:r w:rsidR="001A0D6D" w:rsidRPr="009C330C">
        <w:rPr>
          <w:rFonts w:ascii="Arial" w:hAnsi="Arial" w:cs="Arial"/>
          <w:bCs/>
          <w:lang w:val="en-GB"/>
        </w:rPr>
        <w:t xml:space="preserve">HIV </w:t>
      </w:r>
      <w:r w:rsidR="00BA2197" w:rsidRPr="009C330C">
        <w:rPr>
          <w:rFonts w:ascii="Arial" w:hAnsi="Arial" w:cs="Arial"/>
          <w:bCs/>
          <w:lang w:val="en-GB"/>
        </w:rPr>
        <w:t>data</w:t>
      </w:r>
      <w:r w:rsidR="00A5205D" w:rsidRPr="009C330C">
        <w:rPr>
          <w:rFonts w:ascii="Arial" w:hAnsi="Arial" w:cs="Arial"/>
          <w:bCs/>
          <w:lang w:val="en-GB"/>
        </w:rPr>
        <w:t xml:space="preserve"> identified and</w:t>
      </w:r>
      <w:r w:rsidR="00BA2197" w:rsidRPr="009C330C">
        <w:rPr>
          <w:rFonts w:ascii="Arial" w:hAnsi="Arial" w:cs="Arial"/>
          <w:bCs/>
          <w:lang w:val="en-GB"/>
        </w:rPr>
        <w:t xml:space="preserve"> presented in this evidence review is </w:t>
      </w:r>
      <w:r w:rsidR="00F96D93" w:rsidRPr="009C330C">
        <w:rPr>
          <w:rFonts w:ascii="Arial" w:hAnsi="Arial" w:cs="Arial"/>
          <w:bCs/>
          <w:lang w:val="en-GB"/>
        </w:rPr>
        <w:t xml:space="preserve">primarily </w:t>
      </w:r>
      <w:r w:rsidR="00BA2197" w:rsidRPr="009C330C">
        <w:rPr>
          <w:rFonts w:ascii="Arial" w:hAnsi="Arial" w:cs="Arial"/>
          <w:bCs/>
          <w:lang w:val="en-GB"/>
        </w:rPr>
        <w:t>taken from studies conducted within the CFAR (</w:t>
      </w:r>
      <w:proofErr w:type="spellStart"/>
      <w:r w:rsidR="00BA2197" w:rsidRPr="009C330C">
        <w:rPr>
          <w:rFonts w:ascii="Arial" w:hAnsi="Arial" w:cs="Arial"/>
          <w:bCs/>
          <w:lang w:val="en-GB"/>
        </w:rPr>
        <w:t>Center</w:t>
      </w:r>
      <w:proofErr w:type="spellEnd"/>
      <w:r w:rsidR="00BA2197" w:rsidRPr="009C330C">
        <w:rPr>
          <w:rFonts w:ascii="Arial" w:hAnsi="Arial" w:cs="Arial"/>
          <w:bCs/>
          <w:lang w:val="en-GB"/>
        </w:rPr>
        <w:t xml:space="preserve"> for </w:t>
      </w:r>
      <w:r w:rsidR="00F96D93" w:rsidRPr="009C330C">
        <w:rPr>
          <w:rFonts w:ascii="Arial" w:hAnsi="Arial" w:cs="Arial"/>
          <w:bCs/>
          <w:lang w:val="en-GB"/>
        </w:rPr>
        <w:t xml:space="preserve">AIDS </w:t>
      </w:r>
      <w:r w:rsidR="00BA2197" w:rsidRPr="009C330C">
        <w:rPr>
          <w:rFonts w:ascii="Arial" w:hAnsi="Arial" w:cs="Arial"/>
          <w:bCs/>
          <w:lang w:val="en-GB"/>
        </w:rPr>
        <w:t>Research) Network of Integrated Clinical Systems (CNICS)</w:t>
      </w:r>
      <w:r w:rsidR="00D466CE" w:rsidRPr="009C330C">
        <w:rPr>
          <w:rFonts w:ascii="Arial" w:hAnsi="Arial" w:cs="Arial"/>
          <w:bCs/>
          <w:lang w:val="en-GB"/>
        </w:rPr>
        <w:t>.</w:t>
      </w:r>
    </w:p>
    <w:p w14:paraId="01E3B4D5" w14:textId="77777777" w:rsidR="009C330C" w:rsidRPr="009C330C" w:rsidRDefault="00130742" w:rsidP="00A13E57">
      <w:pPr>
        <w:pStyle w:val="BodyText"/>
        <w:spacing w:line="240" w:lineRule="auto"/>
        <w:rPr>
          <w:rFonts w:ascii="Arial" w:hAnsi="Arial" w:cs="Arial"/>
          <w:bCs/>
          <w:lang w:val="en-GB"/>
        </w:rPr>
      </w:pPr>
      <w:r w:rsidRPr="009C330C">
        <w:rPr>
          <w:rFonts w:ascii="Arial" w:hAnsi="Arial" w:cs="Arial"/>
          <w:bCs/>
          <w:lang w:val="en-GB"/>
        </w:rPr>
        <w:t xml:space="preserve">Other disease areas, notably oncology, provide supplementary insights </w:t>
      </w:r>
      <w:r w:rsidR="001A0D6D" w:rsidRPr="009C330C">
        <w:rPr>
          <w:rFonts w:ascii="Arial" w:hAnsi="Arial" w:cs="Arial"/>
          <w:bCs/>
          <w:lang w:val="en-GB"/>
        </w:rPr>
        <w:t>to this document and they</w:t>
      </w:r>
      <w:r w:rsidRPr="009C330C">
        <w:rPr>
          <w:rFonts w:ascii="Arial" w:hAnsi="Arial" w:cs="Arial"/>
          <w:bCs/>
          <w:lang w:val="en-GB"/>
        </w:rPr>
        <w:t xml:space="preserve"> add further </w:t>
      </w:r>
      <w:r w:rsidR="00BA2197" w:rsidRPr="009C330C">
        <w:rPr>
          <w:rFonts w:ascii="Arial" w:hAnsi="Arial" w:cs="Arial"/>
          <w:bCs/>
          <w:lang w:val="en-GB"/>
        </w:rPr>
        <w:t>indications</w:t>
      </w:r>
      <w:r w:rsidRPr="009C330C">
        <w:rPr>
          <w:rFonts w:ascii="Arial" w:hAnsi="Arial" w:cs="Arial"/>
          <w:bCs/>
          <w:lang w:val="en-GB"/>
        </w:rPr>
        <w:t xml:space="preserve"> of the value of </w:t>
      </w:r>
      <w:proofErr w:type="spellStart"/>
      <w:r w:rsidRPr="009C330C">
        <w:rPr>
          <w:rFonts w:ascii="Arial" w:hAnsi="Arial" w:cs="Arial"/>
          <w:bCs/>
          <w:lang w:val="en-GB"/>
        </w:rPr>
        <w:t>PROs</w:t>
      </w:r>
      <w:r w:rsidR="001A0D6D" w:rsidRPr="009C330C">
        <w:rPr>
          <w:rFonts w:ascii="Arial" w:hAnsi="Arial" w:cs="Arial"/>
          <w:bCs/>
          <w:lang w:val="en-GB"/>
        </w:rPr>
        <w:t>.</w:t>
      </w:r>
      <w:proofErr w:type="spellEnd"/>
      <w:r w:rsidR="001A0D6D" w:rsidRPr="009C330C">
        <w:rPr>
          <w:rFonts w:ascii="Arial" w:hAnsi="Arial" w:cs="Arial"/>
          <w:bCs/>
          <w:lang w:val="en-GB"/>
        </w:rPr>
        <w:t xml:space="preserve"> This includes</w:t>
      </w:r>
      <w:r w:rsidRPr="009C330C">
        <w:rPr>
          <w:rFonts w:ascii="Arial" w:hAnsi="Arial" w:cs="Arial"/>
          <w:bCs/>
          <w:lang w:val="en-GB"/>
        </w:rPr>
        <w:t xml:space="preserve"> evidence regarding</w:t>
      </w:r>
      <w:r w:rsidR="00BA2197" w:rsidRPr="009C330C">
        <w:rPr>
          <w:rFonts w:ascii="Arial" w:hAnsi="Arial" w:cs="Arial"/>
          <w:bCs/>
          <w:lang w:val="en-GB"/>
        </w:rPr>
        <w:t xml:space="preserve"> improved </w:t>
      </w:r>
      <w:r w:rsidR="00690E50" w:rsidRPr="009C330C">
        <w:rPr>
          <w:rFonts w:ascii="Arial" w:hAnsi="Arial" w:cs="Arial"/>
          <w:bCs/>
          <w:lang w:val="en-GB"/>
        </w:rPr>
        <w:t>symptom management</w:t>
      </w:r>
      <w:r w:rsidR="006212A6" w:rsidRPr="009C330C">
        <w:rPr>
          <w:rFonts w:ascii="Arial" w:hAnsi="Arial" w:cs="Arial"/>
          <w:bCs/>
          <w:lang w:val="en-GB"/>
        </w:rPr>
        <w:t xml:space="preserve"> and treatment outcome</w:t>
      </w:r>
      <w:r w:rsidR="00BA2197" w:rsidRPr="009C330C">
        <w:rPr>
          <w:rFonts w:ascii="Arial" w:hAnsi="Arial" w:cs="Arial"/>
          <w:bCs/>
          <w:lang w:val="en-GB"/>
        </w:rPr>
        <w:t>s</w:t>
      </w:r>
      <w:r w:rsidR="00E72807" w:rsidRPr="009C330C">
        <w:rPr>
          <w:rFonts w:ascii="Arial" w:hAnsi="Arial" w:cs="Arial"/>
          <w:bCs/>
          <w:lang w:val="en-GB"/>
        </w:rPr>
        <w:t>. There is some positive evidence of a minimal logistical impact upon a clinic’s operation but this is an</w:t>
      </w:r>
      <w:r w:rsidR="00A5205D" w:rsidRPr="009C330C">
        <w:rPr>
          <w:rFonts w:ascii="Arial" w:hAnsi="Arial" w:cs="Arial"/>
          <w:bCs/>
          <w:lang w:val="en-GB"/>
        </w:rPr>
        <w:t>other</w:t>
      </w:r>
      <w:r w:rsidR="00E72807" w:rsidRPr="009C330C">
        <w:rPr>
          <w:rFonts w:ascii="Arial" w:hAnsi="Arial" w:cs="Arial"/>
          <w:bCs/>
          <w:lang w:val="en-GB"/>
        </w:rPr>
        <w:t xml:space="preserve"> area in which further research is needed to ensure that </w:t>
      </w:r>
      <w:r w:rsidR="00A5205D" w:rsidRPr="009C330C">
        <w:rPr>
          <w:rFonts w:ascii="Arial" w:hAnsi="Arial" w:cs="Arial"/>
          <w:bCs/>
          <w:lang w:val="en-GB"/>
        </w:rPr>
        <w:t>any</w:t>
      </w:r>
      <w:r w:rsidR="00E72807" w:rsidRPr="009C330C">
        <w:rPr>
          <w:rFonts w:ascii="Arial" w:hAnsi="Arial" w:cs="Arial"/>
          <w:bCs/>
          <w:lang w:val="en-GB"/>
        </w:rPr>
        <w:t xml:space="preserve"> value of PROs to patient care can be successfully integrated within workflows in a range of settings.</w:t>
      </w:r>
      <w:r w:rsidR="009F669C" w:rsidRPr="009C330C">
        <w:rPr>
          <w:rFonts w:ascii="Arial" w:hAnsi="Arial" w:cs="Arial"/>
          <w:bCs/>
          <w:lang w:val="en-GB"/>
        </w:rPr>
        <w:t xml:space="preserve"> </w:t>
      </w:r>
    </w:p>
    <w:p w14:paraId="7C065267" w14:textId="333B3818" w:rsidR="00516B1B" w:rsidRPr="009C330C" w:rsidRDefault="00C23A07" w:rsidP="009C330C">
      <w:pPr>
        <w:pStyle w:val="BodyText"/>
        <w:spacing w:line="240" w:lineRule="auto"/>
        <w:rPr>
          <w:rFonts w:ascii="Arial" w:eastAsiaTheme="majorEastAsia" w:hAnsi="Arial" w:cs="Times New Roman (Headings CS)"/>
          <w:b/>
          <w:bCs/>
          <w:color w:val="4472C4" w:themeColor="accent1"/>
          <w:sz w:val="28"/>
          <w:szCs w:val="26"/>
        </w:rPr>
      </w:pPr>
      <w:r w:rsidRPr="009C330C">
        <w:rPr>
          <w:rFonts w:ascii="Arial" w:hAnsi="Arial" w:cs="Arial"/>
          <w:b/>
          <w:bCs/>
          <w:lang w:val="en-GB"/>
        </w:rPr>
        <w:t xml:space="preserve">Potential </w:t>
      </w:r>
      <w:r w:rsidR="00516B1B" w:rsidRPr="009C330C">
        <w:rPr>
          <w:rFonts w:ascii="Arial" w:hAnsi="Arial" w:cs="Arial"/>
          <w:b/>
          <w:bCs/>
          <w:lang w:val="en-GB"/>
        </w:rPr>
        <w:t xml:space="preserve">smaller scale studies that </w:t>
      </w:r>
      <w:r w:rsidR="00A1415D" w:rsidRPr="009C330C">
        <w:rPr>
          <w:rFonts w:ascii="Arial" w:hAnsi="Arial" w:cs="Arial"/>
          <w:b/>
          <w:bCs/>
          <w:lang w:val="en-GB"/>
        </w:rPr>
        <w:t xml:space="preserve">could be designed </w:t>
      </w:r>
      <w:r w:rsidR="00516B1B" w:rsidRPr="009C330C">
        <w:rPr>
          <w:rFonts w:ascii="Arial" w:hAnsi="Arial" w:cs="Arial"/>
          <w:b/>
          <w:bCs/>
          <w:lang w:val="en-GB"/>
        </w:rPr>
        <w:t>to supplement information in this Evidence Review and Summary.</w:t>
      </w:r>
    </w:p>
    <w:p w14:paraId="71603183" w14:textId="77777777" w:rsidR="00086D8C" w:rsidRDefault="00516B1B" w:rsidP="00A13E57">
      <w:pPr>
        <w:pStyle w:val="ListParagraph"/>
        <w:numPr>
          <w:ilvl w:val="0"/>
          <w:numId w:val="2"/>
        </w:numPr>
        <w:spacing w:before="180" w:after="60"/>
        <w:contextualSpacing w:val="0"/>
      </w:pPr>
      <w:r w:rsidRPr="00EB087B">
        <w:t xml:space="preserve">Little is known about how HIV providers use PRO information. For example, </w:t>
      </w:r>
    </w:p>
    <w:p w14:paraId="37AE46C6" w14:textId="77777777" w:rsidR="00086D8C" w:rsidRDefault="003B5A49" w:rsidP="00A13E57">
      <w:pPr>
        <w:pStyle w:val="ListParagraph"/>
        <w:numPr>
          <w:ilvl w:val="1"/>
          <w:numId w:val="2"/>
        </w:numPr>
        <w:spacing w:before="60" w:after="60"/>
        <w:contextualSpacing w:val="0"/>
      </w:pPr>
      <w:r w:rsidRPr="00EB087B">
        <w:t xml:space="preserve">Where </w:t>
      </w:r>
      <w:r w:rsidR="00516B1B" w:rsidRPr="00EB087B">
        <w:t>PROs highlight unmet need, what actions does this initiate</w:t>
      </w:r>
      <w:r w:rsidR="002D6895" w:rsidRPr="00EB087B">
        <w:t xml:space="preserve"> for different PROs</w:t>
      </w:r>
      <w:r w:rsidR="00516B1B" w:rsidRPr="00EB087B">
        <w:t>?</w:t>
      </w:r>
    </w:p>
    <w:p w14:paraId="1DA342D6" w14:textId="77777777" w:rsidR="00086D8C" w:rsidRDefault="003B5A49" w:rsidP="00A13E57">
      <w:pPr>
        <w:pStyle w:val="ListParagraph"/>
        <w:numPr>
          <w:ilvl w:val="1"/>
          <w:numId w:val="2"/>
        </w:numPr>
        <w:spacing w:before="60" w:after="60"/>
        <w:contextualSpacing w:val="0"/>
      </w:pPr>
      <w:r w:rsidRPr="00EB087B">
        <w:t xml:space="preserve">Where </w:t>
      </w:r>
      <w:r w:rsidR="002D6895" w:rsidRPr="00EB087B">
        <w:t>PROs highlight unmet need, t</w:t>
      </w:r>
      <w:r w:rsidR="00516B1B" w:rsidRPr="00EB087B">
        <w:t xml:space="preserve">o what extent </w:t>
      </w:r>
      <w:r w:rsidR="002D6895" w:rsidRPr="00EB087B">
        <w:t>is this information viewed by providers as indicative of fact, and to what extent is it further probed in detail? Is there an acceptance of the result or is it viewed as a discussion guide only?</w:t>
      </w:r>
      <w:r w:rsidR="009F669C" w:rsidRPr="00EB087B">
        <w:t xml:space="preserve"> </w:t>
      </w:r>
    </w:p>
    <w:p w14:paraId="75F1785D" w14:textId="77777777" w:rsidR="00086D8C" w:rsidRDefault="002D6895" w:rsidP="00A13E57">
      <w:pPr>
        <w:pStyle w:val="ListParagraph"/>
        <w:numPr>
          <w:ilvl w:val="1"/>
          <w:numId w:val="2"/>
        </w:numPr>
        <w:spacing w:before="60" w:after="60"/>
        <w:contextualSpacing w:val="0"/>
      </w:pPr>
      <w:r w:rsidRPr="00EB087B">
        <w:t>Where PROs do not highlight an unmet need, to what extent are these issues still explored by providers?</w:t>
      </w:r>
      <w:r w:rsidR="00516B1B" w:rsidRPr="00EB087B">
        <w:t xml:space="preserve"> </w:t>
      </w:r>
    </w:p>
    <w:p w14:paraId="0CA792B4" w14:textId="77777777" w:rsidR="00086D8C" w:rsidRDefault="004817C1" w:rsidP="00A13E57">
      <w:pPr>
        <w:pStyle w:val="ListParagraph"/>
        <w:numPr>
          <w:ilvl w:val="1"/>
          <w:numId w:val="2"/>
        </w:numPr>
        <w:spacing w:before="60" w:after="60"/>
        <w:contextualSpacing w:val="0"/>
      </w:pPr>
      <w:r w:rsidRPr="00EB087B">
        <w:t xml:space="preserve">While some domains clearly impact providers…do other domains? If not, </w:t>
      </w:r>
      <w:r w:rsidR="00D03025" w:rsidRPr="00EB087B">
        <w:t>what are the reasons? L</w:t>
      </w:r>
      <w:r w:rsidRPr="00EB087B">
        <w:t>ack of interven</w:t>
      </w:r>
      <w:r w:rsidR="00545EC7" w:rsidRPr="00EB087B">
        <w:t>t</w:t>
      </w:r>
      <w:r w:rsidRPr="00EB087B">
        <w:t>ion? Wrong care team members</w:t>
      </w:r>
      <w:r w:rsidR="00D03025" w:rsidRPr="00EB087B">
        <w:t>?</w:t>
      </w:r>
      <w:r w:rsidRPr="00EB087B">
        <w:t xml:space="preserve"> </w:t>
      </w:r>
      <w:r w:rsidR="00D03025" w:rsidRPr="00EB087B">
        <w:t>Other reasons?</w:t>
      </w:r>
    </w:p>
    <w:p w14:paraId="410D68D6" w14:textId="77777777" w:rsidR="00086D8C" w:rsidRDefault="003E5027" w:rsidP="00A13E57">
      <w:pPr>
        <w:pStyle w:val="ListParagraph"/>
        <w:numPr>
          <w:ilvl w:val="0"/>
          <w:numId w:val="2"/>
        </w:numPr>
        <w:spacing w:before="180" w:after="60"/>
        <w:contextualSpacing w:val="0"/>
      </w:pPr>
      <w:r w:rsidRPr="00EB087B">
        <w:t xml:space="preserve">Do PRO led consultations lead to changes in patient </w:t>
      </w:r>
      <w:r w:rsidR="00033CDF" w:rsidRPr="00EB087B">
        <w:t>behavior</w:t>
      </w:r>
      <w:r w:rsidRPr="00EB087B">
        <w:t>s?</w:t>
      </w:r>
    </w:p>
    <w:p w14:paraId="7ADEA5C7" w14:textId="77777777" w:rsidR="00086D8C" w:rsidRDefault="003E5027" w:rsidP="00A13E57">
      <w:pPr>
        <w:pStyle w:val="ListParagraph"/>
        <w:numPr>
          <w:ilvl w:val="1"/>
          <w:numId w:val="2"/>
        </w:numPr>
        <w:spacing w:before="60" w:after="60"/>
        <w:contextualSpacing w:val="0"/>
      </w:pPr>
      <w:r w:rsidRPr="00EB087B">
        <w:t>Adherence</w:t>
      </w:r>
    </w:p>
    <w:p w14:paraId="7A3C2E66" w14:textId="77777777" w:rsidR="00086D8C" w:rsidRDefault="003E5027" w:rsidP="00A13E57">
      <w:pPr>
        <w:pStyle w:val="ListParagraph"/>
        <w:numPr>
          <w:ilvl w:val="1"/>
          <w:numId w:val="2"/>
        </w:numPr>
        <w:spacing w:before="60" w:after="60"/>
        <w:contextualSpacing w:val="0"/>
      </w:pPr>
      <w:r w:rsidRPr="00EB087B">
        <w:t xml:space="preserve">Sexual risk </w:t>
      </w:r>
      <w:r w:rsidR="00033CDF" w:rsidRPr="00EB087B">
        <w:t>behavior</w:t>
      </w:r>
    </w:p>
    <w:p w14:paraId="704AAA24" w14:textId="77777777" w:rsidR="00086D8C" w:rsidRDefault="003E5027" w:rsidP="00A13E57">
      <w:pPr>
        <w:pStyle w:val="ListParagraph"/>
        <w:numPr>
          <w:ilvl w:val="1"/>
          <w:numId w:val="2"/>
        </w:numPr>
        <w:spacing w:before="60" w:after="60"/>
        <w:contextualSpacing w:val="0"/>
      </w:pPr>
      <w:r w:rsidRPr="00EB087B">
        <w:t>Alcohol use</w:t>
      </w:r>
    </w:p>
    <w:p w14:paraId="7F35EC9C" w14:textId="77777777" w:rsidR="00086D8C" w:rsidRDefault="003E5027" w:rsidP="00A13E57">
      <w:pPr>
        <w:pStyle w:val="ListParagraph"/>
        <w:numPr>
          <w:ilvl w:val="1"/>
          <w:numId w:val="2"/>
        </w:numPr>
        <w:spacing w:before="60" w:after="60"/>
        <w:contextualSpacing w:val="0"/>
      </w:pPr>
      <w:r w:rsidRPr="00EB087B">
        <w:t>Substance misuse</w:t>
      </w:r>
    </w:p>
    <w:p w14:paraId="23AA6E7A" w14:textId="77777777" w:rsidR="00A13E57" w:rsidRDefault="003E5027" w:rsidP="00A13E57">
      <w:pPr>
        <w:pStyle w:val="ListParagraph"/>
        <w:numPr>
          <w:ilvl w:val="1"/>
          <w:numId w:val="2"/>
        </w:numPr>
        <w:spacing w:before="60" w:after="60"/>
        <w:contextualSpacing w:val="0"/>
      </w:pPr>
      <w:r w:rsidRPr="00EB087B">
        <w:t>Entry into drug treatment</w:t>
      </w:r>
    </w:p>
    <w:p w14:paraId="59DF68D6" w14:textId="77777777" w:rsidR="00A13E57" w:rsidRDefault="003E5027" w:rsidP="00EB087B">
      <w:pPr>
        <w:pStyle w:val="ListParagraph"/>
        <w:numPr>
          <w:ilvl w:val="1"/>
          <w:numId w:val="2"/>
        </w:numPr>
        <w:spacing w:before="60" w:after="60"/>
        <w:contextualSpacing w:val="0"/>
      </w:pPr>
      <w:r w:rsidRPr="00EB087B">
        <w:t>Attendance at referral appointments</w:t>
      </w:r>
    </w:p>
    <w:p w14:paraId="5343BE54" w14:textId="77777777" w:rsidR="00A13E57" w:rsidRDefault="00EF1F34" w:rsidP="00A13E57">
      <w:pPr>
        <w:pStyle w:val="ListParagraph"/>
        <w:numPr>
          <w:ilvl w:val="0"/>
          <w:numId w:val="2"/>
        </w:numPr>
        <w:spacing w:before="180" w:after="60"/>
        <w:contextualSpacing w:val="0"/>
      </w:pPr>
      <w:r w:rsidRPr="00EB087B">
        <w:t>Do patients who complete PROs report</w:t>
      </w:r>
      <w:r w:rsidR="00284A4B" w:rsidRPr="00EB087B">
        <w:t xml:space="preserve"> higher levels of care satisfaction than those patients who do not complete PROs</w:t>
      </w:r>
      <w:r w:rsidR="00402AF7" w:rsidRPr="00EB087B">
        <w:t>?</w:t>
      </w:r>
      <w:r w:rsidR="009F669C" w:rsidRPr="00EB087B">
        <w:t xml:space="preserve"> </w:t>
      </w:r>
    </w:p>
    <w:p w14:paraId="76C596FE" w14:textId="77777777" w:rsidR="00A13E57" w:rsidRDefault="003E5027" w:rsidP="00A13E57">
      <w:pPr>
        <w:pStyle w:val="ListParagraph"/>
        <w:numPr>
          <w:ilvl w:val="0"/>
          <w:numId w:val="2"/>
        </w:numPr>
        <w:spacing w:before="180" w:after="60"/>
        <w:contextualSpacing w:val="0"/>
      </w:pPr>
      <w:r w:rsidRPr="00EB087B">
        <w:t xml:space="preserve">Do patients find it easier to report </w:t>
      </w:r>
      <w:r w:rsidR="00284A4B" w:rsidRPr="00EB087B">
        <w:t xml:space="preserve">socially stigmatizing and risky </w:t>
      </w:r>
      <w:r w:rsidR="00033CDF" w:rsidRPr="00EB087B">
        <w:t>behavior</w:t>
      </w:r>
      <w:r w:rsidR="00284A4B" w:rsidRPr="00EB087B">
        <w:t>s</w:t>
      </w:r>
      <w:r w:rsidRPr="00EB087B">
        <w:t xml:space="preserve"> through PROs than raising directly with providers?</w:t>
      </w:r>
    </w:p>
    <w:p w14:paraId="149DF02E" w14:textId="77777777" w:rsidR="00A13E57" w:rsidRDefault="00F206D5" w:rsidP="00A13E57">
      <w:pPr>
        <w:pStyle w:val="ListParagraph"/>
        <w:numPr>
          <w:ilvl w:val="0"/>
          <w:numId w:val="2"/>
        </w:numPr>
        <w:spacing w:before="180" w:after="60"/>
        <w:contextualSpacing w:val="0"/>
      </w:pPr>
      <w:r w:rsidRPr="00EB087B">
        <w:t xml:space="preserve">What information do providers want to see in PRO feedback summaries? How would they like it presented? What format and how would they want the information </w:t>
      </w:r>
      <w:proofErr w:type="spellStart"/>
      <w:r w:rsidRPr="00EB087B">
        <w:t>organised</w:t>
      </w:r>
      <w:proofErr w:type="spellEnd"/>
      <w:r w:rsidRPr="00EB087B">
        <w:t>? How much detail? How much interpretation/scoring is wanted?</w:t>
      </w:r>
    </w:p>
    <w:p w14:paraId="03C59118" w14:textId="77777777" w:rsidR="00A13E57" w:rsidRDefault="00E23475" w:rsidP="00A13E57">
      <w:pPr>
        <w:pStyle w:val="ListParagraph"/>
        <w:numPr>
          <w:ilvl w:val="0"/>
          <w:numId w:val="2"/>
        </w:numPr>
        <w:spacing w:before="180" w:after="60"/>
        <w:contextualSpacing w:val="0"/>
      </w:pPr>
      <w:r w:rsidRPr="00EB087B">
        <w:t>How has the introduction of PROs changed the way in which a patient-provider appointment is managed</w:t>
      </w:r>
      <w:r w:rsidR="0004310F" w:rsidRPr="00EB087B">
        <w:t xml:space="preserve"> by the provider</w:t>
      </w:r>
      <w:r w:rsidRPr="00EB087B">
        <w:t xml:space="preserve">? </w:t>
      </w:r>
    </w:p>
    <w:p w14:paraId="540D2EF0" w14:textId="00C0E95F" w:rsidR="0004310F" w:rsidRPr="00EB087B" w:rsidRDefault="0004310F" w:rsidP="00A13E57">
      <w:pPr>
        <w:pStyle w:val="ListParagraph"/>
        <w:numPr>
          <w:ilvl w:val="0"/>
          <w:numId w:val="2"/>
        </w:numPr>
        <w:spacing w:before="180" w:after="60"/>
        <w:contextualSpacing w:val="0"/>
      </w:pPr>
      <w:r w:rsidRPr="00EB087B">
        <w:t xml:space="preserve">How has the introduction of PROs changed the way in which a patient engages the provider in their appointment? </w:t>
      </w:r>
      <w:bookmarkStart w:id="776" w:name="_Toc495355513"/>
      <w:bookmarkStart w:id="777" w:name="_Toc495359185"/>
      <w:bookmarkStart w:id="778" w:name="_Toc495390875"/>
      <w:bookmarkStart w:id="779" w:name="_Toc495355517"/>
      <w:bookmarkStart w:id="780" w:name="_Toc495359189"/>
      <w:bookmarkStart w:id="781" w:name="_Toc495390879"/>
      <w:bookmarkStart w:id="782" w:name="_Toc495438071"/>
      <w:bookmarkStart w:id="783" w:name="_Toc495438654"/>
      <w:bookmarkStart w:id="784" w:name="_Toc495359214"/>
      <w:bookmarkStart w:id="785" w:name="_Toc495390918"/>
      <w:bookmarkStart w:id="786" w:name="_Toc495438111"/>
      <w:bookmarkStart w:id="787" w:name="_Toc495438694"/>
      <w:bookmarkStart w:id="788" w:name="_Toc495359216"/>
      <w:bookmarkStart w:id="789" w:name="_Toc495390920"/>
      <w:bookmarkStart w:id="790" w:name="_Toc495438113"/>
      <w:bookmarkStart w:id="791" w:name="_Toc495438696"/>
      <w:bookmarkStart w:id="792" w:name="_Toc495359218"/>
      <w:bookmarkStart w:id="793" w:name="_Toc495390922"/>
      <w:bookmarkStart w:id="794" w:name="_Toc495438115"/>
      <w:bookmarkStart w:id="795" w:name="_Toc495438698"/>
      <w:bookmarkStart w:id="796" w:name="_Toc495359219"/>
      <w:bookmarkStart w:id="797" w:name="_Toc495390923"/>
      <w:bookmarkStart w:id="798" w:name="_Toc495438116"/>
      <w:bookmarkStart w:id="799" w:name="_Toc495438699"/>
      <w:bookmarkStart w:id="800" w:name="_Toc495359224"/>
      <w:bookmarkStart w:id="801" w:name="_Toc495390928"/>
      <w:bookmarkStart w:id="802" w:name="_Toc495438121"/>
      <w:bookmarkStart w:id="803" w:name="_Toc495438704"/>
      <w:bookmarkStart w:id="804" w:name="_Toc495359225"/>
      <w:bookmarkStart w:id="805" w:name="_Toc495390929"/>
      <w:bookmarkStart w:id="806" w:name="_Toc495438122"/>
      <w:bookmarkStart w:id="807" w:name="_Toc495438705"/>
      <w:bookmarkStart w:id="808" w:name="_Toc495359227"/>
      <w:bookmarkStart w:id="809" w:name="_Toc495390931"/>
      <w:bookmarkStart w:id="810" w:name="_Toc495438124"/>
      <w:bookmarkStart w:id="811" w:name="_Toc495438707"/>
      <w:bookmarkStart w:id="812" w:name="_Toc495359228"/>
      <w:bookmarkStart w:id="813" w:name="_Toc495390932"/>
      <w:bookmarkStart w:id="814" w:name="_Toc495438125"/>
      <w:bookmarkStart w:id="815" w:name="_Toc495438708"/>
      <w:bookmarkStart w:id="816" w:name="_Toc495359231"/>
      <w:bookmarkStart w:id="817" w:name="_Toc495390935"/>
      <w:bookmarkStart w:id="818" w:name="_Toc495438128"/>
      <w:bookmarkStart w:id="819" w:name="_Toc495438711"/>
      <w:bookmarkStart w:id="820" w:name="_Toc495359232"/>
      <w:bookmarkStart w:id="821" w:name="_Toc495390936"/>
      <w:bookmarkStart w:id="822" w:name="_Toc495438129"/>
      <w:bookmarkStart w:id="823" w:name="_Toc495438712"/>
      <w:bookmarkStart w:id="824" w:name="_Toc495359233"/>
      <w:bookmarkStart w:id="825" w:name="_Toc495390937"/>
      <w:bookmarkStart w:id="826" w:name="_Toc495438130"/>
      <w:bookmarkStart w:id="827" w:name="_Toc495438713"/>
      <w:bookmarkStart w:id="828" w:name="_Toc495359234"/>
      <w:bookmarkStart w:id="829" w:name="_Toc495390938"/>
      <w:bookmarkStart w:id="830" w:name="_Toc495438131"/>
      <w:bookmarkStart w:id="831" w:name="_Toc495438714"/>
      <w:bookmarkStart w:id="832" w:name="_Toc495359235"/>
      <w:bookmarkStart w:id="833" w:name="_Toc495390939"/>
      <w:bookmarkStart w:id="834" w:name="_Toc495438132"/>
      <w:bookmarkStart w:id="835" w:name="_Toc495438715"/>
      <w:bookmarkStart w:id="836" w:name="_Toc495359236"/>
      <w:bookmarkStart w:id="837" w:name="_Toc495390940"/>
      <w:bookmarkStart w:id="838" w:name="_Toc495438133"/>
      <w:bookmarkStart w:id="839" w:name="_Toc495438716"/>
      <w:bookmarkStart w:id="840" w:name="_Toc495359239"/>
      <w:bookmarkStart w:id="841" w:name="_Toc495390943"/>
      <w:bookmarkStart w:id="842" w:name="_Toc495438136"/>
      <w:bookmarkStart w:id="843" w:name="_Toc495438719"/>
      <w:bookmarkStart w:id="844" w:name="_Toc495359240"/>
      <w:bookmarkStart w:id="845" w:name="_Toc495390944"/>
      <w:bookmarkStart w:id="846" w:name="_Toc495438137"/>
      <w:bookmarkStart w:id="847" w:name="_Toc495438720"/>
      <w:bookmarkStart w:id="848" w:name="_Toc495359241"/>
      <w:bookmarkStart w:id="849" w:name="_Toc495390945"/>
      <w:bookmarkStart w:id="850" w:name="_Toc495438138"/>
      <w:bookmarkStart w:id="851" w:name="_Toc495438721"/>
      <w:bookmarkStart w:id="852" w:name="_Toc495359242"/>
      <w:bookmarkStart w:id="853" w:name="_Toc495390946"/>
      <w:bookmarkStart w:id="854" w:name="_Toc495438139"/>
      <w:bookmarkStart w:id="855" w:name="_Toc495438722"/>
      <w:bookmarkStart w:id="856" w:name="_Toc495359243"/>
      <w:bookmarkStart w:id="857" w:name="_Toc495390947"/>
      <w:bookmarkStart w:id="858" w:name="_Toc495438140"/>
      <w:bookmarkStart w:id="859" w:name="_Toc495438723"/>
      <w:bookmarkStart w:id="860" w:name="_Toc495359245"/>
      <w:bookmarkStart w:id="861" w:name="_Toc495390949"/>
      <w:bookmarkStart w:id="862" w:name="_Toc495438142"/>
      <w:bookmarkStart w:id="863" w:name="_Toc495438725"/>
      <w:bookmarkStart w:id="864" w:name="_Toc495359247"/>
      <w:bookmarkStart w:id="865" w:name="_Toc495390951"/>
      <w:bookmarkStart w:id="866" w:name="_Toc495438144"/>
      <w:bookmarkStart w:id="867" w:name="_Toc495438727"/>
      <w:bookmarkStart w:id="868" w:name="_Toc495359248"/>
      <w:bookmarkStart w:id="869" w:name="_Toc495390952"/>
      <w:bookmarkStart w:id="870" w:name="_Toc495438145"/>
      <w:bookmarkStart w:id="871" w:name="_Toc495438728"/>
      <w:bookmarkStart w:id="872" w:name="_Toc495359249"/>
      <w:bookmarkStart w:id="873" w:name="_Toc495390953"/>
      <w:bookmarkStart w:id="874" w:name="_Toc495438146"/>
      <w:bookmarkStart w:id="875" w:name="_Toc495438729"/>
      <w:bookmarkStart w:id="876" w:name="_Toc495359250"/>
      <w:bookmarkStart w:id="877" w:name="_Toc495390954"/>
      <w:bookmarkStart w:id="878" w:name="_Toc495438147"/>
      <w:bookmarkStart w:id="879" w:name="_Toc495438730"/>
      <w:bookmarkStart w:id="880" w:name="_Toc495359252"/>
      <w:bookmarkStart w:id="881" w:name="_Toc495390956"/>
      <w:bookmarkStart w:id="882" w:name="_Toc495438149"/>
      <w:bookmarkStart w:id="883" w:name="_Toc495438732"/>
      <w:bookmarkStart w:id="884" w:name="_Toc495359253"/>
      <w:bookmarkStart w:id="885" w:name="_Toc495390957"/>
      <w:bookmarkStart w:id="886" w:name="_Toc495438150"/>
      <w:bookmarkStart w:id="887" w:name="_Toc495438733"/>
      <w:bookmarkStart w:id="888" w:name="_Toc495359254"/>
      <w:bookmarkStart w:id="889" w:name="_Toc495390958"/>
      <w:bookmarkStart w:id="890" w:name="_Toc495438151"/>
      <w:bookmarkStart w:id="891" w:name="_Toc495438734"/>
      <w:bookmarkStart w:id="892" w:name="_Toc495359256"/>
      <w:bookmarkStart w:id="893" w:name="_Toc495390960"/>
      <w:bookmarkStart w:id="894" w:name="_Toc495438153"/>
      <w:bookmarkStart w:id="895" w:name="_Toc495438736"/>
      <w:bookmarkStart w:id="896" w:name="_Toc495359257"/>
      <w:bookmarkStart w:id="897" w:name="_Toc495390961"/>
      <w:bookmarkStart w:id="898" w:name="_Toc495438154"/>
      <w:bookmarkStart w:id="899" w:name="_Toc495438737"/>
      <w:bookmarkStart w:id="900" w:name="_Toc495359258"/>
      <w:bookmarkStart w:id="901" w:name="_Toc495390962"/>
      <w:bookmarkStart w:id="902" w:name="_Toc495438155"/>
      <w:bookmarkStart w:id="903" w:name="_Toc495438738"/>
      <w:bookmarkStart w:id="904" w:name="_Toc495359259"/>
      <w:bookmarkStart w:id="905" w:name="_Toc495390963"/>
      <w:bookmarkStart w:id="906" w:name="_Toc495438156"/>
      <w:bookmarkStart w:id="907" w:name="_Toc495438739"/>
      <w:bookmarkStart w:id="908" w:name="_Toc495359260"/>
      <w:bookmarkStart w:id="909" w:name="_Toc495390964"/>
      <w:bookmarkStart w:id="910" w:name="_Toc495438157"/>
      <w:bookmarkStart w:id="911" w:name="_Toc495438740"/>
      <w:bookmarkStart w:id="912" w:name="_Toc495359261"/>
      <w:bookmarkStart w:id="913" w:name="_Toc495390965"/>
      <w:bookmarkStart w:id="914" w:name="_Toc495438158"/>
      <w:bookmarkStart w:id="915" w:name="_Toc495438741"/>
      <w:bookmarkStart w:id="916" w:name="_Toc495359262"/>
      <w:bookmarkStart w:id="917" w:name="_Toc495390966"/>
      <w:bookmarkStart w:id="918" w:name="_Toc495438159"/>
      <w:bookmarkStart w:id="919" w:name="_Toc495438742"/>
      <w:bookmarkStart w:id="920" w:name="_Toc495359263"/>
      <w:bookmarkStart w:id="921" w:name="_Toc495390967"/>
      <w:bookmarkStart w:id="922" w:name="_Toc495438160"/>
      <w:bookmarkStart w:id="923" w:name="_Toc495438743"/>
      <w:bookmarkStart w:id="924" w:name="_Toc495359264"/>
      <w:bookmarkStart w:id="925" w:name="_Toc495390968"/>
      <w:bookmarkStart w:id="926" w:name="_Toc495438161"/>
      <w:bookmarkStart w:id="927" w:name="_Toc495438744"/>
      <w:bookmarkStart w:id="928" w:name="_Toc495359266"/>
      <w:bookmarkStart w:id="929" w:name="_Toc495390970"/>
      <w:bookmarkStart w:id="930" w:name="_Toc495438163"/>
      <w:bookmarkStart w:id="931" w:name="_Toc495438746"/>
      <w:bookmarkStart w:id="932" w:name="_Toc495359267"/>
      <w:bookmarkStart w:id="933" w:name="_Toc495390971"/>
      <w:bookmarkStart w:id="934" w:name="_Toc495438164"/>
      <w:bookmarkStart w:id="935" w:name="_Toc495438747"/>
      <w:bookmarkStart w:id="936" w:name="_Toc495359269"/>
      <w:bookmarkStart w:id="937" w:name="_Toc495390973"/>
      <w:bookmarkStart w:id="938" w:name="_Toc495438166"/>
      <w:bookmarkStart w:id="939" w:name="_Toc495438749"/>
      <w:bookmarkStart w:id="940" w:name="_Toc495359270"/>
      <w:bookmarkStart w:id="941" w:name="_Toc495390974"/>
      <w:bookmarkStart w:id="942" w:name="_Toc495438167"/>
      <w:bookmarkStart w:id="943" w:name="_Toc495438750"/>
      <w:bookmarkStart w:id="944" w:name="_Toc495359271"/>
      <w:bookmarkStart w:id="945" w:name="_Toc495390975"/>
      <w:bookmarkStart w:id="946" w:name="_Toc495438168"/>
      <w:bookmarkStart w:id="947" w:name="_Toc495438751"/>
      <w:bookmarkStart w:id="948" w:name="_Toc495359272"/>
      <w:bookmarkStart w:id="949" w:name="_Toc495390976"/>
      <w:bookmarkStart w:id="950" w:name="_Toc495438169"/>
      <w:bookmarkStart w:id="951" w:name="_Toc495438752"/>
      <w:bookmarkStart w:id="952" w:name="_Toc495359274"/>
      <w:bookmarkStart w:id="953" w:name="_Toc495390978"/>
      <w:bookmarkStart w:id="954" w:name="_Toc495438171"/>
      <w:bookmarkStart w:id="955" w:name="_Toc495438754"/>
      <w:bookmarkStart w:id="956" w:name="_Toc495359275"/>
      <w:bookmarkStart w:id="957" w:name="_Toc495390979"/>
      <w:bookmarkStart w:id="958" w:name="_Toc495438172"/>
      <w:bookmarkStart w:id="959" w:name="_Toc495438755"/>
      <w:bookmarkStart w:id="960" w:name="_Toc495359277"/>
      <w:bookmarkStart w:id="961" w:name="_Toc495390981"/>
      <w:bookmarkStart w:id="962" w:name="_Toc495438174"/>
      <w:bookmarkStart w:id="963" w:name="_Toc495438757"/>
      <w:bookmarkStart w:id="964" w:name="_Toc495359278"/>
      <w:bookmarkStart w:id="965" w:name="_Toc495390982"/>
      <w:bookmarkStart w:id="966" w:name="_Toc495438175"/>
      <w:bookmarkStart w:id="967" w:name="_Toc495438758"/>
      <w:bookmarkStart w:id="968" w:name="_Toc495359279"/>
      <w:bookmarkStart w:id="969" w:name="_Toc495390983"/>
      <w:bookmarkStart w:id="970" w:name="_Toc495438176"/>
      <w:bookmarkStart w:id="971" w:name="_Toc495438759"/>
      <w:bookmarkStart w:id="972" w:name="_Toc495359280"/>
      <w:bookmarkStart w:id="973" w:name="_Toc495390984"/>
      <w:bookmarkStart w:id="974" w:name="_Toc495438177"/>
      <w:bookmarkStart w:id="975" w:name="_Toc495438760"/>
      <w:bookmarkStart w:id="976" w:name="_Toc495359281"/>
      <w:bookmarkStart w:id="977" w:name="_Toc495390985"/>
      <w:bookmarkStart w:id="978" w:name="_Toc495438178"/>
      <w:bookmarkStart w:id="979" w:name="_Toc495438761"/>
      <w:bookmarkStart w:id="980" w:name="_Toc495359282"/>
      <w:bookmarkStart w:id="981" w:name="_Toc495390986"/>
      <w:bookmarkStart w:id="982" w:name="_Toc495438179"/>
      <w:bookmarkStart w:id="983" w:name="_Toc495438762"/>
      <w:bookmarkStart w:id="984" w:name="_Toc495359283"/>
      <w:bookmarkStart w:id="985" w:name="_Toc495390987"/>
      <w:bookmarkStart w:id="986" w:name="_Toc495438180"/>
      <w:bookmarkStart w:id="987" w:name="_Toc495438763"/>
      <w:bookmarkStart w:id="988" w:name="_Toc495359284"/>
      <w:bookmarkStart w:id="989" w:name="_Toc495390988"/>
      <w:bookmarkStart w:id="990" w:name="_Toc495438181"/>
      <w:bookmarkStart w:id="991" w:name="_Toc495438764"/>
      <w:bookmarkStart w:id="992" w:name="_Toc495359285"/>
      <w:bookmarkStart w:id="993" w:name="_Toc495390989"/>
      <w:bookmarkStart w:id="994" w:name="_Toc495438182"/>
      <w:bookmarkStart w:id="995" w:name="_Toc495438765"/>
      <w:bookmarkStart w:id="996" w:name="_Toc495359286"/>
      <w:bookmarkStart w:id="997" w:name="_Toc495390990"/>
      <w:bookmarkStart w:id="998" w:name="_Toc495438183"/>
      <w:bookmarkStart w:id="999" w:name="_Toc495438766"/>
      <w:bookmarkStart w:id="1000" w:name="_Toc495359287"/>
      <w:bookmarkStart w:id="1001" w:name="_Toc495390991"/>
      <w:bookmarkStart w:id="1002" w:name="_Toc495438184"/>
      <w:bookmarkStart w:id="1003" w:name="_Toc495438767"/>
      <w:bookmarkStart w:id="1004" w:name="_Toc495359288"/>
      <w:bookmarkStart w:id="1005" w:name="_Toc495390992"/>
      <w:bookmarkStart w:id="1006" w:name="_Toc495438185"/>
      <w:bookmarkStart w:id="1007" w:name="_Toc495438768"/>
      <w:bookmarkStart w:id="1008" w:name="_Toc495359289"/>
      <w:bookmarkStart w:id="1009" w:name="_Toc495390993"/>
      <w:bookmarkStart w:id="1010" w:name="_Toc495438186"/>
      <w:bookmarkStart w:id="1011" w:name="_Toc495438769"/>
      <w:bookmarkStart w:id="1012" w:name="_Toc495359290"/>
      <w:bookmarkStart w:id="1013" w:name="_Toc495390994"/>
      <w:bookmarkStart w:id="1014" w:name="_Toc495438187"/>
      <w:bookmarkStart w:id="1015" w:name="_Toc495438770"/>
      <w:bookmarkStart w:id="1016" w:name="_Toc495359291"/>
      <w:bookmarkStart w:id="1017" w:name="_Toc495390995"/>
      <w:bookmarkStart w:id="1018" w:name="_Toc495438188"/>
      <w:bookmarkStart w:id="1019" w:name="_Toc495438771"/>
      <w:bookmarkStart w:id="1020" w:name="_Toc495359292"/>
      <w:bookmarkStart w:id="1021" w:name="_Toc495390996"/>
      <w:bookmarkStart w:id="1022" w:name="_Toc495438189"/>
      <w:bookmarkStart w:id="1023" w:name="_Toc495438772"/>
      <w:bookmarkStart w:id="1024" w:name="_Toc495359293"/>
      <w:bookmarkStart w:id="1025" w:name="_Toc495390997"/>
      <w:bookmarkStart w:id="1026" w:name="_Toc495438190"/>
      <w:bookmarkStart w:id="1027" w:name="_Toc495438773"/>
      <w:bookmarkStart w:id="1028" w:name="_Toc495359294"/>
      <w:bookmarkStart w:id="1029" w:name="_Toc495390998"/>
      <w:bookmarkStart w:id="1030" w:name="_Toc495438191"/>
      <w:bookmarkStart w:id="1031" w:name="_Toc495438774"/>
      <w:bookmarkStart w:id="1032" w:name="_Toc495359295"/>
      <w:bookmarkStart w:id="1033" w:name="_Toc495390999"/>
      <w:bookmarkStart w:id="1034" w:name="_Toc495438192"/>
      <w:bookmarkStart w:id="1035" w:name="_Toc495438775"/>
      <w:bookmarkStart w:id="1036" w:name="_Toc495359296"/>
      <w:bookmarkStart w:id="1037" w:name="_Toc495391000"/>
      <w:bookmarkStart w:id="1038" w:name="_Toc495438193"/>
      <w:bookmarkStart w:id="1039" w:name="_Toc495438776"/>
      <w:bookmarkStart w:id="1040" w:name="_Toc495359297"/>
      <w:bookmarkStart w:id="1041" w:name="_Toc495391001"/>
      <w:bookmarkStart w:id="1042" w:name="_Toc495438194"/>
      <w:bookmarkStart w:id="1043" w:name="_Toc495438777"/>
      <w:bookmarkStart w:id="1044" w:name="_Toc495359298"/>
      <w:bookmarkStart w:id="1045" w:name="_Toc495391002"/>
      <w:bookmarkStart w:id="1046" w:name="_Toc495438195"/>
      <w:bookmarkStart w:id="1047" w:name="_Toc495438778"/>
      <w:bookmarkStart w:id="1048" w:name="_Toc495359299"/>
      <w:bookmarkStart w:id="1049" w:name="_Toc495391003"/>
      <w:bookmarkStart w:id="1050" w:name="_Toc495438196"/>
      <w:bookmarkStart w:id="1051" w:name="_Toc495438779"/>
      <w:bookmarkStart w:id="1052" w:name="_Toc495359300"/>
      <w:bookmarkStart w:id="1053" w:name="_Toc495391004"/>
      <w:bookmarkStart w:id="1054" w:name="_Toc495438197"/>
      <w:bookmarkStart w:id="1055" w:name="_Toc495438780"/>
      <w:bookmarkStart w:id="1056" w:name="_Toc495359301"/>
      <w:bookmarkStart w:id="1057" w:name="_Toc495391005"/>
      <w:bookmarkStart w:id="1058" w:name="_Toc495438198"/>
      <w:bookmarkStart w:id="1059" w:name="_Toc495438781"/>
      <w:bookmarkStart w:id="1060" w:name="_Toc495359302"/>
      <w:bookmarkStart w:id="1061" w:name="_Toc495391006"/>
      <w:bookmarkStart w:id="1062" w:name="_Toc495438199"/>
      <w:bookmarkStart w:id="1063" w:name="_Toc495438782"/>
      <w:bookmarkStart w:id="1064" w:name="_Toc495359304"/>
      <w:bookmarkStart w:id="1065" w:name="_Toc495391008"/>
      <w:bookmarkStart w:id="1066" w:name="_Toc495438201"/>
      <w:bookmarkStart w:id="1067" w:name="_Toc495438784"/>
      <w:bookmarkStart w:id="1068" w:name="_Toc495359305"/>
      <w:bookmarkStart w:id="1069" w:name="_Toc495391009"/>
      <w:bookmarkStart w:id="1070" w:name="_Toc495438202"/>
      <w:bookmarkStart w:id="1071" w:name="_Toc495438785"/>
      <w:bookmarkStart w:id="1072" w:name="_Toc495359306"/>
      <w:bookmarkStart w:id="1073" w:name="_Toc495391010"/>
      <w:bookmarkStart w:id="1074" w:name="_Toc495438203"/>
      <w:bookmarkStart w:id="1075" w:name="_Toc495438786"/>
      <w:bookmarkStart w:id="1076" w:name="_Toc495359307"/>
      <w:bookmarkStart w:id="1077" w:name="_Toc495391011"/>
      <w:bookmarkStart w:id="1078" w:name="_Toc495438204"/>
      <w:bookmarkStart w:id="1079" w:name="_Toc495438787"/>
      <w:bookmarkStart w:id="1080" w:name="_Toc495359308"/>
      <w:bookmarkStart w:id="1081" w:name="_Toc495391012"/>
      <w:bookmarkStart w:id="1082" w:name="_Toc495438205"/>
      <w:bookmarkStart w:id="1083" w:name="_Toc495438788"/>
      <w:bookmarkStart w:id="1084" w:name="_Toc495359310"/>
      <w:bookmarkStart w:id="1085" w:name="_Toc495391014"/>
      <w:bookmarkStart w:id="1086" w:name="_Toc495438207"/>
      <w:bookmarkStart w:id="1087" w:name="_Toc495438790"/>
      <w:bookmarkStart w:id="1088" w:name="_Toc495359311"/>
      <w:bookmarkStart w:id="1089" w:name="_Toc495391015"/>
      <w:bookmarkStart w:id="1090" w:name="_Toc495438208"/>
      <w:bookmarkStart w:id="1091" w:name="_Toc495438791"/>
      <w:bookmarkStart w:id="1092" w:name="_Toc495359312"/>
      <w:bookmarkStart w:id="1093" w:name="_Toc495391016"/>
      <w:bookmarkStart w:id="1094" w:name="_Toc495438209"/>
      <w:bookmarkStart w:id="1095" w:name="_Toc495438792"/>
      <w:bookmarkStart w:id="1096" w:name="_Toc495359313"/>
      <w:bookmarkStart w:id="1097" w:name="_Toc495391017"/>
      <w:bookmarkStart w:id="1098" w:name="_Toc495438210"/>
      <w:bookmarkStart w:id="1099" w:name="_Toc495438793"/>
      <w:bookmarkStart w:id="1100" w:name="_Toc495359314"/>
      <w:bookmarkStart w:id="1101" w:name="_Toc495391018"/>
      <w:bookmarkStart w:id="1102" w:name="_Toc495438211"/>
      <w:bookmarkStart w:id="1103" w:name="_Toc495438794"/>
      <w:bookmarkStart w:id="1104" w:name="_Toc495359315"/>
      <w:bookmarkStart w:id="1105" w:name="_Toc495391019"/>
      <w:bookmarkStart w:id="1106" w:name="_Toc495438212"/>
      <w:bookmarkStart w:id="1107" w:name="_Toc495438795"/>
      <w:bookmarkStart w:id="1108" w:name="_Toc495359317"/>
      <w:bookmarkStart w:id="1109" w:name="_Toc495391021"/>
      <w:bookmarkStart w:id="1110" w:name="_Toc495438214"/>
      <w:bookmarkStart w:id="1111" w:name="_Toc495438797"/>
      <w:bookmarkStart w:id="1112" w:name="_Toc495359318"/>
      <w:bookmarkStart w:id="1113" w:name="_Toc495391022"/>
      <w:bookmarkStart w:id="1114" w:name="_Toc495438215"/>
      <w:bookmarkStart w:id="1115" w:name="_Toc495438798"/>
      <w:bookmarkStart w:id="1116" w:name="_Toc495359319"/>
      <w:bookmarkStart w:id="1117" w:name="_Toc495391023"/>
      <w:bookmarkStart w:id="1118" w:name="_Toc495438216"/>
      <w:bookmarkStart w:id="1119" w:name="_Toc495438799"/>
      <w:bookmarkStart w:id="1120" w:name="_Toc495359320"/>
      <w:bookmarkStart w:id="1121" w:name="_Toc495391024"/>
      <w:bookmarkStart w:id="1122" w:name="_Toc495438217"/>
      <w:bookmarkStart w:id="1123" w:name="_Toc495438800"/>
      <w:bookmarkStart w:id="1124" w:name="_Toc495359322"/>
      <w:bookmarkStart w:id="1125" w:name="_Toc495391026"/>
      <w:bookmarkStart w:id="1126" w:name="_Toc495438219"/>
      <w:bookmarkStart w:id="1127" w:name="_Toc495438802"/>
      <w:bookmarkStart w:id="1128" w:name="_Toc495359323"/>
      <w:bookmarkStart w:id="1129" w:name="_Toc495391027"/>
      <w:bookmarkStart w:id="1130" w:name="_Toc495438220"/>
      <w:bookmarkStart w:id="1131" w:name="_Toc495438803"/>
      <w:bookmarkStart w:id="1132" w:name="_Toc495359326"/>
      <w:bookmarkStart w:id="1133" w:name="_Toc495391030"/>
      <w:bookmarkStart w:id="1134" w:name="_Toc495438223"/>
      <w:bookmarkStart w:id="1135" w:name="_Toc495438806"/>
      <w:bookmarkStart w:id="1136" w:name="_Toc495359327"/>
      <w:bookmarkStart w:id="1137" w:name="_Toc495391031"/>
      <w:bookmarkStart w:id="1138" w:name="_Toc495438224"/>
      <w:bookmarkStart w:id="1139" w:name="_Toc495438807"/>
      <w:bookmarkStart w:id="1140" w:name="_Toc495359329"/>
      <w:bookmarkStart w:id="1141" w:name="_Toc495391033"/>
      <w:bookmarkStart w:id="1142" w:name="_Toc495438226"/>
      <w:bookmarkStart w:id="1143" w:name="_Toc495438809"/>
      <w:bookmarkStart w:id="1144" w:name="_Toc495359332"/>
      <w:bookmarkStart w:id="1145" w:name="_Toc495391036"/>
      <w:bookmarkStart w:id="1146" w:name="_Toc495438229"/>
      <w:bookmarkStart w:id="1147" w:name="_Toc495438812"/>
      <w:bookmarkStart w:id="1148" w:name="_Toc495359333"/>
      <w:bookmarkStart w:id="1149" w:name="_Toc495391037"/>
      <w:bookmarkStart w:id="1150" w:name="_Toc495438230"/>
      <w:bookmarkStart w:id="1151" w:name="_Toc495438813"/>
      <w:bookmarkStart w:id="1152" w:name="_Toc495359334"/>
      <w:bookmarkStart w:id="1153" w:name="_Toc495391038"/>
      <w:bookmarkStart w:id="1154" w:name="_Toc495438231"/>
      <w:bookmarkStart w:id="1155" w:name="_Toc495438814"/>
      <w:bookmarkStart w:id="1156" w:name="_Toc495359335"/>
      <w:bookmarkStart w:id="1157" w:name="_Toc495391039"/>
      <w:bookmarkStart w:id="1158" w:name="_Toc495438232"/>
      <w:bookmarkStart w:id="1159" w:name="_Toc495438815"/>
      <w:bookmarkStart w:id="1160" w:name="_Toc495359336"/>
      <w:bookmarkStart w:id="1161" w:name="_Toc495391040"/>
      <w:bookmarkStart w:id="1162" w:name="_Toc495438233"/>
      <w:bookmarkStart w:id="1163" w:name="_Toc495438816"/>
      <w:bookmarkStart w:id="1164" w:name="_Toc495359337"/>
      <w:bookmarkStart w:id="1165" w:name="_Toc495391041"/>
      <w:bookmarkStart w:id="1166" w:name="_Toc495438234"/>
      <w:bookmarkStart w:id="1167" w:name="_Toc495438817"/>
      <w:bookmarkStart w:id="1168" w:name="_Toc495359338"/>
      <w:bookmarkStart w:id="1169" w:name="_Toc495391042"/>
      <w:bookmarkStart w:id="1170" w:name="_Toc495438235"/>
      <w:bookmarkStart w:id="1171" w:name="_Toc495438818"/>
      <w:bookmarkStart w:id="1172" w:name="_Toc495359339"/>
      <w:bookmarkStart w:id="1173" w:name="_Toc495391043"/>
      <w:bookmarkStart w:id="1174" w:name="_Toc495438236"/>
      <w:bookmarkStart w:id="1175" w:name="_Toc495438819"/>
      <w:bookmarkStart w:id="1176" w:name="_Toc495359340"/>
      <w:bookmarkStart w:id="1177" w:name="_Toc495391044"/>
      <w:bookmarkStart w:id="1178" w:name="_Toc495438237"/>
      <w:bookmarkStart w:id="1179" w:name="_Toc495438820"/>
      <w:bookmarkStart w:id="1180" w:name="_Toc495359341"/>
      <w:bookmarkStart w:id="1181" w:name="_Toc495391045"/>
      <w:bookmarkStart w:id="1182" w:name="_Toc495438238"/>
      <w:bookmarkStart w:id="1183" w:name="_Toc495438821"/>
      <w:bookmarkStart w:id="1184" w:name="_Toc495359342"/>
      <w:bookmarkStart w:id="1185" w:name="_Toc495391046"/>
      <w:bookmarkStart w:id="1186" w:name="_Toc495438239"/>
      <w:bookmarkStart w:id="1187" w:name="_Toc495438822"/>
      <w:bookmarkStart w:id="1188" w:name="_Toc495359343"/>
      <w:bookmarkStart w:id="1189" w:name="_Toc495391047"/>
      <w:bookmarkStart w:id="1190" w:name="_Toc495438240"/>
      <w:bookmarkStart w:id="1191" w:name="_Toc495438823"/>
      <w:bookmarkStart w:id="1192" w:name="_Toc495359344"/>
      <w:bookmarkStart w:id="1193" w:name="_Toc495391048"/>
      <w:bookmarkStart w:id="1194" w:name="_Toc495438241"/>
      <w:bookmarkStart w:id="1195" w:name="_Toc495438824"/>
      <w:bookmarkStart w:id="1196" w:name="_Toc495359345"/>
      <w:bookmarkStart w:id="1197" w:name="_Toc495391049"/>
      <w:bookmarkStart w:id="1198" w:name="_Toc495438242"/>
      <w:bookmarkStart w:id="1199" w:name="_Toc495438825"/>
      <w:bookmarkStart w:id="1200" w:name="_Toc495359346"/>
      <w:bookmarkStart w:id="1201" w:name="_Toc495391050"/>
      <w:bookmarkStart w:id="1202" w:name="_Toc495438243"/>
      <w:bookmarkStart w:id="1203" w:name="_Toc495438826"/>
      <w:bookmarkStart w:id="1204" w:name="_Toc495359347"/>
      <w:bookmarkStart w:id="1205" w:name="_Toc495391051"/>
      <w:bookmarkStart w:id="1206" w:name="_Toc495438244"/>
      <w:bookmarkStart w:id="1207" w:name="_Toc495438827"/>
      <w:bookmarkStart w:id="1208" w:name="_Toc495359348"/>
      <w:bookmarkStart w:id="1209" w:name="_Toc495391052"/>
      <w:bookmarkStart w:id="1210" w:name="_Toc495438245"/>
      <w:bookmarkStart w:id="1211" w:name="_Toc495438828"/>
      <w:bookmarkStart w:id="1212" w:name="_Toc495359349"/>
      <w:bookmarkStart w:id="1213" w:name="_Toc495391053"/>
      <w:bookmarkStart w:id="1214" w:name="_Toc495438246"/>
      <w:bookmarkStart w:id="1215" w:name="_Toc495438829"/>
      <w:bookmarkStart w:id="1216" w:name="_Toc495359351"/>
      <w:bookmarkStart w:id="1217" w:name="_Toc495391055"/>
      <w:bookmarkStart w:id="1218" w:name="_Toc495438248"/>
      <w:bookmarkStart w:id="1219" w:name="_Toc495438831"/>
      <w:bookmarkStart w:id="1220" w:name="_Toc495359352"/>
      <w:bookmarkStart w:id="1221" w:name="_Toc495391056"/>
      <w:bookmarkStart w:id="1222" w:name="_Toc495438249"/>
      <w:bookmarkStart w:id="1223" w:name="_Toc495438832"/>
      <w:bookmarkStart w:id="1224" w:name="_Toc495359353"/>
      <w:bookmarkStart w:id="1225" w:name="_Toc495391057"/>
      <w:bookmarkStart w:id="1226" w:name="_Toc495438250"/>
      <w:bookmarkStart w:id="1227" w:name="_Toc495438833"/>
      <w:bookmarkStart w:id="1228" w:name="_Toc495359354"/>
      <w:bookmarkStart w:id="1229" w:name="_Toc495391058"/>
      <w:bookmarkStart w:id="1230" w:name="_Toc495438251"/>
      <w:bookmarkStart w:id="1231" w:name="_Toc495438834"/>
      <w:bookmarkStart w:id="1232" w:name="_Toc495359355"/>
      <w:bookmarkStart w:id="1233" w:name="_Toc495391059"/>
      <w:bookmarkStart w:id="1234" w:name="_Toc495438252"/>
      <w:bookmarkStart w:id="1235" w:name="_Toc495438835"/>
      <w:bookmarkStart w:id="1236" w:name="_Toc495359356"/>
      <w:bookmarkStart w:id="1237" w:name="_Toc495391060"/>
      <w:bookmarkStart w:id="1238" w:name="_Toc495438253"/>
      <w:bookmarkStart w:id="1239" w:name="_Toc495438836"/>
      <w:bookmarkStart w:id="1240" w:name="_Toc495359357"/>
      <w:bookmarkStart w:id="1241" w:name="_Toc495391061"/>
      <w:bookmarkStart w:id="1242" w:name="_Toc495438254"/>
      <w:bookmarkStart w:id="1243" w:name="_Toc495438837"/>
      <w:bookmarkStart w:id="1244" w:name="_Toc495359358"/>
      <w:bookmarkStart w:id="1245" w:name="_Toc495391062"/>
      <w:bookmarkStart w:id="1246" w:name="_Toc495438255"/>
      <w:bookmarkStart w:id="1247" w:name="_Toc495438838"/>
      <w:bookmarkStart w:id="1248" w:name="_Toc495359361"/>
      <w:bookmarkStart w:id="1249" w:name="_Toc495391065"/>
      <w:bookmarkStart w:id="1250" w:name="_Toc495438258"/>
      <w:bookmarkStart w:id="1251" w:name="_Toc495438841"/>
      <w:bookmarkStart w:id="1252" w:name="_Toc495359362"/>
      <w:bookmarkStart w:id="1253" w:name="_Toc495391066"/>
      <w:bookmarkStart w:id="1254" w:name="_Toc495438259"/>
      <w:bookmarkStart w:id="1255" w:name="_Toc495438842"/>
      <w:bookmarkStart w:id="1256" w:name="_Toc495359364"/>
      <w:bookmarkStart w:id="1257" w:name="_Toc495391068"/>
      <w:bookmarkStart w:id="1258" w:name="_Toc495438261"/>
      <w:bookmarkStart w:id="1259" w:name="_Toc495438844"/>
      <w:bookmarkStart w:id="1260" w:name="_Toc495359365"/>
      <w:bookmarkStart w:id="1261" w:name="_Toc495391069"/>
      <w:bookmarkStart w:id="1262" w:name="_Toc495438262"/>
      <w:bookmarkStart w:id="1263" w:name="_Toc495438845"/>
      <w:bookmarkStart w:id="1264" w:name="_Toc495359366"/>
      <w:bookmarkStart w:id="1265" w:name="_Toc495391070"/>
      <w:bookmarkStart w:id="1266" w:name="_Toc495438263"/>
      <w:bookmarkStart w:id="1267" w:name="_Toc495438846"/>
      <w:bookmarkStart w:id="1268" w:name="_Toc495359367"/>
      <w:bookmarkStart w:id="1269" w:name="_Toc495391071"/>
      <w:bookmarkStart w:id="1270" w:name="_Toc495438264"/>
      <w:bookmarkStart w:id="1271" w:name="_Toc495438847"/>
      <w:bookmarkStart w:id="1272" w:name="_Toc495359368"/>
      <w:bookmarkStart w:id="1273" w:name="_Toc495391072"/>
      <w:bookmarkStart w:id="1274" w:name="_Toc495438265"/>
      <w:bookmarkStart w:id="1275" w:name="_Toc495438848"/>
      <w:bookmarkStart w:id="1276" w:name="_Toc495359369"/>
      <w:bookmarkStart w:id="1277" w:name="_Toc495391073"/>
      <w:bookmarkStart w:id="1278" w:name="_Toc495438266"/>
      <w:bookmarkStart w:id="1279" w:name="_Toc495438849"/>
      <w:bookmarkStart w:id="1280" w:name="_Toc495359370"/>
      <w:bookmarkStart w:id="1281" w:name="_Toc495391074"/>
      <w:bookmarkStart w:id="1282" w:name="_Toc495438267"/>
      <w:bookmarkStart w:id="1283" w:name="_Toc495438850"/>
      <w:bookmarkStart w:id="1284" w:name="_Toc495359371"/>
      <w:bookmarkStart w:id="1285" w:name="_Toc495391075"/>
      <w:bookmarkStart w:id="1286" w:name="_Toc495438268"/>
      <w:bookmarkStart w:id="1287" w:name="_Toc495438851"/>
      <w:bookmarkStart w:id="1288" w:name="_Toc495359372"/>
      <w:bookmarkStart w:id="1289" w:name="_Toc495391076"/>
      <w:bookmarkStart w:id="1290" w:name="_Toc495438269"/>
      <w:bookmarkStart w:id="1291" w:name="_Toc495438852"/>
      <w:bookmarkStart w:id="1292" w:name="_Toc495359374"/>
      <w:bookmarkStart w:id="1293" w:name="_Toc495391078"/>
      <w:bookmarkStart w:id="1294" w:name="_Toc495438271"/>
      <w:bookmarkStart w:id="1295" w:name="_Toc495438854"/>
      <w:bookmarkStart w:id="1296" w:name="_Toc495359375"/>
      <w:bookmarkStart w:id="1297" w:name="_Toc495391079"/>
      <w:bookmarkStart w:id="1298" w:name="_Toc495438272"/>
      <w:bookmarkStart w:id="1299" w:name="_Toc495438855"/>
      <w:bookmarkStart w:id="1300" w:name="_Toc495359376"/>
      <w:bookmarkStart w:id="1301" w:name="_Toc495391080"/>
      <w:bookmarkStart w:id="1302" w:name="_Toc495438273"/>
      <w:bookmarkStart w:id="1303" w:name="_Toc495438856"/>
      <w:bookmarkStart w:id="1304" w:name="_Toc495359377"/>
      <w:bookmarkStart w:id="1305" w:name="_Toc495391081"/>
      <w:bookmarkStart w:id="1306" w:name="_Toc495438274"/>
      <w:bookmarkStart w:id="1307" w:name="_Toc495438857"/>
      <w:bookmarkStart w:id="1308" w:name="_Toc495359378"/>
      <w:bookmarkStart w:id="1309" w:name="_Toc495391082"/>
      <w:bookmarkStart w:id="1310" w:name="_Toc495438275"/>
      <w:bookmarkStart w:id="1311" w:name="_Toc495438858"/>
      <w:bookmarkStart w:id="1312" w:name="_Toc495359379"/>
      <w:bookmarkStart w:id="1313" w:name="_Toc495391083"/>
      <w:bookmarkStart w:id="1314" w:name="_Toc495438276"/>
      <w:bookmarkStart w:id="1315" w:name="_Toc495438859"/>
      <w:bookmarkStart w:id="1316" w:name="_Toc495359380"/>
      <w:bookmarkStart w:id="1317" w:name="_Toc495391084"/>
      <w:bookmarkStart w:id="1318" w:name="_Toc495438277"/>
      <w:bookmarkStart w:id="1319" w:name="_Toc495438860"/>
      <w:bookmarkStart w:id="1320" w:name="_Toc495359381"/>
      <w:bookmarkStart w:id="1321" w:name="_Toc495391085"/>
      <w:bookmarkStart w:id="1322" w:name="_Toc495438278"/>
      <w:bookmarkStart w:id="1323" w:name="_Toc495438861"/>
      <w:bookmarkStart w:id="1324" w:name="_Toc495359382"/>
      <w:bookmarkStart w:id="1325" w:name="_Toc495391086"/>
      <w:bookmarkStart w:id="1326" w:name="_Toc495438279"/>
      <w:bookmarkStart w:id="1327" w:name="_Toc495438862"/>
      <w:bookmarkStart w:id="1328" w:name="_Toc495359383"/>
      <w:bookmarkStart w:id="1329" w:name="_Toc495391087"/>
      <w:bookmarkStart w:id="1330" w:name="_Toc495438280"/>
      <w:bookmarkStart w:id="1331" w:name="_Toc495438863"/>
      <w:bookmarkStart w:id="1332" w:name="_Toc495359384"/>
      <w:bookmarkStart w:id="1333" w:name="_Toc495391088"/>
      <w:bookmarkStart w:id="1334" w:name="_Toc495438281"/>
      <w:bookmarkStart w:id="1335" w:name="_Toc495438864"/>
      <w:bookmarkStart w:id="1336" w:name="_Toc495359385"/>
      <w:bookmarkStart w:id="1337" w:name="_Toc495391089"/>
      <w:bookmarkStart w:id="1338" w:name="_Toc495438282"/>
      <w:bookmarkStart w:id="1339" w:name="_Toc495438865"/>
      <w:bookmarkStart w:id="1340" w:name="_Toc495359386"/>
      <w:bookmarkStart w:id="1341" w:name="_Toc495391090"/>
      <w:bookmarkStart w:id="1342" w:name="_Toc495438283"/>
      <w:bookmarkStart w:id="1343" w:name="_Toc495438866"/>
      <w:bookmarkStart w:id="1344" w:name="_Toc495359387"/>
      <w:bookmarkStart w:id="1345" w:name="_Toc495391091"/>
      <w:bookmarkStart w:id="1346" w:name="_Toc495438284"/>
      <w:bookmarkStart w:id="1347" w:name="_Toc495438867"/>
      <w:bookmarkStart w:id="1348" w:name="_Toc495359388"/>
      <w:bookmarkStart w:id="1349" w:name="_Toc495391092"/>
      <w:bookmarkStart w:id="1350" w:name="_Toc495438285"/>
      <w:bookmarkStart w:id="1351" w:name="_Toc495438868"/>
      <w:bookmarkStart w:id="1352" w:name="_Toc495359389"/>
      <w:bookmarkStart w:id="1353" w:name="_Toc495391093"/>
      <w:bookmarkStart w:id="1354" w:name="_Toc495438286"/>
      <w:bookmarkStart w:id="1355" w:name="_Toc495438869"/>
      <w:bookmarkStart w:id="1356" w:name="_Toc495359390"/>
      <w:bookmarkStart w:id="1357" w:name="_Toc495391094"/>
      <w:bookmarkStart w:id="1358" w:name="_Toc495438287"/>
      <w:bookmarkStart w:id="1359" w:name="_Toc495438870"/>
      <w:bookmarkStart w:id="1360" w:name="_Toc495359391"/>
      <w:bookmarkStart w:id="1361" w:name="_Toc495391095"/>
      <w:bookmarkStart w:id="1362" w:name="_Toc495438288"/>
      <w:bookmarkStart w:id="1363" w:name="_Toc495438871"/>
      <w:bookmarkStart w:id="1364" w:name="_Toc495359392"/>
      <w:bookmarkStart w:id="1365" w:name="_Toc495391096"/>
      <w:bookmarkStart w:id="1366" w:name="_Toc495438289"/>
      <w:bookmarkStart w:id="1367" w:name="_Toc495438872"/>
      <w:bookmarkStart w:id="1368" w:name="_Toc495359393"/>
      <w:bookmarkStart w:id="1369" w:name="_Toc495391097"/>
      <w:bookmarkStart w:id="1370" w:name="_Toc495438290"/>
      <w:bookmarkStart w:id="1371" w:name="_Toc495438873"/>
      <w:bookmarkStart w:id="1372" w:name="_Toc495359394"/>
      <w:bookmarkStart w:id="1373" w:name="_Toc495391098"/>
      <w:bookmarkStart w:id="1374" w:name="_Toc495438291"/>
      <w:bookmarkStart w:id="1375" w:name="_Toc495438874"/>
      <w:bookmarkStart w:id="1376" w:name="_Toc495359396"/>
      <w:bookmarkStart w:id="1377" w:name="_Toc495391100"/>
      <w:bookmarkStart w:id="1378" w:name="_Toc495438293"/>
      <w:bookmarkStart w:id="1379" w:name="_Toc495438876"/>
      <w:bookmarkStart w:id="1380" w:name="_Toc495359397"/>
      <w:bookmarkStart w:id="1381" w:name="_Toc495391101"/>
      <w:bookmarkStart w:id="1382" w:name="_Toc495438294"/>
      <w:bookmarkStart w:id="1383" w:name="_Toc495438877"/>
      <w:bookmarkStart w:id="1384" w:name="_Toc495359398"/>
      <w:bookmarkStart w:id="1385" w:name="_Toc495391102"/>
      <w:bookmarkStart w:id="1386" w:name="_Toc495438295"/>
      <w:bookmarkStart w:id="1387" w:name="_Toc495438878"/>
      <w:bookmarkStart w:id="1388" w:name="_Toc495359399"/>
      <w:bookmarkStart w:id="1389" w:name="_Toc495391103"/>
      <w:bookmarkStart w:id="1390" w:name="_Toc495438296"/>
      <w:bookmarkStart w:id="1391" w:name="_Toc495438879"/>
      <w:bookmarkStart w:id="1392" w:name="_Toc495359400"/>
      <w:bookmarkStart w:id="1393" w:name="_Toc495391104"/>
      <w:bookmarkStart w:id="1394" w:name="_Toc495438297"/>
      <w:bookmarkStart w:id="1395" w:name="_Toc495438880"/>
      <w:bookmarkStart w:id="1396" w:name="_Toc495359401"/>
      <w:bookmarkStart w:id="1397" w:name="_Toc495391105"/>
      <w:bookmarkStart w:id="1398" w:name="_Toc495438298"/>
      <w:bookmarkStart w:id="1399" w:name="_Toc495438881"/>
      <w:bookmarkStart w:id="1400" w:name="_Toc495359403"/>
      <w:bookmarkStart w:id="1401" w:name="_Toc495391107"/>
      <w:bookmarkStart w:id="1402" w:name="_Toc495438300"/>
      <w:bookmarkStart w:id="1403" w:name="_Toc495438883"/>
      <w:bookmarkStart w:id="1404" w:name="_Toc495359404"/>
      <w:bookmarkStart w:id="1405" w:name="_Toc495391108"/>
      <w:bookmarkStart w:id="1406" w:name="_Toc495438301"/>
      <w:bookmarkStart w:id="1407" w:name="_Toc495438884"/>
      <w:bookmarkStart w:id="1408" w:name="_Toc495359405"/>
      <w:bookmarkStart w:id="1409" w:name="_Toc495391109"/>
      <w:bookmarkStart w:id="1410" w:name="_Toc495438302"/>
      <w:bookmarkStart w:id="1411" w:name="_Toc495438885"/>
      <w:bookmarkStart w:id="1412" w:name="_Toc495359407"/>
      <w:bookmarkStart w:id="1413" w:name="_Toc495391111"/>
      <w:bookmarkStart w:id="1414" w:name="_Toc495438304"/>
      <w:bookmarkStart w:id="1415" w:name="_Toc495438887"/>
      <w:bookmarkStart w:id="1416" w:name="_Toc495359408"/>
      <w:bookmarkStart w:id="1417" w:name="_Toc495391112"/>
      <w:bookmarkStart w:id="1418" w:name="_Toc495438305"/>
      <w:bookmarkStart w:id="1419" w:name="_Toc495438888"/>
      <w:bookmarkStart w:id="1420" w:name="_Toc495359409"/>
      <w:bookmarkStart w:id="1421" w:name="_Toc495391113"/>
      <w:bookmarkStart w:id="1422" w:name="_Toc495438306"/>
      <w:bookmarkStart w:id="1423" w:name="_Toc495438889"/>
      <w:bookmarkStart w:id="1424" w:name="_Toc495359410"/>
      <w:bookmarkStart w:id="1425" w:name="_Toc495391114"/>
      <w:bookmarkStart w:id="1426" w:name="_Toc495438307"/>
      <w:bookmarkStart w:id="1427" w:name="_Toc495438890"/>
      <w:bookmarkStart w:id="1428" w:name="_Toc495359411"/>
      <w:bookmarkStart w:id="1429" w:name="_Toc495391115"/>
      <w:bookmarkStart w:id="1430" w:name="_Toc495438308"/>
      <w:bookmarkStart w:id="1431" w:name="_Toc495438891"/>
      <w:bookmarkStart w:id="1432" w:name="_Toc495359412"/>
      <w:bookmarkStart w:id="1433" w:name="_Toc495391116"/>
      <w:bookmarkStart w:id="1434" w:name="_Toc495438309"/>
      <w:bookmarkStart w:id="1435" w:name="_Toc495438892"/>
      <w:bookmarkStart w:id="1436" w:name="_Toc495359413"/>
      <w:bookmarkStart w:id="1437" w:name="_Toc495391117"/>
      <w:bookmarkStart w:id="1438" w:name="_Toc495438310"/>
      <w:bookmarkStart w:id="1439" w:name="_Toc495438893"/>
      <w:bookmarkStart w:id="1440" w:name="_Toc495359414"/>
      <w:bookmarkStart w:id="1441" w:name="_Toc495391118"/>
      <w:bookmarkStart w:id="1442" w:name="_Toc495438311"/>
      <w:bookmarkStart w:id="1443" w:name="_Toc495438894"/>
      <w:bookmarkStart w:id="1444" w:name="_Toc495359415"/>
      <w:bookmarkStart w:id="1445" w:name="_Toc495391119"/>
      <w:bookmarkStart w:id="1446" w:name="_Toc495438312"/>
      <w:bookmarkStart w:id="1447" w:name="_Toc495438895"/>
      <w:bookmarkStart w:id="1448" w:name="_Toc495359416"/>
      <w:bookmarkStart w:id="1449" w:name="_Toc495391120"/>
      <w:bookmarkStart w:id="1450" w:name="_Toc495438313"/>
      <w:bookmarkStart w:id="1451" w:name="_Toc495438896"/>
      <w:bookmarkStart w:id="1452" w:name="_Toc495359417"/>
      <w:bookmarkStart w:id="1453" w:name="_Toc495391121"/>
      <w:bookmarkStart w:id="1454" w:name="_Toc495438314"/>
      <w:bookmarkStart w:id="1455" w:name="_Toc495438897"/>
      <w:bookmarkStart w:id="1456" w:name="_Toc495359419"/>
      <w:bookmarkStart w:id="1457" w:name="_Toc495391123"/>
      <w:bookmarkStart w:id="1458" w:name="_Toc495438316"/>
      <w:bookmarkStart w:id="1459" w:name="_Toc495438899"/>
      <w:bookmarkStart w:id="1460" w:name="_Toc495359420"/>
      <w:bookmarkStart w:id="1461" w:name="_Toc495391124"/>
      <w:bookmarkStart w:id="1462" w:name="_Toc495438317"/>
      <w:bookmarkStart w:id="1463" w:name="_Toc495438900"/>
      <w:bookmarkStart w:id="1464" w:name="_Toc495359421"/>
      <w:bookmarkStart w:id="1465" w:name="_Toc495391125"/>
      <w:bookmarkStart w:id="1466" w:name="_Toc495438318"/>
      <w:bookmarkStart w:id="1467" w:name="_Toc495438901"/>
      <w:bookmarkStart w:id="1468" w:name="_Toc495359423"/>
      <w:bookmarkStart w:id="1469" w:name="_Toc495391127"/>
      <w:bookmarkStart w:id="1470" w:name="_Toc495438320"/>
      <w:bookmarkStart w:id="1471" w:name="_Toc495438903"/>
      <w:bookmarkStart w:id="1472" w:name="_Toc495359424"/>
      <w:bookmarkStart w:id="1473" w:name="_Toc495391128"/>
      <w:bookmarkStart w:id="1474" w:name="_Toc495438321"/>
      <w:bookmarkStart w:id="1475" w:name="_Toc495438904"/>
      <w:bookmarkStart w:id="1476" w:name="_Toc495359425"/>
      <w:bookmarkStart w:id="1477" w:name="_Toc495391129"/>
      <w:bookmarkStart w:id="1478" w:name="_Toc495438322"/>
      <w:bookmarkStart w:id="1479" w:name="_Toc495438905"/>
      <w:bookmarkStart w:id="1480" w:name="_Toc495438906"/>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r w:rsidRPr="00EB087B">
        <w:t xml:space="preserve">To what extent does PRO completion help patient to focus their agenda and/or raise issues? </w:t>
      </w:r>
    </w:p>
    <w:p w14:paraId="6A601968" w14:textId="40D204C1" w:rsidR="00E65357" w:rsidRPr="00EB087B" w:rsidRDefault="00E65357" w:rsidP="00EB087B">
      <w:r w:rsidRPr="00EB087B">
        <w:br w:type="page"/>
      </w:r>
    </w:p>
    <w:p w14:paraId="62CE7F42" w14:textId="77439E22" w:rsidR="00101A4A" w:rsidRPr="00634A57" w:rsidRDefault="00A13E57" w:rsidP="00ED3C74">
      <w:pPr>
        <w:pStyle w:val="Heading1"/>
        <w:spacing w:before="480" w:after="360"/>
        <w:rPr>
          <w:ins w:id="1481" w:author="Heidi M Crane" w:date="2020-09-01T08:54:00Z"/>
          <w:rFonts w:ascii="Arial" w:eastAsia="Times New Roman" w:hAnsi="Arial" w:cs="Arial"/>
        </w:rPr>
      </w:pPr>
      <w:bookmarkStart w:id="1482" w:name="_Toc49863490"/>
      <w:bookmarkEnd w:id="774"/>
      <w:bookmarkEnd w:id="1480"/>
      <w:r w:rsidRPr="00634A57">
        <w:rPr>
          <w:rFonts w:ascii="Arial" w:eastAsia="Times New Roman" w:hAnsi="Arial" w:cs="Arial"/>
        </w:rPr>
        <w:t>IX.</w:t>
      </w:r>
      <w:r>
        <w:rPr>
          <w:rFonts w:ascii="Arial" w:eastAsia="Times New Roman" w:hAnsi="Arial" w:cs="Arial"/>
        </w:rPr>
        <w:t xml:space="preserve"> </w:t>
      </w:r>
      <w:r w:rsidRPr="00634A57">
        <w:rPr>
          <w:rFonts w:ascii="Arial" w:eastAsia="Times New Roman" w:hAnsi="Arial" w:cs="Arial"/>
        </w:rPr>
        <w:t>APPENDIX</w:t>
      </w:r>
      <w:ins w:id="1483" w:author="Heidi M Crane" w:date="2020-09-01T08:54:00Z">
        <w:r w:rsidRPr="00634A57">
          <w:rPr>
            <w:rFonts w:ascii="Arial" w:eastAsia="Times New Roman" w:hAnsi="Arial" w:cs="Arial"/>
          </w:rPr>
          <w:t xml:space="preserve"> 1.</w:t>
        </w:r>
      </w:ins>
      <w:ins w:id="1484" w:author="Heidi M Crane" w:date="2020-09-01T08:55:00Z">
        <w:r w:rsidRPr="00634A57">
          <w:rPr>
            <w:rFonts w:ascii="Arial" w:eastAsia="Times New Roman" w:hAnsi="Arial" w:cs="Arial"/>
          </w:rPr>
          <w:t xml:space="preserve"> PAPER VS. TABLET-BASED ASSESSMENT</w:t>
        </w:r>
      </w:ins>
      <w:bookmarkEnd w:id="1482"/>
    </w:p>
    <w:p w14:paraId="0239FCD9" w14:textId="2447FB0E" w:rsidR="00101A4A" w:rsidRPr="00634A57" w:rsidRDefault="00101A4A" w:rsidP="00A13E57">
      <w:pPr>
        <w:spacing w:before="60" w:after="180"/>
        <w:rPr>
          <w:ins w:id="1485" w:author="Heidi M Crane" w:date="2020-09-01T08:56:00Z"/>
          <w:rFonts w:ascii="Arial" w:eastAsia="Times New Roman" w:hAnsi="Arial" w:cs="Arial"/>
        </w:rPr>
      </w:pPr>
      <w:ins w:id="1486" w:author="Heidi M Crane" w:date="2020-09-01T08:56:00Z">
        <w:r w:rsidRPr="00634A57">
          <w:rPr>
            <w:rFonts w:ascii="Arial" w:eastAsia="Times New Roman" w:hAnsi="Arial" w:cs="Arial"/>
          </w:rPr>
          <w:t xml:space="preserve">Several reasons for a move to </w:t>
        </w:r>
        <w:proofErr w:type="gramStart"/>
        <w:r w:rsidRPr="00634A57">
          <w:rPr>
            <w:rFonts w:ascii="Arial" w:eastAsia="Times New Roman" w:hAnsi="Arial" w:cs="Arial"/>
          </w:rPr>
          <w:t>tablet-based</w:t>
        </w:r>
        <w:proofErr w:type="gramEnd"/>
        <w:r w:rsidRPr="00634A57">
          <w:rPr>
            <w:rFonts w:ascii="Arial" w:eastAsia="Times New Roman" w:hAnsi="Arial" w:cs="Arial"/>
          </w:rPr>
          <w:t xml:space="preserve"> vs. paper based administration. </w:t>
        </w:r>
      </w:ins>
    </w:p>
    <w:p w14:paraId="141F835C" w14:textId="7510026D" w:rsidR="00101A4A" w:rsidRPr="00634A57" w:rsidRDefault="00101A4A" w:rsidP="00A13E57">
      <w:pPr>
        <w:spacing w:before="60" w:after="180"/>
        <w:rPr>
          <w:ins w:id="1487" w:author="Heidi M Crane" w:date="2020-09-01T08:56:00Z"/>
          <w:rFonts w:ascii="Arial" w:eastAsia="Times New Roman" w:hAnsi="Arial" w:cs="Arial"/>
          <w:sz w:val="24"/>
          <w:szCs w:val="24"/>
        </w:rPr>
      </w:pPr>
      <w:ins w:id="1488" w:author="Heidi M Crane" w:date="2020-09-01T08:56:00Z">
        <w:r w:rsidRPr="00634A57">
          <w:rPr>
            <w:rFonts w:ascii="Arial" w:eastAsia="Times New Roman" w:hAnsi="Arial" w:cs="Arial"/>
          </w:rPr>
          <w:t xml:space="preserve">Ease of administration has increased with the availability of electronic PRO data collection software and Web-based data </w:t>
        </w:r>
        <w:r w:rsidRPr="00634A57">
          <w:rPr>
            <w:rFonts w:ascii="Arial" w:eastAsia="Times New Roman" w:hAnsi="Arial" w:cs="Arial"/>
            <w:sz w:val="20"/>
            <w:szCs w:val="20"/>
          </w:rPr>
          <w:t xml:space="preserve">entry options, allowing for immediate scoring that can be displayed for review during clinical encounters. </w:t>
        </w:r>
      </w:ins>
    </w:p>
    <w:p w14:paraId="1459030D" w14:textId="77777777" w:rsidR="00101A4A" w:rsidRPr="00634A57" w:rsidRDefault="00101A4A">
      <w:pPr>
        <w:ind w:left="720" w:hanging="360"/>
        <w:rPr>
          <w:ins w:id="1489" w:author="Heidi M Crane" w:date="2020-09-01T08:55:00Z"/>
          <w:rFonts w:ascii="Arial" w:eastAsia="Times New Roman" w:hAnsi="Arial" w:cs="Arial"/>
          <w:b/>
          <w:color w:val="2F5496" w:themeColor="accent1" w:themeShade="BF"/>
          <w:sz w:val="32"/>
          <w:szCs w:val="32"/>
        </w:rPr>
      </w:pPr>
      <w:ins w:id="1490" w:author="Heidi M Crane" w:date="2020-09-01T08:55:00Z">
        <w:r w:rsidRPr="00634A57">
          <w:rPr>
            <w:rFonts w:ascii="Arial" w:eastAsia="Times New Roman" w:hAnsi="Arial" w:cs="Arial"/>
          </w:rPr>
          <w:br w:type="page"/>
        </w:r>
      </w:ins>
    </w:p>
    <w:p w14:paraId="153F2FAB" w14:textId="72E7D128" w:rsidR="003B5A49" w:rsidRPr="00634A57" w:rsidRDefault="00ED3C74" w:rsidP="00ED3C74">
      <w:pPr>
        <w:pStyle w:val="Heading1"/>
        <w:spacing w:before="480" w:after="360"/>
        <w:rPr>
          <w:rFonts w:ascii="Arial" w:eastAsia="Times New Roman" w:hAnsi="Arial" w:cs="Arial"/>
        </w:rPr>
      </w:pPr>
      <w:bookmarkStart w:id="1491" w:name="_Toc49863491"/>
      <w:r w:rsidRPr="00634A57">
        <w:rPr>
          <w:rFonts w:ascii="Arial" w:eastAsia="Times New Roman" w:hAnsi="Arial" w:cs="Arial"/>
        </w:rPr>
        <w:t>X.</w:t>
      </w:r>
      <w:r>
        <w:rPr>
          <w:rFonts w:ascii="Arial" w:eastAsia="Times New Roman" w:hAnsi="Arial" w:cs="Arial"/>
        </w:rPr>
        <w:t xml:space="preserve"> </w:t>
      </w:r>
      <w:r w:rsidRPr="00634A57">
        <w:rPr>
          <w:rFonts w:ascii="Arial" w:eastAsia="Times New Roman" w:hAnsi="Arial" w:cs="Arial"/>
        </w:rPr>
        <w:t>APPENDIX 2.</w:t>
      </w:r>
      <w:bookmarkEnd w:id="1491"/>
      <w:r w:rsidRPr="00634A57">
        <w:rPr>
          <w:rFonts w:ascii="Arial" w:eastAsia="Times New Roman" w:hAnsi="Arial" w:cs="Arial"/>
        </w:rPr>
        <w:t xml:space="preserve"> </w:t>
      </w:r>
    </w:p>
    <w:p w14:paraId="05AF8C2B" w14:textId="4668CDAB" w:rsidR="00395E11" w:rsidRPr="009F669C" w:rsidRDefault="00ED3C74"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1492" w:name="_Toc49863492"/>
      <w:r w:rsidRPr="009F669C">
        <w:rPr>
          <w:rFonts w:ascii="Arial" w:eastAsiaTheme="majorEastAsia" w:hAnsi="Arial" w:cs="Times New Roman (Headings CS)"/>
          <w:b/>
          <w:bCs/>
          <w:color w:val="4472C4" w:themeColor="accent1"/>
          <w:sz w:val="28"/>
          <w:szCs w:val="26"/>
        </w:rPr>
        <w:t>METHODS</w:t>
      </w:r>
      <w:bookmarkEnd w:id="1492"/>
    </w:p>
    <w:p w14:paraId="3AA1006C" w14:textId="77777777" w:rsidR="00395E11" w:rsidRPr="009F669C" w:rsidRDefault="00395E11"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1493" w:name="_Toc49863493"/>
      <w:r w:rsidRPr="009F669C">
        <w:rPr>
          <w:rFonts w:ascii="Arial" w:eastAsiaTheme="majorEastAsia" w:hAnsi="Arial" w:cs="Times New Roman (Headings CS)"/>
          <w:b/>
          <w:bCs/>
          <w:color w:val="4472C4" w:themeColor="accent1"/>
          <w:sz w:val="28"/>
          <w:szCs w:val="26"/>
        </w:rPr>
        <w:t>Overview</w:t>
      </w:r>
      <w:bookmarkEnd w:id="1493"/>
    </w:p>
    <w:p w14:paraId="4D9A0EEB" w14:textId="5AF18D19" w:rsidR="00395E11" w:rsidRPr="00634A57" w:rsidRDefault="00343BCF" w:rsidP="00ED3C74">
      <w:pPr>
        <w:pStyle w:val="BodyText"/>
        <w:spacing w:line="240" w:lineRule="auto"/>
        <w:rPr>
          <w:rFonts w:ascii="Arial" w:eastAsia="Times New Roman" w:hAnsi="Arial" w:cs="Arial"/>
        </w:rPr>
      </w:pPr>
      <w:r w:rsidRPr="00634A57">
        <w:rPr>
          <w:rFonts w:ascii="Arial" w:hAnsi="Arial" w:cs="Arial"/>
          <w:lang w:val="en-GB"/>
        </w:rPr>
        <w:t>The</w:t>
      </w:r>
      <w:r w:rsidR="00F84FFD" w:rsidRPr="00634A57">
        <w:rPr>
          <w:rFonts w:ascii="Arial" w:hAnsi="Arial" w:cs="Arial"/>
          <w:lang w:val="en-GB"/>
        </w:rPr>
        <w:t xml:space="preserve"> </w:t>
      </w:r>
      <w:r w:rsidR="00395E11" w:rsidRPr="00634A57">
        <w:rPr>
          <w:rFonts w:ascii="Arial" w:hAnsi="Arial" w:cs="Arial"/>
          <w:lang w:val="en-GB"/>
        </w:rPr>
        <w:t>targeted literature review</w:t>
      </w:r>
      <w:r w:rsidR="00E6730E" w:rsidRPr="00634A57">
        <w:rPr>
          <w:rFonts w:ascii="Arial" w:hAnsi="Arial" w:cs="Arial"/>
          <w:lang w:val="en-GB"/>
        </w:rPr>
        <w:t xml:space="preserve"> conducted for this document</w:t>
      </w:r>
      <w:r w:rsidR="00395E11" w:rsidRPr="00634A57">
        <w:rPr>
          <w:rFonts w:ascii="Arial" w:hAnsi="Arial" w:cs="Arial"/>
          <w:lang w:val="en-GB"/>
        </w:rPr>
        <w:t xml:space="preserve"> identified primary data</w:t>
      </w:r>
      <w:r w:rsidR="004F14B9" w:rsidRPr="00634A57">
        <w:rPr>
          <w:rFonts w:ascii="Arial" w:hAnsi="Arial" w:cs="Arial"/>
          <w:lang w:val="en-GB"/>
        </w:rPr>
        <w:t xml:space="preserve"> in </w:t>
      </w:r>
      <w:r w:rsidR="00395E11" w:rsidRPr="00634A57">
        <w:rPr>
          <w:rFonts w:ascii="Arial" w:hAnsi="Arial" w:cs="Arial"/>
          <w:lang w:val="en-GB"/>
        </w:rPr>
        <w:t xml:space="preserve">peer-reviewed literature </w:t>
      </w:r>
      <w:r w:rsidR="00395E11" w:rsidRPr="00634A57">
        <w:rPr>
          <w:rFonts w:ascii="Arial" w:hAnsi="Arial" w:cs="Arial"/>
        </w:rPr>
        <w:t xml:space="preserve">that report </w:t>
      </w:r>
      <w:r w:rsidR="00E76CCD" w:rsidRPr="00634A57">
        <w:rPr>
          <w:rFonts w:ascii="Arial" w:hAnsi="Arial" w:cs="Arial"/>
        </w:rPr>
        <w:t xml:space="preserve">on the use </w:t>
      </w:r>
      <w:r w:rsidR="00395E11" w:rsidRPr="00634A57">
        <w:rPr>
          <w:rFonts w:ascii="Arial" w:hAnsi="Arial" w:cs="Arial"/>
        </w:rPr>
        <w:t xml:space="preserve">of PROs in </w:t>
      </w:r>
      <w:r w:rsidR="00F84FFD" w:rsidRPr="00634A57">
        <w:rPr>
          <w:rFonts w:ascii="Arial" w:hAnsi="Arial" w:cs="Arial"/>
        </w:rPr>
        <w:t xml:space="preserve">routine </w:t>
      </w:r>
      <w:r w:rsidR="00395E11" w:rsidRPr="00634A57">
        <w:rPr>
          <w:rFonts w:ascii="Arial" w:hAnsi="Arial" w:cs="Arial"/>
        </w:rPr>
        <w:t>clinical care.</w:t>
      </w:r>
      <w:r w:rsidR="009F669C">
        <w:rPr>
          <w:rFonts w:ascii="Arial" w:hAnsi="Arial" w:cs="Arial"/>
        </w:rPr>
        <w:t xml:space="preserve"> </w:t>
      </w:r>
      <w:r w:rsidR="00395E11" w:rsidRPr="00634A57">
        <w:rPr>
          <w:rFonts w:ascii="Arial" w:hAnsi="Arial" w:cs="Arial"/>
        </w:rPr>
        <w:t>Studies</w:t>
      </w:r>
      <w:r w:rsidR="00E76CCD" w:rsidRPr="00634A57">
        <w:rPr>
          <w:rFonts w:ascii="Arial" w:hAnsi="Arial" w:cs="Arial"/>
        </w:rPr>
        <w:t xml:space="preserve"> in multiple disease conditions including HIV/AIDS</w:t>
      </w:r>
      <w:r w:rsidR="00395E11" w:rsidRPr="00634A57">
        <w:rPr>
          <w:rFonts w:ascii="Arial" w:hAnsi="Arial" w:cs="Arial"/>
        </w:rPr>
        <w:t xml:space="preserve"> </w:t>
      </w:r>
      <w:r w:rsidR="00E76CCD" w:rsidRPr="00634A57">
        <w:rPr>
          <w:rFonts w:ascii="Arial" w:hAnsi="Arial" w:cs="Arial"/>
        </w:rPr>
        <w:t>were identified and reviewed for inclusion.</w:t>
      </w:r>
      <w:r w:rsidR="009F669C">
        <w:rPr>
          <w:rFonts w:ascii="Arial" w:hAnsi="Arial" w:cs="Arial"/>
        </w:rPr>
        <w:t xml:space="preserve"> </w:t>
      </w:r>
      <w:r w:rsidR="00395E11" w:rsidRPr="00634A57">
        <w:rPr>
          <w:rFonts w:ascii="Arial" w:eastAsia="Times New Roman" w:hAnsi="Arial" w:cs="Arial"/>
        </w:rPr>
        <w:t xml:space="preserve">The studies of interest were identified by the methods and inclusion criteria described below. </w:t>
      </w:r>
    </w:p>
    <w:p w14:paraId="2A3B257D" w14:textId="77777777" w:rsidR="00395E11" w:rsidRPr="009F669C" w:rsidRDefault="00395E11" w:rsidP="009F669C">
      <w:pPr>
        <w:pStyle w:val="Style1"/>
        <w:keepNext/>
        <w:keepLines/>
        <w:spacing w:before="200" w:after="0"/>
        <w:contextualSpacing w:val="0"/>
        <w:outlineLvl w:val="1"/>
        <w:rPr>
          <w:rFonts w:ascii="Arial" w:eastAsiaTheme="majorEastAsia" w:hAnsi="Arial" w:cs="Times New Roman (Headings CS)"/>
          <w:b/>
          <w:bCs/>
          <w:color w:val="4472C4" w:themeColor="accent1"/>
          <w:sz w:val="28"/>
          <w:szCs w:val="26"/>
        </w:rPr>
      </w:pPr>
      <w:bookmarkStart w:id="1494" w:name="_Toc49863494"/>
      <w:r w:rsidRPr="009F669C">
        <w:rPr>
          <w:rFonts w:ascii="Arial" w:eastAsiaTheme="majorEastAsia" w:hAnsi="Arial" w:cs="Times New Roman (Headings CS)"/>
          <w:b/>
          <w:bCs/>
          <w:color w:val="4472C4" w:themeColor="accent1"/>
          <w:sz w:val="28"/>
          <w:szCs w:val="26"/>
        </w:rPr>
        <w:t>Search Strategy</w:t>
      </w:r>
      <w:bookmarkEnd w:id="1494"/>
    </w:p>
    <w:p w14:paraId="3A19F744" w14:textId="77777777" w:rsidR="001147EC" w:rsidRPr="00634A57" w:rsidRDefault="00794234" w:rsidP="0082633F">
      <w:pPr>
        <w:pStyle w:val="CommentText"/>
        <w:spacing w:before="60" w:after="60"/>
        <w:rPr>
          <w:rFonts w:ascii="Arial" w:hAnsi="Arial" w:cs="Arial"/>
          <w:sz w:val="22"/>
          <w:szCs w:val="22"/>
        </w:rPr>
      </w:pPr>
      <w:r w:rsidRPr="00634A57">
        <w:rPr>
          <w:rFonts w:ascii="Arial" w:hAnsi="Arial" w:cs="Arial"/>
          <w:color w:val="222222"/>
          <w:sz w:val="22"/>
          <w:szCs w:val="22"/>
          <w:shd w:val="clear" w:color="auto" w:fill="FFFFFF"/>
        </w:rPr>
        <w:t>A r</w:t>
      </w:r>
      <w:r w:rsidR="003369EA" w:rsidRPr="00634A57">
        <w:rPr>
          <w:rFonts w:ascii="Arial" w:hAnsi="Arial" w:cs="Arial"/>
          <w:color w:val="222222"/>
          <w:sz w:val="22"/>
          <w:szCs w:val="22"/>
          <w:shd w:val="clear" w:color="auto" w:fill="FFFFFF"/>
        </w:rPr>
        <w:t>eferral sampling technique was</w:t>
      </w:r>
      <w:r w:rsidR="001147EC" w:rsidRPr="00634A57">
        <w:rPr>
          <w:rFonts w:ascii="Arial" w:hAnsi="Arial" w:cs="Arial"/>
          <w:color w:val="222222"/>
          <w:sz w:val="22"/>
          <w:szCs w:val="22"/>
          <w:shd w:val="clear" w:color="auto" w:fill="FFFFFF"/>
        </w:rPr>
        <w:t xml:space="preserve"> used </w:t>
      </w:r>
      <w:r w:rsidR="003369EA" w:rsidRPr="00634A57">
        <w:rPr>
          <w:rFonts w:ascii="Arial" w:hAnsi="Arial" w:cs="Arial"/>
          <w:color w:val="222222"/>
          <w:sz w:val="22"/>
          <w:szCs w:val="22"/>
          <w:shd w:val="clear" w:color="auto" w:fill="FFFFFF"/>
        </w:rPr>
        <w:t>for this literature whereby relevant references were identified from reference lists of sampled articles</w:t>
      </w:r>
      <w:r w:rsidR="001147EC" w:rsidRPr="00634A57">
        <w:rPr>
          <w:rFonts w:ascii="Arial" w:hAnsi="Arial" w:cs="Arial"/>
          <w:color w:val="222222"/>
          <w:sz w:val="22"/>
          <w:szCs w:val="22"/>
          <w:shd w:val="clear" w:color="auto" w:fill="FFFFFF"/>
        </w:rPr>
        <w:t>.</w:t>
      </w:r>
    </w:p>
    <w:p w14:paraId="112FB0CA" w14:textId="77777777" w:rsidR="003369EA" w:rsidRPr="00ED3C74" w:rsidRDefault="003369EA" w:rsidP="00ED3C74">
      <w:pPr>
        <w:pStyle w:val="ListParagraph"/>
        <w:numPr>
          <w:ilvl w:val="0"/>
          <w:numId w:val="4"/>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 xml:space="preserve">A list of evidence topics </w:t>
      </w:r>
      <w:r w:rsidR="00F47216" w:rsidRPr="00ED3C74">
        <w:rPr>
          <w:rFonts w:eastAsia="Calibri" w:cs="Arial"/>
          <w:color w:val="000000"/>
        </w:rPr>
        <w:t xml:space="preserve">and sources </w:t>
      </w:r>
      <w:r w:rsidR="00794234" w:rsidRPr="00ED3C74">
        <w:rPr>
          <w:rFonts w:eastAsia="Calibri" w:cs="Arial"/>
          <w:color w:val="000000"/>
        </w:rPr>
        <w:t>was</w:t>
      </w:r>
      <w:r w:rsidRPr="00ED3C74">
        <w:rPr>
          <w:rFonts w:eastAsia="Calibri" w:cs="Arial"/>
          <w:color w:val="000000"/>
        </w:rPr>
        <w:t xml:space="preserve"> generated </w:t>
      </w:r>
      <w:r w:rsidR="00794234" w:rsidRPr="00ED3C74">
        <w:rPr>
          <w:rFonts w:eastAsia="Calibri" w:cs="Arial"/>
          <w:color w:val="000000"/>
        </w:rPr>
        <w:t>from</w:t>
      </w:r>
      <w:r w:rsidR="004F14B9" w:rsidRPr="00ED3C74">
        <w:rPr>
          <w:rFonts w:eastAsia="Calibri" w:cs="Arial"/>
          <w:color w:val="000000"/>
        </w:rPr>
        <w:t xml:space="preserve"> a </w:t>
      </w:r>
      <w:proofErr w:type="spellStart"/>
      <w:r w:rsidRPr="00ED3C74">
        <w:rPr>
          <w:rFonts w:eastAsia="Calibri" w:cs="Arial"/>
          <w:color w:val="000000"/>
        </w:rPr>
        <w:t>ViiV</w:t>
      </w:r>
      <w:proofErr w:type="spellEnd"/>
      <w:r w:rsidRPr="00ED3C74">
        <w:rPr>
          <w:rFonts w:eastAsia="Calibri" w:cs="Arial"/>
          <w:color w:val="000000"/>
        </w:rPr>
        <w:t xml:space="preserve"> literature review (</w:t>
      </w:r>
      <w:proofErr w:type="spellStart"/>
      <w:r w:rsidRPr="00ED3C74">
        <w:rPr>
          <w:rFonts w:eastAsia="Calibri" w:cs="Arial"/>
          <w:color w:val="000000"/>
        </w:rPr>
        <w:t>ViiV</w:t>
      </w:r>
      <w:proofErr w:type="spellEnd"/>
      <w:r w:rsidRPr="00ED3C74">
        <w:rPr>
          <w:rFonts w:eastAsia="Calibri" w:cs="Arial"/>
          <w:color w:val="000000"/>
        </w:rPr>
        <w:t xml:space="preserve"> Healthcare, 2017) and consultation with several PRO stakeholders</w:t>
      </w:r>
      <w:r w:rsidR="00CC5B76" w:rsidRPr="00ED3C74">
        <w:rPr>
          <w:rFonts w:eastAsia="Calibri" w:cs="Arial"/>
          <w:color w:val="000000"/>
        </w:rPr>
        <w:t>,</w:t>
      </w:r>
      <w:r w:rsidR="004F14B9" w:rsidRPr="00ED3C74">
        <w:rPr>
          <w:rFonts w:eastAsia="Calibri" w:cs="Arial"/>
          <w:color w:val="000000"/>
        </w:rPr>
        <w:t xml:space="preserve"> including CNICS colleagues of the authors</w:t>
      </w:r>
      <w:r w:rsidR="00794234" w:rsidRPr="00ED3C74">
        <w:rPr>
          <w:rFonts w:eastAsia="Calibri" w:cs="Arial"/>
          <w:color w:val="000000"/>
        </w:rPr>
        <w:t>.</w:t>
      </w:r>
      <w:r w:rsidR="004F14B9" w:rsidRPr="00ED3C74">
        <w:rPr>
          <w:rFonts w:eastAsia="Calibri" w:cs="Arial"/>
          <w:color w:val="000000"/>
        </w:rPr>
        <w:t xml:space="preserve"> </w:t>
      </w:r>
    </w:p>
    <w:p w14:paraId="60B2B24C" w14:textId="1A83E6D0" w:rsidR="00395E11" w:rsidRPr="00ED3C74" w:rsidRDefault="00D466CE" w:rsidP="00ED3C74">
      <w:pPr>
        <w:pStyle w:val="ListParagraph"/>
        <w:numPr>
          <w:ilvl w:val="0"/>
          <w:numId w:val="4"/>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References</w:t>
      </w:r>
      <w:r w:rsidR="004566F8" w:rsidRPr="00ED3C74">
        <w:rPr>
          <w:rFonts w:eastAsia="Calibri" w:cs="Arial"/>
          <w:color w:val="000000"/>
        </w:rPr>
        <w:t xml:space="preserve"> were</w:t>
      </w:r>
      <w:r w:rsidR="0042068C" w:rsidRPr="00ED3C74">
        <w:rPr>
          <w:rFonts w:eastAsia="Calibri" w:cs="Arial"/>
          <w:color w:val="000000"/>
        </w:rPr>
        <w:t xml:space="preserve"> </w:t>
      </w:r>
      <w:r w:rsidR="004566F8" w:rsidRPr="00ED3C74">
        <w:rPr>
          <w:rFonts w:eastAsia="Calibri" w:cs="Arial"/>
          <w:color w:val="000000"/>
        </w:rPr>
        <w:t>re</w:t>
      </w:r>
      <w:r w:rsidR="0042068C" w:rsidRPr="00ED3C74">
        <w:rPr>
          <w:rFonts w:eastAsia="Calibri" w:cs="Arial"/>
          <w:color w:val="000000"/>
        </w:rPr>
        <w:t>examined</w:t>
      </w:r>
      <w:r w:rsidRPr="00ED3C74">
        <w:rPr>
          <w:rFonts w:eastAsia="Calibri" w:cs="Arial"/>
          <w:color w:val="000000"/>
        </w:rPr>
        <w:t xml:space="preserve"> for relevance and to </w:t>
      </w:r>
      <w:r w:rsidR="00253F6C" w:rsidRPr="00ED3C74">
        <w:rPr>
          <w:rFonts w:eastAsia="Calibri" w:cs="Arial"/>
          <w:color w:val="000000"/>
        </w:rPr>
        <w:t xml:space="preserve">identify </w:t>
      </w:r>
      <w:r w:rsidR="004566F8" w:rsidRPr="00ED3C74">
        <w:rPr>
          <w:rFonts w:eastAsia="Calibri" w:cs="Arial"/>
          <w:color w:val="000000"/>
        </w:rPr>
        <w:t xml:space="preserve">further </w:t>
      </w:r>
      <w:r w:rsidR="003369EA" w:rsidRPr="00ED3C74">
        <w:rPr>
          <w:rFonts w:eastAsia="Calibri" w:cs="Arial"/>
          <w:color w:val="000000"/>
        </w:rPr>
        <w:t>source article</w:t>
      </w:r>
      <w:r w:rsidR="00253F6C" w:rsidRPr="00ED3C74">
        <w:rPr>
          <w:rFonts w:eastAsia="Calibri" w:cs="Arial"/>
          <w:color w:val="000000"/>
        </w:rPr>
        <w:t>s</w:t>
      </w:r>
      <w:r w:rsidR="003369EA" w:rsidRPr="00ED3C74">
        <w:rPr>
          <w:rFonts w:eastAsia="Calibri" w:cs="Arial"/>
          <w:color w:val="000000"/>
        </w:rPr>
        <w:t xml:space="preserve"> </w:t>
      </w:r>
      <w:r w:rsidR="004566F8" w:rsidRPr="00ED3C74">
        <w:rPr>
          <w:rFonts w:eastAsia="Calibri" w:cs="Arial"/>
          <w:color w:val="000000"/>
        </w:rPr>
        <w:t xml:space="preserve">of value compared to the </w:t>
      </w:r>
      <w:r w:rsidR="00253F6C" w:rsidRPr="00ED3C74">
        <w:rPr>
          <w:rFonts w:eastAsia="Calibri" w:cs="Arial"/>
          <w:color w:val="000000"/>
        </w:rPr>
        <w:t>inclusion/exclusion criteria below</w:t>
      </w:r>
      <w:r w:rsidR="004566F8" w:rsidRPr="00ED3C74">
        <w:rPr>
          <w:rFonts w:eastAsia="Calibri" w:cs="Arial"/>
          <w:color w:val="000000"/>
        </w:rPr>
        <w:t>.</w:t>
      </w:r>
    </w:p>
    <w:p w14:paraId="426EE726" w14:textId="2B69961A" w:rsidR="00395E11" w:rsidRPr="00ED3C74" w:rsidRDefault="004566F8" w:rsidP="00ED3C74">
      <w:pPr>
        <w:pStyle w:val="ListParagraph"/>
        <w:numPr>
          <w:ilvl w:val="0"/>
          <w:numId w:val="4"/>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 xml:space="preserve">A </w:t>
      </w:r>
      <w:r w:rsidR="00713FE0" w:rsidRPr="00ED3C74">
        <w:rPr>
          <w:rFonts w:eastAsia="Calibri" w:cs="Arial"/>
          <w:color w:val="000000"/>
        </w:rPr>
        <w:t xml:space="preserve">non-time limited </w:t>
      </w:r>
      <w:r w:rsidR="00395E11" w:rsidRPr="00ED3C74">
        <w:rPr>
          <w:rFonts w:eastAsia="Calibri" w:cs="Arial"/>
          <w:color w:val="000000"/>
        </w:rPr>
        <w:t>PubMed/Medline search w</w:t>
      </w:r>
      <w:r w:rsidRPr="00ED3C74">
        <w:rPr>
          <w:rFonts w:eastAsia="Calibri" w:cs="Arial"/>
          <w:color w:val="000000"/>
        </w:rPr>
        <w:t xml:space="preserve">as </w:t>
      </w:r>
      <w:r w:rsidR="00395E11" w:rsidRPr="00ED3C74">
        <w:rPr>
          <w:rFonts w:eastAsia="Calibri" w:cs="Arial"/>
          <w:color w:val="000000"/>
        </w:rPr>
        <w:t>conducted to identify</w:t>
      </w:r>
      <w:r w:rsidR="00253F6C" w:rsidRPr="00ED3C74">
        <w:rPr>
          <w:rFonts w:eastAsia="Calibri" w:cs="Arial"/>
          <w:color w:val="000000"/>
        </w:rPr>
        <w:t xml:space="preserve"> </w:t>
      </w:r>
      <w:r w:rsidR="00395E11" w:rsidRPr="00ED3C74">
        <w:rPr>
          <w:rFonts w:eastAsia="Calibri" w:cs="Arial"/>
          <w:color w:val="000000"/>
        </w:rPr>
        <w:t>primary source articles</w:t>
      </w:r>
      <w:r w:rsidRPr="00ED3C74">
        <w:rPr>
          <w:rFonts w:eastAsia="Calibri" w:cs="Arial"/>
          <w:color w:val="000000"/>
        </w:rPr>
        <w:t xml:space="preserve"> that may support </w:t>
      </w:r>
      <w:r w:rsidR="00D12C8F" w:rsidRPr="00ED3C74">
        <w:rPr>
          <w:rFonts w:eastAsia="Calibri" w:cs="Arial"/>
          <w:color w:val="000000"/>
        </w:rPr>
        <w:t>the</w:t>
      </w:r>
      <w:r w:rsidRPr="00ED3C74">
        <w:rPr>
          <w:rFonts w:eastAsia="Calibri" w:cs="Arial"/>
          <w:color w:val="000000"/>
        </w:rPr>
        <w:t xml:space="preserve"> review.</w:t>
      </w:r>
      <w:r w:rsidR="00395E11" w:rsidRPr="00ED3C74">
        <w:rPr>
          <w:rFonts w:eastAsia="Calibri" w:cs="Arial"/>
          <w:color w:val="000000"/>
        </w:rPr>
        <w:t xml:space="preserve"> </w:t>
      </w:r>
      <w:r w:rsidR="00713FE0" w:rsidRPr="00ED3C74">
        <w:rPr>
          <w:rFonts w:eastAsia="Calibri" w:cs="Arial"/>
          <w:color w:val="000000"/>
        </w:rPr>
        <w:t xml:space="preserve">Keywords/phrases used: patient reported outcomes, patient reported outcome measures, patient reported outcome assessment, outcome assessment health care, patient based measures. </w:t>
      </w:r>
    </w:p>
    <w:p w14:paraId="33A678F8" w14:textId="77777777" w:rsidR="00395E11" w:rsidRPr="00ED3C74" w:rsidRDefault="00395E11" w:rsidP="00ED3C74">
      <w:pPr>
        <w:spacing w:before="180" w:after="60"/>
        <w:rPr>
          <w:rFonts w:ascii="Arial" w:hAnsi="Arial" w:cs="Arial"/>
          <w:b/>
          <w:bCs/>
        </w:rPr>
      </w:pPr>
      <w:r w:rsidRPr="00ED3C74">
        <w:rPr>
          <w:rFonts w:ascii="Arial" w:hAnsi="Arial" w:cs="Arial"/>
          <w:b/>
          <w:bCs/>
        </w:rPr>
        <w:t>Inclusion Criteria</w:t>
      </w:r>
    </w:p>
    <w:p w14:paraId="147B859B" w14:textId="77777777" w:rsidR="00395E11" w:rsidRPr="00ED3C74" w:rsidRDefault="00395E11" w:rsidP="00ED3C74">
      <w:pPr>
        <w:pStyle w:val="ListParagraph"/>
        <w:numPr>
          <w:ilvl w:val="0"/>
          <w:numId w:val="27"/>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Outpatient clinical care settings</w:t>
      </w:r>
    </w:p>
    <w:p w14:paraId="61C15809" w14:textId="77777777" w:rsidR="00395E11" w:rsidRPr="00ED3C74" w:rsidRDefault="00395E11" w:rsidP="00ED3C74">
      <w:pPr>
        <w:pStyle w:val="ListParagraph"/>
        <w:numPr>
          <w:ilvl w:val="0"/>
          <w:numId w:val="27"/>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PRO outcomes reported</w:t>
      </w:r>
    </w:p>
    <w:p w14:paraId="515B2B1C" w14:textId="77777777" w:rsidR="00395E11" w:rsidRPr="00ED3C74" w:rsidRDefault="00395E11" w:rsidP="00ED3C74">
      <w:pPr>
        <w:pStyle w:val="ListParagraph"/>
        <w:numPr>
          <w:ilvl w:val="0"/>
          <w:numId w:val="27"/>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Primary data (not secondary source)</w:t>
      </w:r>
    </w:p>
    <w:p w14:paraId="3191A2D8" w14:textId="77777777" w:rsidR="00395E11" w:rsidRPr="00ED3C74" w:rsidRDefault="00395E11" w:rsidP="00ED3C74">
      <w:pPr>
        <w:pStyle w:val="ListParagraph"/>
        <w:numPr>
          <w:ilvl w:val="0"/>
          <w:numId w:val="27"/>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 xml:space="preserve">HIV adult patient population or other adult clinical outpatient population </w:t>
      </w:r>
    </w:p>
    <w:p w14:paraId="3B2111DC" w14:textId="77777777" w:rsidR="00395E11" w:rsidRPr="00ED3C74" w:rsidRDefault="00395E11" w:rsidP="00ED3C74">
      <w:pPr>
        <w:pStyle w:val="ListParagraph"/>
        <w:numPr>
          <w:ilvl w:val="0"/>
          <w:numId w:val="27"/>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 xml:space="preserve">Topic area specific to Evidence </w:t>
      </w:r>
      <w:r w:rsidR="0025498A" w:rsidRPr="00ED3C74">
        <w:rPr>
          <w:rFonts w:eastAsia="Calibri" w:cs="Arial"/>
          <w:color w:val="000000"/>
        </w:rPr>
        <w:t>and Review Summary</w:t>
      </w:r>
    </w:p>
    <w:p w14:paraId="7EB6F325" w14:textId="77777777" w:rsidR="00395E11" w:rsidRPr="00ED3C74" w:rsidRDefault="00395E11" w:rsidP="00ED3C74">
      <w:pPr>
        <w:spacing w:before="180" w:after="60"/>
        <w:rPr>
          <w:rFonts w:ascii="Arial" w:hAnsi="Arial" w:cs="Arial"/>
          <w:b/>
          <w:bCs/>
        </w:rPr>
      </w:pPr>
      <w:r w:rsidRPr="00ED3C74">
        <w:rPr>
          <w:rFonts w:ascii="Arial" w:hAnsi="Arial" w:cs="Arial"/>
          <w:b/>
          <w:bCs/>
        </w:rPr>
        <w:t>Exclusion Criteria</w:t>
      </w:r>
    </w:p>
    <w:p w14:paraId="4B9AC48F" w14:textId="77777777" w:rsidR="00395E11" w:rsidRPr="00ED3C74" w:rsidRDefault="00395E11" w:rsidP="00ED3C74">
      <w:pPr>
        <w:pStyle w:val="ListParagraph"/>
        <w:numPr>
          <w:ilvl w:val="0"/>
          <w:numId w:val="5"/>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Non-clinical care settings</w:t>
      </w:r>
    </w:p>
    <w:p w14:paraId="0B736E01" w14:textId="77777777" w:rsidR="00395E11" w:rsidRPr="00ED3C74" w:rsidRDefault="00395E11" w:rsidP="00ED3C74">
      <w:pPr>
        <w:pStyle w:val="ListParagraph"/>
        <w:numPr>
          <w:ilvl w:val="0"/>
          <w:numId w:val="5"/>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PROs not specified</w:t>
      </w:r>
    </w:p>
    <w:p w14:paraId="664FDDD9" w14:textId="77777777" w:rsidR="00395E11" w:rsidRPr="00ED3C74" w:rsidRDefault="00395E11" w:rsidP="00ED3C74">
      <w:pPr>
        <w:pStyle w:val="ListParagraph"/>
        <w:numPr>
          <w:ilvl w:val="0"/>
          <w:numId w:val="5"/>
        </w:numPr>
        <w:pBdr>
          <w:top w:val="nil"/>
          <w:left w:val="nil"/>
          <w:bottom w:val="nil"/>
          <w:right w:val="nil"/>
          <w:between w:val="nil"/>
        </w:pBdr>
        <w:spacing w:before="60" w:after="60"/>
        <w:contextualSpacing w:val="0"/>
        <w:rPr>
          <w:rFonts w:eastAsia="Calibri" w:cs="Arial"/>
          <w:color w:val="000000"/>
        </w:rPr>
      </w:pPr>
      <w:r w:rsidRPr="00ED3C74">
        <w:rPr>
          <w:rFonts w:eastAsia="Calibri" w:cs="Arial"/>
          <w:color w:val="000000"/>
        </w:rPr>
        <w:t>PRO data not reported</w:t>
      </w:r>
    </w:p>
    <w:p w14:paraId="08DC586A" w14:textId="77777777" w:rsidR="00ED3C74" w:rsidRPr="00ED3C74" w:rsidRDefault="00395E11" w:rsidP="00ED3C74">
      <w:pPr>
        <w:pStyle w:val="ListParagraph"/>
        <w:numPr>
          <w:ilvl w:val="0"/>
          <w:numId w:val="5"/>
        </w:numPr>
        <w:pBdr>
          <w:top w:val="nil"/>
          <w:left w:val="nil"/>
          <w:bottom w:val="nil"/>
          <w:right w:val="nil"/>
          <w:between w:val="nil"/>
        </w:pBdr>
        <w:spacing w:before="60" w:after="60"/>
        <w:contextualSpacing w:val="0"/>
        <w:rPr>
          <w:rFonts w:cs="Arial"/>
          <w:b/>
          <w:sz w:val="24"/>
          <w:szCs w:val="24"/>
        </w:rPr>
      </w:pPr>
      <w:r w:rsidRPr="00ED3C74">
        <w:rPr>
          <w:rFonts w:eastAsia="Calibri" w:cs="Arial"/>
          <w:color w:val="000000"/>
        </w:rPr>
        <w:t>Secondary source data</w:t>
      </w:r>
    </w:p>
    <w:p w14:paraId="6BA0C245" w14:textId="77761A50" w:rsidR="001E1603" w:rsidRPr="00634A57" w:rsidRDefault="001E1603" w:rsidP="00ED3C74">
      <w:pPr>
        <w:pStyle w:val="ListParagraph"/>
        <w:numPr>
          <w:ilvl w:val="0"/>
          <w:numId w:val="5"/>
        </w:numPr>
        <w:pBdr>
          <w:top w:val="nil"/>
          <w:left w:val="nil"/>
          <w:bottom w:val="nil"/>
          <w:right w:val="nil"/>
          <w:between w:val="nil"/>
        </w:pBdr>
        <w:spacing w:before="60" w:after="60"/>
        <w:contextualSpacing w:val="0"/>
        <w:rPr>
          <w:rFonts w:cs="Arial"/>
          <w:b/>
          <w:sz w:val="24"/>
          <w:szCs w:val="24"/>
        </w:rPr>
      </w:pPr>
      <w:r w:rsidRPr="00634A57">
        <w:rPr>
          <w:rFonts w:cs="Arial"/>
          <w:b/>
          <w:sz w:val="24"/>
          <w:szCs w:val="24"/>
        </w:rPr>
        <w:br w:type="page"/>
      </w:r>
    </w:p>
    <w:p w14:paraId="657C3DE9" w14:textId="045D317F" w:rsidR="00890F2B" w:rsidRPr="00ED3C74" w:rsidRDefault="00ED3C74" w:rsidP="004424E3">
      <w:pPr>
        <w:pStyle w:val="Heading1"/>
        <w:spacing w:before="480" w:after="360"/>
        <w:rPr>
          <w:rFonts w:ascii="Arial" w:hAnsi="Arial" w:cs="Arial"/>
          <w:lang w:val="en-GB"/>
        </w:rPr>
      </w:pPr>
      <w:bookmarkStart w:id="1495" w:name="_Toc49863495"/>
      <w:r w:rsidRPr="00634A57">
        <w:rPr>
          <w:rFonts w:ascii="Arial" w:hAnsi="Arial" w:cs="Arial"/>
          <w:lang w:val="en-GB"/>
        </w:rPr>
        <w:t>X.</w:t>
      </w:r>
      <w:r>
        <w:rPr>
          <w:rFonts w:ascii="Arial" w:hAnsi="Arial" w:cs="Arial"/>
          <w:lang w:val="en-GB"/>
        </w:rPr>
        <w:t xml:space="preserve"> </w:t>
      </w:r>
      <w:r w:rsidRPr="00634A57">
        <w:rPr>
          <w:rFonts w:ascii="Arial" w:hAnsi="Arial" w:cs="Arial"/>
          <w:lang w:val="en-GB"/>
        </w:rPr>
        <w:t>REFERENCES</w:t>
      </w:r>
      <w:bookmarkEnd w:id="1495"/>
    </w:p>
    <w:p w14:paraId="4225AB16" w14:textId="77777777" w:rsidR="00BF3119" w:rsidRPr="00BF3119" w:rsidRDefault="00AC437F" w:rsidP="00BF3119">
      <w:pPr>
        <w:pStyle w:val="EndNoteBibliography"/>
        <w:spacing w:after="240"/>
        <w:ind w:left="720" w:hanging="720"/>
      </w:pPr>
      <w:r w:rsidRPr="00634A57">
        <w:rPr>
          <w:szCs w:val="20"/>
          <w:lang w:val="en-GB"/>
        </w:rPr>
        <w:fldChar w:fldCharType="begin"/>
      </w:r>
      <w:r w:rsidRPr="00634A57">
        <w:rPr>
          <w:szCs w:val="20"/>
          <w:lang w:val="en-GB"/>
        </w:rPr>
        <w:instrText xml:space="preserve"> ADDIN EN.REFLIST </w:instrText>
      </w:r>
      <w:r w:rsidRPr="00634A57">
        <w:rPr>
          <w:szCs w:val="20"/>
          <w:lang w:val="en-GB"/>
        </w:rPr>
        <w:fldChar w:fldCharType="separate"/>
      </w:r>
      <w:r w:rsidR="00BF3119" w:rsidRPr="00BF3119">
        <w:t>1.</w:t>
      </w:r>
      <w:r w:rsidR="00BF3119" w:rsidRPr="00BF3119">
        <w:tab/>
        <w:t xml:space="preserve">Sinha N, Yang A, Pradeep A, et al. Feasibility and acceptability of a psychosocial and adherence electronic patient reported outcomes (PROs) system at an HIV care center in southern India. </w:t>
      </w:r>
      <w:r w:rsidR="00BF3119" w:rsidRPr="00BF3119">
        <w:rPr>
          <w:i/>
        </w:rPr>
        <w:t xml:space="preserve">AIDS Care. </w:t>
      </w:r>
      <w:r w:rsidR="00BF3119" w:rsidRPr="00BF3119">
        <w:t>2020;32(5):630-636.</w:t>
      </w:r>
    </w:p>
    <w:p w14:paraId="1F0C17E7" w14:textId="77777777" w:rsidR="00BF3119" w:rsidRPr="00BF3119" w:rsidRDefault="00BF3119" w:rsidP="00BF3119">
      <w:pPr>
        <w:pStyle w:val="EndNoteBibliography"/>
        <w:spacing w:after="240"/>
        <w:ind w:left="720" w:hanging="720"/>
      </w:pPr>
      <w:r w:rsidRPr="00BF3119">
        <w:t>2.</w:t>
      </w:r>
      <w:r w:rsidRPr="00BF3119">
        <w:tab/>
        <w:t xml:space="preserve">Sharma P, Dunn RL, Wei JT, Montie JE, Gilbert SM. Evaluation of point-of-care PRO assessment in clinic settings: integration, parallel-forms reliability, and patient acceptability of electronic QOL measures during clinic visits. </w:t>
      </w:r>
      <w:r w:rsidRPr="00BF3119">
        <w:rPr>
          <w:i/>
        </w:rPr>
        <w:t xml:space="preserve">Qual Life Res. </w:t>
      </w:r>
      <w:r w:rsidRPr="00BF3119">
        <w:t>2016;25(3):575-583.</w:t>
      </w:r>
    </w:p>
    <w:p w14:paraId="57F9CE0B" w14:textId="77777777" w:rsidR="00BF3119" w:rsidRPr="00BF3119" w:rsidRDefault="00BF3119" w:rsidP="00BF3119">
      <w:pPr>
        <w:pStyle w:val="EndNoteBibliography"/>
        <w:spacing w:after="240"/>
        <w:ind w:left="720" w:hanging="720"/>
      </w:pPr>
      <w:r w:rsidRPr="00BF3119">
        <w:t>3.</w:t>
      </w:r>
      <w:r w:rsidRPr="00BF3119">
        <w:tab/>
        <w:t xml:space="preserve">Mark TL, Fortner B, Johnson G. Evaluation of a tablet PC technology to screen and educate oncology patients. </w:t>
      </w:r>
      <w:r w:rsidRPr="00BF3119">
        <w:rPr>
          <w:i/>
        </w:rPr>
        <w:t xml:space="preserve">Support Care Cancer. </w:t>
      </w:r>
      <w:r w:rsidRPr="00BF3119">
        <w:t>2008;16(4):371-378.</w:t>
      </w:r>
    </w:p>
    <w:p w14:paraId="3E7DEB29" w14:textId="77777777" w:rsidR="00BF3119" w:rsidRPr="00BF3119" w:rsidRDefault="00BF3119" w:rsidP="00BF3119">
      <w:pPr>
        <w:pStyle w:val="EndNoteBibliography"/>
        <w:spacing w:after="240"/>
        <w:ind w:left="720" w:hanging="720"/>
      </w:pPr>
      <w:r w:rsidRPr="00BF3119">
        <w:t>4.</w:t>
      </w:r>
      <w:r w:rsidRPr="00BF3119">
        <w:tab/>
        <w:t xml:space="preserve">Mark TL, Johnson G, Fortner B, Ryan K. The benefits and challenges of using computer-assisted symptom assessments in oncology clinics: results of a qualitative assessment. </w:t>
      </w:r>
      <w:r w:rsidRPr="00BF3119">
        <w:rPr>
          <w:i/>
        </w:rPr>
        <w:t xml:space="preserve">Technol Cancer Res Treat. </w:t>
      </w:r>
      <w:r w:rsidRPr="00BF3119">
        <w:t>2008;7(5):401-406.</w:t>
      </w:r>
    </w:p>
    <w:p w14:paraId="641A64C2" w14:textId="77777777" w:rsidR="00BF3119" w:rsidRPr="00BF3119" w:rsidRDefault="00BF3119" w:rsidP="00BF3119">
      <w:pPr>
        <w:pStyle w:val="EndNoteBibliography"/>
        <w:spacing w:after="240"/>
        <w:ind w:left="720" w:hanging="720"/>
      </w:pPr>
      <w:r w:rsidRPr="00BF3119">
        <w:t>5.</w:t>
      </w:r>
      <w:r w:rsidRPr="00BF3119">
        <w:tab/>
        <w:t xml:space="preserve">Wolpin S, Berry D, Austin-Seymour M, et al. Acceptability of an electronic self report assessment program for patients with cancer. </w:t>
      </w:r>
      <w:r w:rsidRPr="00BF3119">
        <w:rPr>
          <w:i/>
        </w:rPr>
        <w:t xml:space="preserve">Computers, informatics, nursing, in press. </w:t>
      </w:r>
      <w:r w:rsidRPr="00BF3119">
        <w:t>2009.</w:t>
      </w:r>
    </w:p>
    <w:p w14:paraId="6757A203" w14:textId="77777777" w:rsidR="00BF3119" w:rsidRPr="00BF3119" w:rsidRDefault="00BF3119" w:rsidP="00BF3119">
      <w:pPr>
        <w:pStyle w:val="EndNoteBibliography"/>
        <w:spacing w:after="240"/>
        <w:ind w:left="720" w:hanging="720"/>
      </w:pPr>
      <w:r w:rsidRPr="00BF3119">
        <w:t>6.</w:t>
      </w:r>
      <w:r w:rsidRPr="00BF3119">
        <w:tab/>
        <w:t xml:space="preserve">Basch E, Artz D, Iasonos A, et al. Evaluation of an online platform for cancer patient self-reporting of chemotherapy toxicities. </w:t>
      </w:r>
      <w:r w:rsidRPr="00BF3119">
        <w:rPr>
          <w:i/>
        </w:rPr>
        <w:t xml:space="preserve">J Am Med Inform Assoc. </w:t>
      </w:r>
      <w:r w:rsidRPr="00BF3119">
        <w:t>2007;14(3):264-268.</w:t>
      </w:r>
    </w:p>
    <w:p w14:paraId="364DB695" w14:textId="77777777" w:rsidR="00BF3119" w:rsidRPr="00BF3119" w:rsidRDefault="00BF3119" w:rsidP="00BF3119">
      <w:pPr>
        <w:pStyle w:val="EndNoteBibliography"/>
        <w:spacing w:after="240"/>
        <w:ind w:left="720" w:hanging="720"/>
      </w:pPr>
      <w:r w:rsidRPr="00BF3119">
        <w:t>7.</w:t>
      </w:r>
      <w:r w:rsidRPr="00BF3119">
        <w:tab/>
        <w:t xml:space="preserve">Basch E, Artz D, Dulko D, et al. Patient online self-reporting of toxicity symptoms during chemotherapy. </w:t>
      </w:r>
      <w:r w:rsidRPr="00BF3119">
        <w:rPr>
          <w:i/>
        </w:rPr>
        <w:t xml:space="preserve">J Clin Oncol. </w:t>
      </w:r>
      <w:r w:rsidRPr="00BF3119">
        <w:t>2005;23(15):3552-3561.</w:t>
      </w:r>
    </w:p>
    <w:p w14:paraId="73F643AC" w14:textId="77777777" w:rsidR="00BF3119" w:rsidRPr="00BF3119" w:rsidRDefault="00BF3119" w:rsidP="00BF3119">
      <w:pPr>
        <w:pStyle w:val="EndNoteBibliography"/>
        <w:spacing w:after="240"/>
        <w:ind w:left="720" w:hanging="720"/>
      </w:pPr>
      <w:r w:rsidRPr="00BF3119">
        <w:t>8.</w:t>
      </w:r>
      <w:r w:rsidRPr="00BF3119">
        <w:tab/>
        <w:t xml:space="preserve">Berry DL, Blumenstein BA, Halpenny B, et al. Enhancing patient-provider communication with the electronic self-report assessment for cancer: a randomized trial. </w:t>
      </w:r>
      <w:r w:rsidRPr="00BF3119">
        <w:rPr>
          <w:i/>
        </w:rPr>
        <w:t xml:space="preserve">J Clin Oncol. </w:t>
      </w:r>
      <w:r w:rsidRPr="00BF3119">
        <w:t>2011;29(8):1029-1035.</w:t>
      </w:r>
    </w:p>
    <w:p w14:paraId="130833F6" w14:textId="77777777" w:rsidR="00BF3119" w:rsidRPr="00BF3119" w:rsidRDefault="00BF3119" w:rsidP="00BF3119">
      <w:pPr>
        <w:pStyle w:val="EndNoteBibliography"/>
        <w:spacing w:after="240"/>
        <w:ind w:left="720" w:hanging="720"/>
      </w:pPr>
      <w:r w:rsidRPr="00BF3119">
        <w:t>9.</w:t>
      </w:r>
      <w:r w:rsidRPr="00BF3119">
        <w:tab/>
        <w:t xml:space="preserve">Stover A, Irwin DE, Chen RC, et al. Integrating Patient-Reported Outcome Measures into Routine Cancer Care: Cancer Patients' and Clinicians' Perceptions of Acceptability and Value. </w:t>
      </w:r>
      <w:r w:rsidRPr="00BF3119">
        <w:rPr>
          <w:i/>
        </w:rPr>
        <w:t xml:space="preserve">EGEMS (Wash DC). </w:t>
      </w:r>
      <w:r w:rsidRPr="00BF3119">
        <w:t>2015;3(1):1169.</w:t>
      </w:r>
    </w:p>
    <w:p w14:paraId="67010478" w14:textId="77777777" w:rsidR="00BF3119" w:rsidRPr="00BF3119" w:rsidRDefault="00BF3119" w:rsidP="00BF3119">
      <w:pPr>
        <w:pStyle w:val="EndNoteBibliography"/>
        <w:spacing w:after="240"/>
        <w:ind w:left="720" w:hanging="720"/>
      </w:pPr>
      <w:r w:rsidRPr="00BF3119">
        <w:t>10.</w:t>
      </w:r>
      <w:r w:rsidRPr="00BF3119">
        <w:tab/>
        <w:t xml:space="preserve">Santana MJ, Feeny D, Johnson JA, et al. Assessing the use of health-related quality of life measures in the routine clinical care of lung-transplant patients. </w:t>
      </w:r>
      <w:r w:rsidRPr="00BF3119">
        <w:rPr>
          <w:i/>
        </w:rPr>
        <w:t xml:space="preserve">Qual Life Res. </w:t>
      </w:r>
      <w:r w:rsidRPr="00BF3119">
        <w:t>2010;19(3):371-379.</w:t>
      </w:r>
    </w:p>
    <w:p w14:paraId="17F93960" w14:textId="77777777" w:rsidR="00BF3119" w:rsidRPr="00BF3119" w:rsidRDefault="00BF3119" w:rsidP="00BF3119">
      <w:pPr>
        <w:pStyle w:val="EndNoteBibliography"/>
        <w:spacing w:after="240"/>
        <w:ind w:left="720" w:hanging="720"/>
      </w:pPr>
      <w:r w:rsidRPr="00BF3119">
        <w:t>11.</w:t>
      </w:r>
      <w:r w:rsidRPr="00BF3119">
        <w:tab/>
        <w:t xml:space="preserve">Crane HM, Crane PK, Tufano JT, et al. HIV Provider Documentation and Actions Following Patient Reports of At-risk Behaviors and Conditions When Identified by a Web-Based Point-of-Care Assessment. </w:t>
      </w:r>
      <w:r w:rsidRPr="00BF3119">
        <w:rPr>
          <w:i/>
        </w:rPr>
        <w:t xml:space="preserve">AIDS Behav. </w:t>
      </w:r>
      <w:r w:rsidRPr="00BF3119">
        <w:t>2017;21(11):3111-3121.</w:t>
      </w:r>
    </w:p>
    <w:p w14:paraId="2E32C222" w14:textId="77777777" w:rsidR="00BF3119" w:rsidRPr="00BF3119" w:rsidRDefault="00BF3119" w:rsidP="00BF3119">
      <w:pPr>
        <w:pStyle w:val="EndNoteBibliography"/>
        <w:spacing w:after="240"/>
        <w:ind w:left="720" w:hanging="720"/>
      </w:pPr>
      <w:r w:rsidRPr="00BF3119">
        <w:t>12.</w:t>
      </w:r>
      <w:r w:rsidRPr="00BF3119">
        <w:tab/>
        <w:t xml:space="preserve">Fredericksen RJ, Tufano J, Ralston J, et al. Provider perceptions of the value of same-day, electronic patient-reported measures for use in clinical HIV care. </w:t>
      </w:r>
      <w:r w:rsidRPr="00BF3119">
        <w:rPr>
          <w:i/>
        </w:rPr>
        <w:t xml:space="preserve">AIDS Care. </w:t>
      </w:r>
      <w:r w:rsidRPr="00BF3119">
        <w:t>2016:1-6.</w:t>
      </w:r>
    </w:p>
    <w:p w14:paraId="10760F58" w14:textId="77777777" w:rsidR="00BF3119" w:rsidRPr="00BF3119" w:rsidRDefault="00BF3119" w:rsidP="00BF3119">
      <w:pPr>
        <w:pStyle w:val="EndNoteBibliography"/>
        <w:spacing w:after="240"/>
        <w:ind w:left="720" w:hanging="720"/>
      </w:pPr>
      <w:r w:rsidRPr="00BF3119">
        <w:t>13.</w:t>
      </w:r>
      <w:r w:rsidRPr="00BF3119">
        <w:tab/>
        <w:t xml:space="preserve">Velikova G, Booth L, Smith AB, et al. Measuring quality of life in routine oncology practice improves communication and patient well-being: a randomized controlled trial. </w:t>
      </w:r>
      <w:r w:rsidRPr="00BF3119">
        <w:rPr>
          <w:i/>
        </w:rPr>
        <w:t xml:space="preserve">J Clin Oncol. </w:t>
      </w:r>
      <w:r w:rsidRPr="00BF3119">
        <w:t>2004;22(4):714-724.</w:t>
      </w:r>
    </w:p>
    <w:p w14:paraId="7D0AA7C7" w14:textId="77777777" w:rsidR="00BF3119" w:rsidRPr="00BF3119" w:rsidRDefault="00BF3119" w:rsidP="00BF3119">
      <w:pPr>
        <w:pStyle w:val="EndNoteBibliography"/>
        <w:spacing w:after="240"/>
        <w:ind w:left="720" w:hanging="720"/>
      </w:pPr>
      <w:r w:rsidRPr="00BF3119">
        <w:t>14.</w:t>
      </w:r>
      <w:r w:rsidRPr="00BF3119">
        <w:tab/>
        <w:t xml:space="preserve">Detmar SB, Muller MJ, Schornagel JH, Wever LD, Aaronson NK. Health-related quality-of-life assessments and patient-physician communication: a randomized controlled trial. </w:t>
      </w:r>
      <w:r w:rsidRPr="00BF3119">
        <w:rPr>
          <w:i/>
        </w:rPr>
        <w:t xml:space="preserve">Jama. </w:t>
      </w:r>
      <w:r w:rsidRPr="00BF3119">
        <w:t>2002;288(23):3027-3034.</w:t>
      </w:r>
    </w:p>
    <w:p w14:paraId="77E709DD" w14:textId="77777777" w:rsidR="00BF3119" w:rsidRPr="00BF3119" w:rsidRDefault="00BF3119" w:rsidP="00BF3119">
      <w:pPr>
        <w:pStyle w:val="EndNoteBibliography"/>
        <w:spacing w:after="240"/>
        <w:ind w:left="720" w:hanging="720"/>
      </w:pPr>
      <w:r w:rsidRPr="00BF3119">
        <w:t>15.</w:t>
      </w:r>
      <w:r w:rsidRPr="00BF3119">
        <w:tab/>
        <w:t xml:space="preserve">Dobscha SK, Gerrity MS, Ward MF. Effectiveness of an intervention to improve primary care provider recognition of depression. </w:t>
      </w:r>
      <w:r w:rsidRPr="00BF3119">
        <w:rPr>
          <w:i/>
        </w:rPr>
        <w:t xml:space="preserve">Eff Clin Pract. </w:t>
      </w:r>
      <w:r w:rsidRPr="00BF3119">
        <w:t>2001;4(4):163-171.</w:t>
      </w:r>
    </w:p>
    <w:p w14:paraId="353ABEBC" w14:textId="77777777" w:rsidR="00BF3119" w:rsidRPr="00BF3119" w:rsidRDefault="00BF3119" w:rsidP="00BF3119">
      <w:pPr>
        <w:pStyle w:val="EndNoteBibliography"/>
        <w:spacing w:after="240"/>
        <w:ind w:left="720" w:hanging="720"/>
      </w:pPr>
      <w:r w:rsidRPr="00BF3119">
        <w:t>16.</w:t>
      </w:r>
      <w:r w:rsidRPr="00BF3119">
        <w:tab/>
        <w:t xml:space="preserve">Howell D, Molloy S, Wilkinson K, et al. Patient-reported outcomes in routine cancer clinical practice: a scoping review of use, impact on health outcomes, and implementation factors. </w:t>
      </w:r>
      <w:r w:rsidRPr="00BF3119">
        <w:rPr>
          <w:i/>
        </w:rPr>
        <w:t xml:space="preserve">Ann Oncol. </w:t>
      </w:r>
      <w:r w:rsidRPr="00BF3119">
        <w:t>2015;26(9):1846-1858.</w:t>
      </w:r>
    </w:p>
    <w:p w14:paraId="3A964056" w14:textId="77777777" w:rsidR="00BF3119" w:rsidRPr="00BF3119" w:rsidRDefault="00BF3119" w:rsidP="00BF3119">
      <w:pPr>
        <w:pStyle w:val="EndNoteBibliography"/>
        <w:spacing w:after="240"/>
        <w:ind w:left="720" w:hanging="720"/>
      </w:pPr>
      <w:r w:rsidRPr="00BF3119">
        <w:t>17.</w:t>
      </w:r>
      <w:r w:rsidRPr="00BF3119">
        <w:tab/>
        <w:t xml:space="preserve">Crane HM, Lober W, Webster E, et al. Routine collection of patient-reported outcomes in an HIV clinic setting: the first 100 patients. </w:t>
      </w:r>
      <w:r w:rsidRPr="00BF3119">
        <w:rPr>
          <w:i/>
        </w:rPr>
        <w:t xml:space="preserve">Current HIV Research. </w:t>
      </w:r>
      <w:r w:rsidRPr="00BF3119">
        <w:t>2007;5(1):109-118.</w:t>
      </w:r>
    </w:p>
    <w:p w14:paraId="1605173A" w14:textId="6BC00D0B" w:rsidR="00BF3119" w:rsidRPr="00BF3119" w:rsidRDefault="00BF3119" w:rsidP="00BF3119">
      <w:pPr>
        <w:pStyle w:val="EndNoteBibliography"/>
        <w:spacing w:after="240"/>
        <w:ind w:left="720" w:hanging="720"/>
      </w:pPr>
      <w:r w:rsidRPr="00BF3119">
        <w:t>18.</w:t>
      </w:r>
      <w:r w:rsidRPr="00BF3119">
        <w:tab/>
        <w:t xml:space="preserve">Are pallative patients less accepting to self-report symptom measures for clinical management than curative patients? </w:t>
      </w:r>
      <w:r w:rsidRPr="00BF3119">
        <w:rPr>
          <w:i/>
        </w:rPr>
        <w:t xml:space="preserve">Journal of Clinical Oncology. </w:t>
      </w:r>
      <w:r w:rsidRPr="00BF3119">
        <w:t>2015;33(29):79.</w:t>
      </w:r>
    </w:p>
    <w:p w14:paraId="56934EAE" w14:textId="77777777" w:rsidR="00BF3119" w:rsidRPr="00BF3119" w:rsidRDefault="00BF3119" w:rsidP="00BF3119">
      <w:pPr>
        <w:pStyle w:val="EndNoteBibliography"/>
        <w:spacing w:after="240"/>
        <w:ind w:left="720" w:hanging="720"/>
      </w:pPr>
      <w:r w:rsidRPr="00BF3119">
        <w:t>19.</w:t>
      </w:r>
      <w:r w:rsidRPr="00BF3119">
        <w:tab/>
        <w:t xml:space="preserve">Wolpin S, Berry D, Austin-Seymour M, et al. Acceptability of an Electronic Self-Report Assessment Program for patients with cancer. </w:t>
      </w:r>
      <w:r w:rsidRPr="00BF3119">
        <w:rPr>
          <w:i/>
        </w:rPr>
        <w:t xml:space="preserve">Comput Inform Nurs. </w:t>
      </w:r>
      <w:r w:rsidRPr="00BF3119">
        <w:t>2008;26(6):332-338.</w:t>
      </w:r>
    </w:p>
    <w:p w14:paraId="24EFB3DF" w14:textId="77777777" w:rsidR="00BF3119" w:rsidRPr="00BF3119" w:rsidRDefault="00BF3119" w:rsidP="00BF3119">
      <w:pPr>
        <w:pStyle w:val="EndNoteBibliography"/>
        <w:spacing w:after="240"/>
        <w:ind w:left="720" w:hanging="720"/>
      </w:pPr>
      <w:r w:rsidRPr="00BF3119">
        <w:t>20.</w:t>
      </w:r>
      <w:r w:rsidRPr="00BF3119">
        <w:tab/>
        <w:t xml:space="preserve">Basch E, Deal AM, Kris MG, et al. Symptom Monitoring With Patient-Reported Outcomes During Routine Cancer Treatment: A Randomized Controlled Trial. </w:t>
      </w:r>
      <w:r w:rsidRPr="00BF3119">
        <w:rPr>
          <w:i/>
        </w:rPr>
        <w:t xml:space="preserve">J Clin Oncol. </w:t>
      </w:r>
      <w:r w:rsidRPr="00BF3119">
        <w:t>2016;34(6):557-565.</w:t>
      </w:r>
    </w:p>
    <w:p w14:paraId="027A4AC5" w14:textId="77777777" w:rsidR="00BF3119" w:rsidRPr="00BF3119" w:rsidRDefault="00BF3119" w:rsidP="00BF3119">
      <w:pPr>
        <w:pStyle w:val="EndNoteBibliography"/>
        <w:spacing w:after="240"/>
        <w:ind w:left="720" w:hanging="720"/>
      </w:pPr>
      <w:r w:rsidRPr="00BF3119">
        <w:t>21.</w:t>
      </w:r>
      <w:r w:rsidRPr="00BF3119">
        <w:tab/>
        <w:t xml:space="preserve">Basch E, Deal AM, Dueck AC, et al. Overall Survival Results of a Trial Assessing Patient-Reported Outcomes for Symptom Monitoring During Routine Cancer Treatment. </w:t>
      </w:r>
      <w:r w:rsidRPr="00BF3119">
        <w:rPr>
          <w:i/>
        </w:rPr>
        <w:t xml:space="preserve">JAMA. </w:t>
      </w:r>
      <w:r w:rsidRPr="00BF3119">
        <w:t>2017;318(2):197-198.</w:t>
      </w:r>
    </w:p>
    <w:p w14:paraId="2517A622" w14:textId="77777777" w:rsidR="00BF3119" w:rsidRPr="00BF3119" w:rsidRDefault="00BF3119" w:rsidP="00BF3119">
      <w:pPr>
        <w:pStyle w:val="EndNoteBibliography"/>
        <w:spacing w:after="240"/>
        <w:ind w:left="720" w:hanging="720"/>
      </w:pPr>
      <w:r w:rsidRPr="00BF3119">
        <w:t>22.</w:t>
      </w:r>
      <w:r w:rsidRPr="00BF3119">
        <w:tab/>
        <w:t>Crane H TJ, Fredericksen R, Schmidt S, Brown T, Harrington R, Lober W, Kitahata M, Ralston J. Evaluating Integration of an HIV Medication Adherence Computer Assisted Self-Administered Interview (CASI) with Routine Patient Care. 5th International Conference on HIV Treatment Adherence; May 23-25, 2010, 2010; Miami, FL.</w:t>
      </w:r>
    </w:p>
    <w:p w14:paraId="001DCCA7" w14:textId="77777777" w:rsidR="00BF3119" w:rsidRPr="00BF3119" w:rsidRDefault="00BF3119" w:rsidP="00BF3119">
      <w:pPr>
        <w:pStyle w:val="EndNoteBibliography"/>
        <w:spacing w:after="240"/>
        <w:ind w:left="720" w:hanging="720"/>
      </w:pPr>
      <w:r w:rsidRPr="00BF3119">
        <w:t>23.</w:t>
      </w:r>
      <w:r w:rsidRPr="00BF3119">
        <w:tab/>
        <w:t xml:space="preserve">Thewes B, Butow P, Stuart-Harris R, Greater Southern Area Health Service Screening Collaborative G. Does routine psychological screening of newly diagnosed rural cancer patients lead to better patient outcomes? Results of a pilot study. </w:t>
      </w:r>
      <w:r w:rsidRPr="00BF3119">
        <w:rPr>
          <w:i/>
        </w:rPr>
        <w:t xml:space="preserve">Aust J Rural Health. </w:t>
      </w:r>
      <w:r w:rsidRPr="00BF3119">
        <w:t>2009;17(6):298-304.</w:t>
      </w:r>
    </w:p>
    <w:p w14:paraId="58B3A7CC" w14:textId="77777777" w:rsidR="00BF3119" w:rsidRPr="00BF3119" w:rsidRDefault="00BF3119" w:rsidP="00BF3119">
      <w:pPr>
        <w:pStyle w:val="EndNoteBibliography"/>
        <w:spacing w:after="240"/>
        <w:ind w:left="720" w:hanging="720"/>
      </w:pPr>
      <w:r w:rsidRPr="00BF3119">
        <w:t>24.</w:t>
      </w:r>
      <w:r w:rsidRPr="00BF3119">
        <w:tab/>
        <w:t xml:space="preserve">Barr PJ, Berry SA, Gozansky WS, et al. No date for the PROM: the association between patient-reported health events and clinical coding in primary care. </w:t>
      </w:r>
      <w:r w:rsidRPr="00BF3119">
        <w:rPr>
          <w:i/>
        </w:rPr>
        <w:t xml:space="preserve">J Patient Rep Outcomes. </w:t>
      </w:r>
      <w:r w:rsidRPr="00BF3119">
        <w:t>2020;4(1):17.</w:t>
      </w:r>
    </w:p>
    <w:p w14:paraId="5F5323CA" w14:textId="77777777" w:rsidR="00BF3119" w:rsidRPr="00BF3119" w:rsidRDefault="00BF3119" w:rsidP="00BF3119">
      <w:pPr>
        <w:pStyle w:val="EndNoteBibliography"/>
        <w:spacing w:after="240"/>
        <w:ind w:left="720" w:hanging="720"/>
      </w:pPr>
      <w:r w:rsidRPr="00BF3119">
        <w:t>25.</w:t>
      </w:r>
      <w:r w:rsidRPr="00BF3119">
        <w:tab/>
        <w:t xml:space="preserve">Kjaer A, Rasmussen TA, Hjollund NH, Rodkjaer LO, Storgaard M. Patient-reported outcomes in daily clinical practise in HIV outpatient care. </w:t>
      </w:r>
      <w:r w:rsidRPr="00BF3119">
        <w:rPr>
          <w:i/>
        </w:rPr>
        <w:t xml:space="preserve">Int J Infect Dis. </w:t>
      </w:r>
      <w:r w:rsidRPr="00BF3119">
        <w:t>2018;69:108-114.</w:t>
      </w:r>
    </w:p>
    <w:p w14:paraId="045006A6" w14:textId="77777777" w:rsidR="00BF3119" w:rsidRPr="00BF3119" w:rsidRDefault="00BF3119" w:rsidP="00BF3119">
      <w:pPr>
        <w:pStyle w:val="EndNoteBibliography"/>
        <w:spacing w:after="240"/>
        <w:ind w:left="720" w:hanging="720"/>
      </w:pPr>
      <w:r w:rsidRPr="00BF3119">
        <w:t>26.</w:t>
      </w:r>
      <w:r w:rsidRPr="00BF3119">
        <w:tab/>
        <w:t xml:space="preserve">Ruland CM, Holte HH, Roislien J, et al. Effects of a computer-supported interactive tailored patient assessment tool on patient care, symptom distress, and patients' need for symptom management support: a randomized clinical trial. </w:t>
      </w:r>
      <w:r w:rsidRPr="00BF3119">
        <w:rPr>
          <w:i/>
        </w:rPr>
        <w:t xml:space="preserve">J Am Med Inform Assoc. </w:t>
      </w:r>
      <w:r w:rsidRPr="00BF3119">
        <w:t>2010;17(4):403-410.</w:t>
      </w:r>
    </w:p>
    <w:p w14:paraId="7F418C2B" w14:textId="77777777" w:rsidR="00BF3119" w:rsidRPr="00BF3119" w:rsidRDefault="00BF3119" w:rsidP="00BF3119">
      <w:pPr>
        <w:pStyle w:val="EndNoteBibliography"/>
        <w:spacing w:after="240"/>
        <w:ind w:left="720" w:hanging="720"/>
      </w:pPr>
      <w:r w:rsidRPr="00BF3119">
        <w:t>27.</w:t>
      </w:r>
      <w:r w:rsidRPr="00BF3119">
        <w:tab/>
        <w:t xml:space="preserve">Cleeland CS, Wang XS, Shi Q, et al. Automated symptom alerts reduce postoperative symptom severity after cancer surgery: a randomized controlled clinical trial. </w:t>
      </w:r>
      <w:r w:rsidRPr="00BF3119">
        <w:rPr>
          <w:i/>
        </w:rPr>
        <w:t xml:space="preserve">J Clin Oncol. </w:t>
      </w:r>
      <w:r w:rsidRPr="00BF3119">
        <w:t>2011;29(8):994-1000.</w:t>
      </w:r>
    </w:p>
    <w:p w14:paraId="4BE88657" w14:textId="77777777" w:rsidR="00BF3119" w:rsidRPr="00BF3119" w:rsidRDefault="00BF3119" w:rsidP="00BF3119">
      <w:pPr>
        <w:pStyle w:val="EndNoteBibliography"/>
        <w:spacing w:after="240"/>
        <w:ind w:left="720" w:hanging="720"/>
      </w:pPr>
      <w:r w:rsidRPr="00BF3119">
        <w:t>28.</w:t>
      </w:r>
      <w:r w:rsidRPr="00BF3119">
        <w:tab/>
        <w:t xml:space="preserve">Mazonson PD, Mathias SD, Fifer SK, Buesching DP, Malek P, Patrick DL. The mental health patient profile: does it change primary care physicians' practice patterns? </w:t>
      </w:r>
      <w:r w:rsidRPr="00BF3119">
        <w:rPr>
          <w:i/>
        </w:rPr>
        <w:t xml:space="preserve">J Am Board Fam Pract. </w:t>
      </w:r>
      <w:r w:rsidRPr="00BF3119">
        <w:t>1996;9(5):336-345.</w:t>
      </w:r>
    </w:p>
    <w:p w14:paraId="03807C09" w14:textId="77777777" w:rsidR="00BF3119" w:rsidRPr="00BF3119" w:rsidRDefault="00BF3119" w:rsidP="00BF3119">
      <w:pPr>
        <w:pStyle w:val="EndNoteBibliography"/>
        <w:spacing w:after="240"/>
        <w:ind w:left="720" w:hanging="720"/>
      </w:pPr>
      <w:r w:rsidRPr="00BF3119">
        <w:t>29.</w:t>
      </w:r>
      <w:r w:rsidRPr="00BF3119">
        <w:tab/>
        <w:t xml:space="preserve">Chen J, Ou L, Hollis SJ. A systematic review of the impact of routine collection of patient reported outcome measures on patients, providers and health organisations in an oncologic setting. </w:t>
      </w:r>
      <w:r w:rsidRPr="00BF3119">
        <w:rPr>
          <w:i/>
        </w:rPr>
        <w:t xml:space="preserve">BMC health services research. </w:t>
      </w:r>
      <w:r w:rsidRPr="00BF3119">
        <w:t>2013;13:211.</w:t>
      </w:r>
    </w:p>
    <w:p w14:paraId="0FE54E29" w14:textId="77777777" w:rsidR="00BF3119" w:rsidRPr="00BF3119" w:rsidRDefault="00BF3119" w:rsidP="00BF3119">
      <w:pPr>
        <w:pStyle w:val="EndNoteBibliography"/>
        <w:spacing w:after="240"/>
        <w:ind w:left="720" w:hanging="720"/>
      </w:pPr>
      <w:r w:rsidRPr="00BF3119">
        <w:t>30.</w:t>
      </w:r>
      <w:r w:rsidRPr="00BF3119">
        <w:tab/>
        <w:t xml:space="preserve">Taenzer P, Bultz BD, Carlson LE, et al. Impact of computerized quality of life screening on physician behaviour and patient satisfaction in lung cancer outpatients. </w:t>
      </w:r>
      <w:r w:rsidRPr="00BF3119">
        <w:rPr>
          <w:i/>
        </w:rPr>
        <w:t xml:space="preserve">Psychooncology. </w:t>
      </w:r>
      <w:r w:rsidRPr="00BF3119">
        <w:t>2000;9(3):203-213.</w:t>
      </w:r>
    </w:p>
    <w:p w14:paraId="56A2747D" w14:textId="77777777" w:rsidR="00BF3119" w:rsidRPr="00BF3119" w:rsidRDefault="00BF3119" w:rsidP="00BF3119">
      <w:pPr>
        <w:pStyle w:val="EndNoteBibliography"/>
        <w:spacing w:after="240"/>
        <w:ind w:left="720" w:hanging="720"/>
      </w:pPr>
      <w:r w:rsidRPr="00BF3119">
        <w:t>31.</w:t>
      </w:r>
      <w:r w:rsidRPr="00BF3119">
        <w:tab/>
        <w:t xml:space="preserve">Greenhalgh J, Dalkin S, Gooding K, et al. In: </w:t>
      </w:r>
      <w:r w:rsidRPr="00BF3119">
        <w:rPr>
          <w:i/>
        </w:rPr>
        <w:t>Functionality and feedback: a realist synthesis of the collation, interpretation and utilisation of patient-reported outcome measures data to improve patient care.</w:t>
      </w:r>
      <w:r w:rsidRPr="00BF3119">
        <w:t xml:space="preserve"> Southampton (UK)2017.</w:t>
      </w:r>
    </w:p>
    <w:p w14:paraId="1DFD2EAC" w14:textId="77777777" w:rsidR="00BF3119" w:rsidRPr="00BF3119" w:rsidRDefault="00BF3119" w:rsidP="00BF3119">
      <w:pPr>
        <w:pStyle w:val="EndNoteBibliography"/>
        <w:spacing w:after="240"/>
        <w:ind w:left="720" w:hanging="720"/>
      </w:pPr>
      <w:r w:rsidRPr="00BF3119">
        <w:t>32.</w:t>
      </w:r>
      <w:r w:rsidRPr="00BF3119">
        <w:tab/>
        <w:t xml:space="preserve">Greenhalgh J, Gooding K, Gibbons E, et al. How do patient reported outcome measures (PROMs) support clinician-patient communication and patient care? A realist synthesis. </w:t>
      </w:r>
      <w:r w:rsidRPr="00BF3119">
        <w:rPr>
          <w:i/>
        </w:rPr>
        <w:t xml:space="preserve">J Patient Rep Outcomes. </w:t>
      </w:r>
      <w:r w:rsidRPr="00BF3119">
        <w:t>2018;2:42.</w:t>
      </w:r>
    </w:p>
    <w:p w14:paraId="2AD226B9" w14:textId="77777777" w:rsidR="00BF3119" w:rsidRPr="00BF3119" w:rsidRDefault="00BF3119" w:rsidP="00BF3119">
      <w:pPr>
        <w:pStyle w:val="EndNoteBibliography"/>
        <w:spacing w:after="240"/>
        <w:ind w:left="720" w:hanging="720"/>
      </w:pPr>
      <w:r w:rsidRPr="00BF3119">
        <w:t>33.</w:t>
      </w:r>
      <w:r w:rsidRPr="00BF3119">
        <w:tab/>
        <w:t xml:space="preserve">Mejdahl CT, Schougaard LMV, Hjollund NH, Riiskjaer E, Lomborg K. Patient-reported outcome measures in the interaction between patient and clinician - a multi-perspective qualitative study. </w:t>
      </w:r>
      <w:r w:rsidRPr="00BF3119">
        <w:rPr>
          <w:i/>
        </w:rPr>
        <w:t xml:space="preserve">J Patient Rep Outcomes. </w:t>
      </w:r>
      <w:r w:rsidRPr="00BF3119">
        <w:t>2020;4(1):3.</w:t>
      </w:r>
    </w:p>
    <w:p w14:paraId="78BE3293" w14:textId="77777777" w:rsidR="00BF3119" w:rsidRPr="00BF3119" w:rsidRDefault="00BF3119" w:rsidP="00BF3119">
      <w:pPr>
        <w:pStyle w:val="EndNoteBibliography"/>
        <w:spacing w:after="240"/>
        <w:ind w:left="720" w:hanging="720"/>
      </w:pPr>
      <w:r w:rsidRPr="00BF3119">
        <w:t>34.</w:t>
      </w:r>
      <w:r w:rsidRPr="00BF3119">
        <w:tab/>
        <w:t xml:space="preserve">Kotronoulas G, Kearney N, Maguire R, et al. What is the value of the routine use of patient-reported outcome measures toward improvement of patient outcomes, processes of care, and health service outcomes in cancer care? A systematic review of controlled trials. </w:t>
      </w:r>
      <w:r w:rsidRPr="00BF3119">
        <w:rPr>
          <w:i/>
        </w:rPr>
        <w:t xml:space="preserve">J Clin Oncol. </w:t>
      </w:r>
      <w:r w:rsidRPr="00BF3119">
        <w:t>2014;32(14):1480-1501.</w:t>
      </w:r>
    </w:p>
    <w:p w14:paraId="7B8085A9" w14:textId="77777777" w:rsidR="00BF3119" w:rsidRPr="00BF3119" w:rsidRDefault="00BF3119" w:rsidP="00BF3119">
      <w:pPr>
        <w:pStyle w:val="EndNoteBibliography"/>
        <w:spacing w:after="240"/>
        <w:ind w:left="720" w:hanging="720"/>
      </w:pPr>
      <w:r w:rsidRPr="00BF3119">
        <w:t>35.</w:t>
      </w:r>
      <w:r w:rsidRPr="00BF3119">
        <w:tab/>
        <w:t xml:space="preserve">Espallargues M, Valderas JM, Alonso J. Provision of feedback on perceived health status to health care professionals: a systematic review of its impact. </w:t>
      </w:r>
      <w:r w:rsidRPr="00BF3119">
        <w:rPr>
          <w:i/>
        </w:rPr>
        <w:t xml:space="preserve">Med Care. </w:t>
      </w:r>
      <w:r w:rsidRPr="00BF3119">
        <w:t>2000;38(2):175-186.</w:t>
      </w:r>
    </w:p>
    <w:p w14:paraId="3AA1342E" w14:textId="77777777" w:rsidR="00BF3119" w:rsidRPr="00BF3119" w:rsidRDefault="00BF3119" w:rsidP="00BF3119">
      <w:pPr>
        <w:pStyle w:val="EndNoteBibliography"/>
        <w:spacing w:after="240"/>
        <w:ind w:left="720" w:hanging="720"/>
      </w:pPr>
      <w:r w:rsidRPr="00BF3119">
        <w:t>36.</w:t>
      </w:r>
      <w:r w:rsidRPr="00BF3119">
        <w:tab/>
        <w:t xml:space="preserve">Takeuchi EE, Keding A, Awad N, et al. Impact of patient-reported outcomes in oncology: a longitudinal analysis of patient-physician communication. </w:t>
      </w:r>
      <w:r w:rsidRPr="00BF3119">
        <w:rPr>
          <w:i/>
        </w:rPr>
        <w:t xml:space="preserve">J Clin Oncol. </w:t>
      </w:r>
      <w:r w:rsidRPr="00BF3119">
        <w:t>2011;29(21):2910-2917.</w:t>
      </w:r>
    </w:p>
    <w:p w14:paraId="5B3EDF16" w14:textId="77777777" w:rsidR="00BF3119" w:rsidRPr="00BF3119" w:rsidRDefault="00BF3119" w:rsidP="00BF3119">
      <w:pPr>
        <w:pStyle w:val="EndNoteBibliography"/>
        <w:spacing w:after="240"/>
        <w:ind w:left="720" w:hanging="720"/>
      </w:pPr>
      <w:r w:rsidRPr="00BF3119">
        <w:t>37.</w:t>
      </w:r>
      <w:r w:rsidRPr="00BF3119">
        <w:tab/>
        <w:t xml:space="preserve">Turner GM, Litchfield I, Finnikin S, Aiyegbusi OL, Calvert M. General practitioners' views on use of patient reported outcome measures in primary care: a cross-sectional survey and qualitative study. </w:t>
      </w:r>
      <w:r w:rsidRPr="00BF3119">
        <w:rPr>
          <w:i/>
        </w:rPr>
        <w:t xml:space="preserve">BMC Fam Pract. </w:t>
      </w:r>
      <w:r w:rsidRPr="00BF3119">
        <w:t>2020;21(1):14.</w:t>
      </w:r>
    </w:p>
    <w:p w14:paraId="0FF412A5" w14:textId="77777777" w:rsidR="00BF3119" w:rsidRPr="00BF3119" w:rsidRDefault="00BF3119" w:rsidP="00BF3119">
      <w:pPr>
        <w:pStyle w:val="EndNoteBibliography"/>
        <w:spacing w:after="240"/>
        <w:ind w:left="720" w:hanging="720"/>
      </w:pPr>
      <w:r w:rsidRPr="00BF3119">
        <w:t>38.</w:t>
      </w:r>
      <w:r w:rsidRPr="00BF3119">
        <w:tab/>
        <w:t xml:space="preserve">Boyce MB, Browne JP, Greenhalgh J. The experiences of professionals with using information from patient-reported outcome measures to improve the quality of healthcare: a systematic review of qualitative research. </w:t>
      </w:r>
      <w:r w:rsidRPr="00BF3119">
        <w:rPr>
          <w:i/>
        </w:rPr>
        <w:t xml:space="preserve">BMJ Qual Saf. </w:t>
      </w:r>
      <w:r w:rsidRPr="00BF3119">
        <w:t>2014;23(6):508-518.</w:t>
      </w:r>
    </w:p>
    <w:p w14:paraId="76998581" w14:textId="77777777" w:rsidR="00BF3119" w:rsidRPr="00BF3119" w:rsidRDefault="00BF3119" w:rsidP="00BF3119">
      <w:pPr>
        <w:pStyle w:val="EndNoteBibliography"/>
        <w:spacing w:after="240"/>
        <w:ind w:left="720" w:hanging="720"/>
      </w:pPr>
      <w:r w:rsidRPr="00BF3119">
        <w:t>39.</w:t>
      </w:r>
      <w:r w:rsidRPr="00BF3119">
        <w:tab/>
        <w:t xml:space="preserve">Wohlfahrt P, Zickmund SL, Slager S, et al. Provider Perspectives on the Feasibility and Utility of Routine Patient-Reported Outcomes Assessment in Heart Failure: A Qualitative Analysis. </w:t>
      </w:r>
      <w:r w:rsidRPr="00BF3119">
        <w:rPr>
          <w:i/>
        </w:rPr>
        <w:t xml:space="preserve">J Am Heart Assoc. </w:t>
      </w:r>
      <w:r w:rsidRPr="00BF3119">
        <w:t>2020;9(2):e013047.</w:t>
      </w:r>
    </w:p>
    <w:p w14:paraId="67347928" w14:textId="77777777" w:rsidR="00BF3119" w:rsidRPr="00BF3119" w:rsidRDefault="00BF3119" w:rsidP="00BF3119">
      <w:pPr>
        <w:pStyle w:val="EndNoteBibliography"/>
        <w:spacing w:after="240"/>
        <w:ind w:left="720" w:hanging="720"/>
      </w:pPr>
      <w:r w:rsidRPr="00BF3119">
        <w:t>40.</w:t>
      </w:r>
      <w:r w:rsidRPr="00BF3119">
        <w:tab/>
        <w:t xml:space="preserve">Marshall S, Haywood K, Fitzpatrick R. Impact of patient-reported outcome measures on routine practice: a structured review. </w:t>
      </w:r>
      <w:r w:rsidRPr="00BF3119">
        <w:rPr>
          <w:i/>
        </w:rPr>
        <w:t xml:space="preserve">J Eval Clin Pract. </w:t>
      </w:r>
      <w:r w:rsidRPr="00BF3119">
        <w:t>2006;12(5):559-568.</w:t>
      </w:r>
    </w:p>
    <w:p w14:paraId="4B1DF514" w14:textId="77777777" w:rsidR="00BF3119" w:rsidRPr="00BF3119" w:rsidRDefault="00BF3119" w:rsidP="00BF3119">
      <w:pPr>
        <w:pStyle w:val="EndNoteBibliography"/>
        <w:spacing w:after="240"/>
        <w:ind w:left="720" w:hanging="720"/>
      </w:pPr>
      <w:r w:rsidRPr="00BF3119">
        <w:t>41.</w:t>
      </w:r>
      <w:r w:rsidRPr="00BF3119">
        <w:tab/>
        <w:t xml:space="preserve">Berry DL, Hong F, Halpenny B, et al. Electronic self-report assessment for cancer and self-care support: results of a multicenter randomized trial. </w:t>
      </w:r>
      <w:r w:rsidRPr="00BF3119">
        <w:rPr>
          <w:i/>
        </w:rPr>
        <w:t xml:space="preserve">J Clin Oncol. </w:t>
      </w:r>
      <w:r w:rsidRPr="00BF3119">
        <w:t>2014;32(3):199-205.</w:t>
      </w:r>
    </w:p>
    <w:p w14:paraId="658AF9EA" w14:textId="77777777" w:rsidR="00BF3119" w:rsidRPr="00BF3119" w:rsidRDefault="00BF3119" w:rsidP="00BF3119">
      <w:pPr>
        <w:pStyle w:val="EndNoteBibliography"/>
        <w:spacing w:after="240"/>
        <w:ind w:left="720" w:hanging="720"/>
      </w:pPr>
      <w:r w:rsidRPr="00BF3119">
        <w:t>42.</w:t>
      </w:r>
      <w:r w:rsidRPr="00BF3119">
        <w:tab/>
        <w:t xml:space="preserve">Palella FJ, Jr., Delaney KM, Moorman AC, et al. Declining morbidity and mortality among patients with advanced human immunodeficiency virus infection. HIV Outpatient Study Investigators. </w:t>
      </w:r>
      <w:r w:rsidRPr="00BF3119">
        <w:rPr>
          <w:i/>
        </w:rPr>
        <w:t xml:space="preserve">N Engl J Med. </w:t>
      </w:r>
      <w:r w:rsidRPr="00BF3119">
        <w:t>1998;338(13):853-860.</w:t>
      </w:r>
    </w:p>
    <w:p w14:paraId="156BE870" w14:textId="77777777" w:rsidR="00BF3119" w:rsidRPr="00BF3119" w:rsidRDefault="00BF3119" w:rsidP="00BF3119">
      <w:pPr>
        <w:pStyle w:val="EndNoteBibliography"/>
        <w:spacing w:after="240"/>
        <w:ind w:left="720" w:hanging="720"/>
      </w:pPr>
      <w:r w:rsidRPr="00BF3119">
        <w:t>43.</w:t>
      </w:r>
      <w:r w:rsidRPr="00BF3119">
        <w:tab/>
        <w:t xml:space="preserve">Murphy EL, Collier AC, Kalish LA, et al. Highly active antiretroviral therapy decreases mortality and morbidity in patients with advanced HIV disease. </w:t>
      </w:r>
      <w:r w:rsidRPr="00BF3119">
        <w:rPr>
          <w:i/>
        </w:rPr>
        <w:t xml:space="preserve">Ann Intern Med. </w:t>
      </w:r>
      <w:r w:rsidRPr="00BF3119">
        <w:t>2001;135(1):17-26.</w:t>
      </w:r>
    </w:p>
    <w:p w14:paraId="563D60A9" w14:textId="77777777" w:rsidR="00BF3119" w:rsidRPr="00BF3119" w:rsidRDefault="00BF3119" w:rsidP="00BF3119">
      <w:pPr>
        <w:pStyle w:val="EndNoteBibliography"/>
        <w:spacing w:after="240"/>
        <w:ind w:left="720" w:hanging="720"/>
      </w:pPr>
      <w:r w:rsidRPr="00BF3119">
        <w:t>44.</w:t>
      </w:r>
      <w:r w:rsidRPr="00BF3119">
        <w:tab/>
        <w:t xml:space="preserve">Hogg RS, Heath KV, Yip B, et al. Improved survival among HIV-infected individuals following initiation of antiretroviral therapy. </w:t>
      </w:r>
      <w:r w:rsidRPr="00BF3119">
        <w:rPr>
          <w:i/>
        </w:rPr>
        <w:t xml:space="preserve">JAMA. </w:t>
      </w:r>
      <w:r w:rsidRPr="00BF3119">
        <w:t>1998;279(6):450-454.</w:t>
      </w:r>
    </w:p>
    <w:p w14:paraId="07D8E802" w14:textId="77777777" w:rsidR="00BF3119" w:rsidRPr="00BF3119" w:rsidRDefault="00BF3119" w:rsidP="00BF3119">
      <w:pPr>
        <w:pStyle w:val="EndNoteBibliography"/>
        <w:spacing w:after="240"/>
        <w:ind w:left="720" w:hanging="720"/>
      </w:pPr>
      <w:r w:rsidRPr="00BF3119">
        <w:t>45.</w:t>
      </w:r>
      <w:r w:rsidRPr="00BF3119">
        <w:tab/>
        <w:t xml:space="preserve">Nance RM, Delaney JAC, Simoni JM, et al. HIV Viral Suppression Trends Over Time Among HIV-Infected Patients Receiving Care in the United States, 1997 to 2015: A Cohort Study. </w:t>
      </w:r>
      <w:r w:rsidRPr="00BF3119">
        <w:rPr>
          <w:i/>
        </w:rPr>
        <w:t xml:space="preserve">Ann Intern Med. </w:t>
      </w:r>
      <w:r w:rsidRPr="00BF3119">
        <w:t>2018;169(6):376-384.</w:t>
      </w:r>
    </w:p>
    <w:p w14:paraId="4197823C" w14:textId="77777777" w:rsidR="00BF3119" w:rsidRPr="00BF3119" w:rsidRDefault="00BF3119" w:rsidP="00BF3119">
      <w:pPr>
        <w:pStyle w:val="EndNoteBibliography"/>
        <w:spacing w:after="240"/>
        <w:ind w:left="720" w:hanging="720"/>
      </w:pPr>
      <w:r w:rsidRPr="00BF3119">
        <w:t>46.</w:t>
      </w:r>
      <w:r w:rsidRPr="00BF3119">
        <w:tab/>
        <w:t xml:space="preserve">Institute of Medicine. </w:t>
      </w:r>
      <w:r w:rsidRPr="00BF3119">
        <w:rPr>
          <w:i/>
        </w:rPr>
        <w:t>Crossing the Quality Chasm.</w:t>
      </w:r>
      <w:r w:rsidRPr="00BF3119">
        <w:t xml:space="preserve"> Washington DC: National Academies Press; 2001.</w:t>
      </w:r>
    </w:p>
    <w:p w14:paraId="270451F2" w14:textId="77777777" w:rsidR="00BF3119" w:rsidRPr="00BF3119" w:rsidRDefault="00BF3119" w:rsidP="00BF3119">
      <w:pPr>
        <w:pStyle w:val="EndNoteBibliography"/>
        <w:spacing w:after="240"/>
        <w:ind w:left="720" w:hanging="720"/>
      </w:pPr>
      <w:r w:rsidRPr="00BF3119">
        <w:t>47.</w:t>
      </w:r>
      <w:r w:rsidRPr="00BF3119">
        <w:tab/>
        <w:t>Administration FaD. Guidance for Industry Patient-Reported Outcome Measures: Use in Medical Product Development to Support Labeling Claims. In: Services DoHaH, ed. Silver Spring, MD2009.</w:t>
      </w:r>
    </w:p>
    <w:p w14:paraId="03ABABE4" w14:textId="77777777" w:rsidR="00BF3119" w:rsidRPr="00BF3119" w:rsidRDefault="00BF3119" w:rsidP="00BF3119">
      <w:pPr>
        <w:pStyle w:val="EndNoteBibliography"/>
        <w:spacing w:after="240"/>
        <w:ind w:left="720" w:hanging="720"/>
      </w:pPr>
      <w:r w:rsidRPr="00BF3119">
        <w:t>48.</w:t>
      </w:r>
      <w:r w:rsidRPr="00BF3119">
        <w:tab/>
        <w:t xml:space="preserve">Fredericksen RJ, Crane P, Tufano J, et al. Integrating a web-based patient assessment into primary care for HIV-infected adults. </w:t>
      </w:r>
      <w:r w:rsidRPr="00BF3119">
        <w:rPr>
          <w:i/>
        </w:rPr>
        <w:t xml:space="preserve">Journal of AIDS and HIV Research. </w:t>
      </w:r>
      <w:r w:rsidRPr="00BF3119">
        <w:t>2012;4(1).</w:t>
      </w:r>
    </w:p>
    <w:p w14:paraId="3988C654" w14:textId="77777777" w:rsidR="00BF3119" w:rsidRPr="00BF3119" w:rsidRDefault="00BF3119" w:rsidP="00BF3119">
      <w:pPr>
        <w:pStyle w:val="EndNoteBibliography"/>
        <w:spacing w:after="240"/>
        <w:ind w:left="720" w:hanging="720"/>
      </w:pPr>
      <w:r w:rsidRPr="00BF3119">
        <w:t>49.</w:t>
      </w:r>
      <w:r w:rsidRPr="00BF3119">
        <w:tab/>
        <w:t xml:space="preserve">Williams MV, Davis T, Parker RM, Weiss BD. The role of health literacy in patient-physician communication. </w:t>
      </w:r>
      <w:r w:rsidRPr="00BF3119">
        <w:rPr>
          <w:i/>
        </w:rPr>
        <w:t xml:space="preserve">Family Medicine. </w:t>
      </w:r>
      <w:r w:rsidRPr="00BF3119">
        <w:t>2002;34(5):383-389.</w:t>
      </w:r>
    </w:p>
    <w:p w14:paraId="196747CC" w14:textId="77777777" w:rsidR="00BF3119" w:rsidRPr="00BF3119" w:rsidRDefault="00BF3119" w:rsidP="00BF3119">
      <w:pPr>
        <w:pStyle w:val="EndNoteBibliography"/>
        <w:spacing w:after="240"/>
        <w:ind w:left="720" w:hanging="720"/>
      </w:pPr>
      <w:r w:rsidRPr="00BF3119">
        <w:t>50.</w:t>
      </w:r>
      <w:r w:rsidRPr="00BF3119">
        <w:tab/>
        <w:t xml:space="preserve">Narayan MC. Culture's effects on pain assessment and management. </w:t>
      </w:r>
      <w:r w:rsidRPr="00BF3119">
        <w:rPr>
          <w:i/>
        </w:rPr>
        <w:t xml:space="preserve">Am J Nurs. </w:t>
      </w:r>
      <w:r w:rsidRPr="00BF3119">
        <w:t>2010;110(4):38-47; quiz 48-39.</w:t>
      </w:r>
    </w:p>
    <w:p w14:paraId="68BFFBB8" w14:textId="77777777" w:rsidR="00BF3119" w:rsidRPr="00BF3119" w:rsidRDefault="00BF3119" w:rsidP="00BF3119">
      <w:pPr>
        <w:pStyle w:val="EndNoteBibliography"/>
        <w:spacing w:after="240"/>
        <w:ind w:left="720" w:hanging="720"/>
      </w:pPr>
      <w:r w:rsidRPr="00BF3119">
        <w:t>51.</w:t>
      </w:r>
      <w:r w:rsidRPr="00BF3119">
        <w:tab/>
        <w:t xml:space="preserve">Kissinger P, Rice J, Farley T, et al. Application of computer-assisted interviews to sexual behavior research. </w:t>
      </w:r>
      <w:r w:rsidRPr="00BF3119">
        <w:rPr>
          <w:i/>
        </w:rPr>
        <w:t xml:space="preserve">Am J Epidemiol. </w:t>
      </w:r>
      <w:r w:rsidRPr="00BF3119">
        <w:t>1999;149(10):950-954.</w:t>
      </w:r>
    </w:p>
    <w:p w14:paraId="7C17C6A2" w14:textId="77777777" w:rsidR="00BF3119" w:rsidRPr="00BF3119" w:rsidRDefault="00BF3119" w:rsidP="00BF3119">
      <w:pPr>
        <w:pStyle w:val="EndNoteBibliography"/>
        <w:spacing w:after="240"/>
        <w:ind w:left="720" w:hanging="720"/>
      </w:pPr>
      <w:r w:rsidRPr="00BF3119">
        <w:t>52.</w:t>
      </w:r>
      <w:r w:rsidRPr="00BF3119">
        <w:tab/>
        <w:t xml:space="preserve">Jensen RE, Rothrock NE, DeWitt EM, et al. The role of technical advances in the adoption and integration of patient-reported outcomes in clinical care. </w:t>
      </w:r>
      <w:r w:rsidRPr="00BF3119">
        <w:rPr>
          <w:i/>
        </w:rPr>
        <w:t xml:space="preserve">Med Care. </w:t>
      </w:r>
      <w:r w:rsidRPr="00BF3119">
        <w:t>2015;53(2):153-159.</w:t>
      </w:r>
    </w:p>
    <w:p w14:paraId="36BCC33E" w14:textId="77777777" w:rsidR="00BF3119" w:rsidRPr="00BF3119" w:rsidRDefault="00BF3119" w:rsidP="00BF3119">
      <w:pPr>
        <w:pStyle w:val="EndNoteBibliography"/>
        <w:spacing w:after="240"/>
        <w:ind w:left="720" w:hanging="720"/>
      </w:pPr>
      <w:r w:rsidRPr="00BF3119">
        <w:t>53.</w:t>
      </w:r>
      <w:r w:rsidRPr="00BF3119">
        <w:tab/>
        <w:t xml:space="preserve">Kroenke K, Spitzer RL, Williams JB. The PHQ-9: validity of a brief depression severity measure. </w:t>
      </w:r>
      <w:r w:rsidRPr="00BF3119">
        <w:rPr>
          <w:i/>
        </w:rPr>
        <w:t xml:space="preserve">J Gen Intern Med. </w:t>
      </w:r>
      <w:r w:rsidRPr="00BF3119">
        <w:t>2001;16(9):606-613.</w:t>
      </w:r>
    </w:p>
    <w:p w14:paraId="05C8A371" w14:textId="77777777" w:rsidR="00BF3119" w:rsidRPr="00BF3119" w:rsidRDefault="00BF3119" w:rsidP="00BF3119">
      <w:pPr>
        <w:pStyle w:val="EndNoteBibliography"/>
        <w:spacing w:after="240"/>
        <w:ind w:left="720" w:hanging="720"/>
      </w:pPr>
      <w:r w:rsidRPr="00BF3119">
        <w:t>54.</w:t>
      </w:r>
      <w:r w:rsidRPr="00BF3119">
        <w:tab/>
        <w:t xml:space="preserve">Bush K, Kivlahan DR, McDonell MB, Fihn SD, Bradley KA. The AUDIT alcohol consumption questions (AUDIT-C): an effective brief screening test for problem drinking. Ambulatory Care Quality Improvement Project (ACQUIP). Alcohol Use Disorders Identification Test. </w:t>
      </w:r>
      <w:r w:rsidRPr="00BF3119">
        <w:rPr>
          <w:i/>
        </w:rPr>
        <w:t xml:space="preserve">Arch Intern Med. </w:t>
      </w:r>
      <w:r w:rsidRPr="00BF3119">
        <w:t>1998;158(16):1789-1795.</w:t>
      </w:r>
    </w:p>
    <w:p w14:paraId="23A49826" w14:textId="77777777" w:rsidR="00BF3119" w:rsidRPr="00BF3119" w:rsidRDefault="00BF3119" w:rsidP="00BF3119">
      <w:pPr>
        <w:pStyle w:val="EndNoteBibliography"/>
        <w:spacing w:after="240"/>
        <w:ind w:left="720" w:hanging="720"/>
      </w:pPr>
      <w:r w:rsidRPr="00BF3119">
        <w:t>55.</w:t>
      </w:r>
      <w:r w:rsidRPr="00BF3119">
        <w:tab/>
        <w:t xml:space="preserve">Bradley KA, Bush KR, Epler AJ, et al. Two brief alcohol-screening tests From the Alcohol Use Disorders Identification Test (AUDIT): validation in a female Veterans Affairs patient population. </w:t>
      </w:r>
      <w:r w:rsidRPr="00BF3119">
        <w:rPr>
          <w:i/>
        </w:rPr>
        <w:t xml:space="preserve">Arch Intern Med. </w:t>
      </w:r>
      <w:r w:rsidRPr="00BF3119">
        <w:t>2003;163(7):821-829.</w:t>
      </w:r>
    </w:p>
    <w:p w14:paraId="533B785E" w14:textId="77777777" w:rsidR="00BF3119" w:rsidRPr="00BF3119" w:rsidRDefault="00BF3119" w:rsidP="00BF3119">
      <w:pPr>
        <w:pStyle w:val="EndNoteBibliography"/>
        <w:spacing w:after="240"/>
        <w:ind w:left="720" w:hanging="720"/>
      </w:pPr>
      <w:r w:rsidRPr="00BF3119">
        <w:t>56.</w:t>
      </w:r>
      <w:r w:rsidRPr="00BF3119">
        <w:tab/>
        <w:t xml:space="preserve">Cleeland CS, Mendoza TR, Wang XS, et al. Assessing symptom distress in cancer patients: the M.D. Anderson Symptom Inventory. </w:t>
      </w:r>
      <w:r w:rsidRPr="00BF3119">
        <w:rPr>
          <w:i/>
        </w:rPr>
        <w:t xml:space="preserve">Cancer. </w:t>
      </w:r>
      <w:r w:rsidRPr="00BF3119">
        <w:t>2000;89(7):1634-1646.</w:t>
      </w:r>
    </w:p>
    <w:p w14:paraId="6BDD4B31" w14:textId="77777777" w:rsidR="00BF3119" w:rsidRPr="00BF3119" w:rsidRDefault="00BF3119" w:rsidP="00BF3119">
      <w:pPr>
        <w:pStyle w:val="EndNoteBibliography"/>
        <w:spacing w:after="240"/>
        <w:ind w:left="720" w:hanging="720"/>
      </w:pPr>
      <w:r w:rsidRPr="00BF3119">
        <w:t>57.</w:t>
      </w:r>
      <w:r w:rsidRPr="00BF3119">
        <w:tab/>
        <w:t xml:space="preserve">Justice AC, Holmes W, Gifford AL, et al. Development and validation of a self-completed HIV symptom index. </w:t>
      </w:r>
      <w:r w:rsidRPr="00BF3119">
        <w:rPr>
          <w:i/>
        </w:rPr>
        <w:t xml:space="preserve">J Clin Epidemiol. </w:t>
      </w:r>
      <w:r w:rsidRPr="00BF3119">
        <w:t>2001;54 Suppl 1:S77-90.</w:t>
      </w:r>
    </w:p>
    <w:p w14:paraId="7C7D54A9" w14:textId="77777777" w:rsidR="00BF3119" w:rsidRPr="00BF3119" w:rsidRDefault="00BF3119" w:rsidP="00BF3119">
      <w:pPr>
        <w:pStyle w:val="EndNoteBibliography"/>
        <w:spacing w:after="240"/>
        <w:ind w:left="720" w:hanging="720"/>
      </w:pPr>
      <w:r w:rsidRPr="00BF3119">
        <w:t>58.</w:t>
      </w:r>
      <w:r w:rsidRPr="00BF3119">
        <w:tab/>
        <w:t xml:space="preserve">O'Connor AM. </w:t>
      </w:r>
      <w:r w:rsidRPr="00BF3119">
        <w:rPr>
          <w:i/>
        </w:rPr>
        <w:t>User manual: stage of decision making.</w:t>
      </w:r>
      <w:r w:rsidRPr="00BF3119">
        <w:t xml:space="preserve"> Ottowa, Canada: Ottowa Hospital Research Institute; 2000.</w:t>
      </w:r>
    </w:p>
    <w:p w14:paraId="16B09E3B" w14:textId="77777777" w:rsidR="00BF3119" w:rsidRPr="00BF3119" w:rsidRDefault="00BF3119" w:rsidP="00BF3119">
      <w:pPr>
        <w:pStyle w:val="EndNoteBibliography"/>
        <w:spacing w:after="240"/>
        <w:ind w:left="720" w:hanging="720"/>
      </w:pPr>
      <w:r w:rsidRPr="00BF3119">
        <w:t>59.</w:t>
      </w:r>
      <w:r w:rsidRPr="00BF3119">
        <w:tab/>
        <w:t xml:space="preserve">McCorkle R, Young K. Development of a symptom distress scale. </w:t>
      </w:r>
      <w:r w:rsidRPr="00BF3119">
        <w:rPr>
          <w:i/>
        </w:rPr>
        <w:t xml:space="preserve">Cancer Nurs. </w:t>
      </w:r>
      <w:r w:rsidRPr="00BF3119">
        <w:t>1978;1(5):373-378.</w:t>
      </w:r>
    </w:p>
    <w:p w14:paraId="786DE2B0" w14:textId="77777777" w:rsidR="00BF3119" w:rsidRPr="00BF3119" w:rsidRDefault="00BF3119" w:rsidP="00BF3119">
      <w:pPr>
        <w:pStyle w:val="EndNoteBibliography"/>
        <w:spacing w:after="240"/>
        <w:ind w:left="720" w:hanging="720"/>
      </w:pPr>
      <w:r w:rsidRPr="00BF3119">
        <w:t>60.</w:t>
      </w:r>
      <w:r w:rsidRPr="00BF3119">
        <w:tab/>
        <w:t xml:space="preserve">Holmes WC, Shea JA. A new HIV/AIDS-targeted quality of life (HAT-QoL) instrument: development, reliability, and validity. </w:t>
      </w:r>
      <w:r w:rsidRPr="00BF3119">
        <w:rPr>
          <w:i/>
        </w:rPr>
        <w:t xml:space="preserve">Med Care. </w:t>
      </w:r>
      <w:r w:rsidRPr="00BF3119">
        <w:t>1998;36(2):138-154.</w:t>
      </w:r>
    </w:p>
    <w:p w14:paraId="79ACBB78" w14:textId="77777777" w:rsidR="00BF3119" w:rsidRPr="00BF3119" w:rsidRDefault="00BF3119" w:rsidP="00BF3119">
      <w:pPr>
        <w:pStyle w:val="EndNoteBibliography"/>
        <w:spacing w:after="240"/>
        <w:ind w:left="720" w:hanging="720"/>
      </w:pPr>
      <w:r w:rsidRPr="00BF3119">
        <w:t>61.</w:t>
      </w:r>
      <w:r w:rsidRPr="00BF3119">
        <w:tab/>
        <w:t xml:space="preserve">Lu M, Safren SA, Skolnik PR, et al. Optimal recall period and response task for self-reported HIV medication adherence. </w:t>
      </w:r>
      <w:r w:rsidRPr="00BF3119">
        <w:rPr>
          <w:i/>
        </w:rPr>
        <w:t xml:space="preserve">AIDS Behav. </w:t>
      </w:r>
      <w:r w:rsidRPr="00BF3119">
        <w:t>2008;12(1):86-94.</w:t>
      </w:r>
    </w:p>
    <w:p w14:paraId="21E3AB4A" w14:textId="77777777" w:rsidR="00BF3119" w:rsidRPr="00BF3119" w:rsidRDefault="00BF3119" w:rsidP="00BF3119">
      <w:pPr>
        <w:pStyle w:val="EndNoteBibliography"/>
        <w:spacing w:after="240"/>
        <w:ind w:left="720" w:hanging="720"/>
      </w:pPr>
      <w:r w:rsidRPr="00BF3119">
        <w:t>62.</w:t>
      </w:r>
      <w:r w:rsidRPr="00BF3119">
        <w:tab/>
        <w:t xml:space="preserve">Feldman BJ, Fredericksen RJ, Crane PK, et al. Evaluation of the single-item self-rating adherence scale for use in routine clinical care of people living with HIV. </w:t>
      </w:r>
      <w:r w:rsidRPr="00BF3119">
        <w:rPr>
          <w:i/>
        </w:rPr>
        <w:t xml:space="preserve">AIDS Behav. </w:t>
      </w:r>
      <w:r w:rsidRPr="00BF3119">
        <w:t>2013;17(1):307-318.</w:t>
      </w:r>
    </w:p>
    <w:p w14:paraId="2EDB77D7" w14:textId="77777777" w:rsidR="00BF3119" w:rsidRPr="00BF3119" w:rsidRDefault="00BF3119" w:rsidP="00BF3119">
      <w:pPr>
        <w:pStyle w:val="EndNoteBibliography"/>
        <w:spacing w:after="240"/>
        <w:ind w:left="720" w:hanging="720"/>
      </w:pPr>
      <w:r w:rsidRPr="00BF3119">
        <w:t>63.</w:t>
      </w:r>
      <w:r w:rsidRPr="00BF3119">
        <w:tab/>
        <w:t xml:space="preserve">Greenhalgh J, Long AF, Flynn R. The use of patient reported outcome measures in routine clinical practice: lack of impact or lack of theory? </w:t>
      </w:r>
      <w:r w:rsidRPr="00BF3119">
        <w:rPr>
          <w:i/>
        </w:rPr>
        <w:t xml:space="preserve">Soc Sci Med. </w:t>
      </w:r>
      <w:r w:rsidRPr="00BF3119">
        <w:t>2005;60(4):833-843.</w:t>
      </w:r>
    </w:p>
    <w:p w14:paraId="6E81086E" w14:textId="77777777" w:rsidR="00BF3119" w:rsidRPr="00BF3119" w:rsidRDefault="00BF3119" w:rsidP="00BF3119">
      <w:pPr>
        <w:pStyle w:val="EndNoteBibliography"/>
        <w:spacing w:after="240"/>
        <w:ind w:left="720" w:hanging="720"/>
      </w:pPr>
      <w:r w:rsidRPr="00BF3119">
        <w:t>64.</w:t>
      </w:r>
      <w:r w:rsidRPr="00BF3119">
        <w:tab/>
        <w:t xml:space="preserve">Osoba D. Translating the science of patient-reported outcomes assessment into clinical practice. </w:t>
      </w:r>
      <w:r w:rsidRPr="00BF3119">
        <w:rPr>
          <w:i/>
        </w:rPr>
        <w:t xml:space="preserve">J Natl Cancer Inst Monogr. </w:t>
      </w:r>
      <w:r w:rsidRPr="00BF3119">
        <w:t>2007(37):5-11.</w:t>
      </w:r>
    </w:p>
    <w:p w14:paraId="2A723465" w14:textId="77777777" w:rsidR="00BF3119" w:rsidRPr="00BF3119" w:rsidRDefault="00BF3119" w:rsidP="00BF3119">
      <w:pPr>
        <w:pStyle w:val="EndNoteBibliography"/>
        <w:spacing w:after="240"/>
        <w:ind w:left="720" w:hanging="720"/>
      </w:pPr>
      <w:r w:rsidRPr="00BF3119">
        <w:t>65.</w:t>
      </w:r>
      <w:r w:rsidRPr="00BF3119">
        <w:tab/>
        <w:t xml:space="preserve">Crane HM TJ, Fredericksen R, Schmidt S, Brown T, Harrington R, Lober W, Kitahata M, Ralston J. Integration of an HIV Medication Adherence Computer Assisted Self-Administered Interview (CASI) with Routine Patient Care. </w:t>
      </w:r>
      <w:r w:rsidRPr="00BF3119">
        <w:rPr>
          <w:i/>
        </w:rPr>
        <w:t>5th International Conference 5th International Conference on HIV Treatment Adherence</w:t>
      </w:r>
      <w:r w:rsidRPr="00BF3119">
        <w:t>; 2010; Miami, FL.</w:t>
      </w:r>
    </w:p>
    <w:p w14:paraId="4884260F" w14:textId="77777777" w:rsidR="00BF3119" w:rsidRPr="00BF3119" w:rsidRDefault="00BF3119" w:rsidP="00BF3119">
      <w:pPr>
        <w:pStyle w:val="EndNoteBibliography"/>
        <w:spacing w:after="240"/>
        <w:ind w:left="720" w:hanging="720"/>
      </w:pPr>
      <w:r w:rsidRPr="00BF3119">
        <w:t>66.</w:t>
      </w:r>
      <w:r w:rsidRPr="00BF3119">
        <w:tab/>
        <w:t xml:space="preserve">Sarabia S, Perez-Cosio A, Brown C, et al. Are pallative patients less accepting to self-report symptom measures for clinical management than curative patients? </w:t>
      </w:r>
      <w:r w:rsidRPr="00BF3119">
        <w:rPr>
          <w:i/>
        </w:rPr>
        <w:t xml:space="preserve">Journal of Clinical Oncology. </w:t>
      </w:r>
      <w:r w:rsidRPr="00BF3119">
        <w:t>2015;33(29):79.</w:t>
      </w:r>
    </w:p>
    <w:p w14:paraId="6AC5F2F8" w14:textId="77777777" w:rsidR="00BF3119" w:rsidRPr="00BF3119" w:rsidRDefault="00BF3119" w:rsidP="00BF3119">
      <w:pPr>
        <w:pStyle w:val="EndNoteBibliography"/>
        <w:spacing w:after="240"/>
        <w:ind w:left="720" w:hanging="720"/>
      </w:pPr>
      <w:r w:rsidRPr="00BF3119">
        <w:t>67.</w:t>
      </w:r>
      <w:r w:rsidRPr="00BF3119">
        <w:tab/>
        <w:t xml:space="preserve">Boyce MB, Browne JP. Does providing feedback on patient-reported outcomes to healthcare professionals result in better outcomes for patients? A systematic review. </w:t>
      </w:r>
      <w:r w:rsidRPr="00BF3119">
        <w:rPr>
          <w:i/>
        </w:rPr>
        <w:t xml:space="preserve">Qual Life Res. </w:t>
      </w:r>
      <w:r w:rsidRPr="00BF3119">
        <w:t>2013;22(9):2265-2278.</w:t>
      </w:r>
    </w:p>
    <w:p w14:paraId="7083B453" w14:textId="77777777" w:rsidR="00BF3119" w:rsidRPr="00BF3119" w:rsidRDefault="00BF3119" w:rsidP="00BF3119">
      <w:pPr>
        <w:pStyle w:val="EndNoteBibliography"/>
        <w:spacing w:after="240"/>
        <w:ind w:left="720" w:hanging="720"/>
      </w:pPr>
      <w:r w:rsidRPr="00BF3119">
        <w:t>68.</w:t>
      </w:r>
      <w:r w:rsidRPr="00BF3119">
        <w:tab/>
        <w:t xml:space="preserve">Valderas JM, Kotzeva A, Espallargues M, et al. The impact of measuring patient-reported outcomes in clinical practice: a systematic review of the literature. </w:t>
      </w:r>
      <w:r w:rsidRPr="00BF3119">
        <w:rPr>
          <w:i/>
        </w:rPr>
        <w:t xml:space="preserve">Qual Life Res. </w:t>
      </w:r>
      <w:r w:rsidRPr="00BF3119">
        <w:t>2008;17(2):179-193.</w:t>
      </w:r>
    </w:p>
    <w:p w14:paraId="7A98E46C" w14:textId="77777777" w:rsidR="00BF3119" w:rsidRPr="00BF3119" w:rsidRDefault="00BF3119" w:rsidP="00BF3119">
      <w:pPr>
        <w:pStyle w:val="EndNoteBibliography"/>
        <w:spacing w:after="240"/>
        <w:ind w:left="720" w:hanging="720"/>
      </w:pPr>
      <w:r w:rsidRPr="00BF3119">
        <w:t>69.</w:t>
      </w:r>
      <w:r w:rsidRPr="00BF3119">
        <w:tab/>
        <w:t xml:space="preserve">Lewis G, Sharp D, Bartholomew J, Pelosi AJ. Computerized assessment of common mental disorders in primary care: effect on clinical outcome. </w:t>
      </w:r>
      <w:r w:rsidRPr="00BF3119">
        <w:rPr>
          <w:i/>
        </w:rPr>
        <w:t xml:space="preserve">Fam Pract. </w:t>
      </w:r>
      <w:r w:rsidRPr="00BF3119">
        <w:t>1996;13(2):120-126.</w:t>
      </w:r>
    </w:p>
    <w:p w14:paraId="03359579" w14:textId="77777777" w:rsidR="00BF3119" w:rsidRPr="00BF3119" w:rsidRDefault="00BF3119" w:rsidP="00BF3119">
      <w:pPr>
        <w:pStyle w:val="EndNoteBibliography"/>
        <w:spacing w:after="240"/>
        <w:ind w:left="720" w:hanging="720"/>
      </w:pPr>
      <w:r w:rsidRPr="00BF3119">
        <w:t>70.</w:t>
      </w:r>
      <w:r w:rsidRPr="00BF3119">
        <w:tab/>
        <w:t xml:space="preserve">Faden R, Leplege A. Assessing quality of life. Moral implications for clinical practice. </w:t>
      </w:r>
      <w:r w:rsidRPr="00BF3119">
        <w:rPr>
          <w:i/>
        </w:rPr>
        <w:t xml:space="preserve">Med Care. </w:t>
      </w:r>
      <w:r w:rsidRPr="00BF3119">
        <w:t>1992;30(5 Suppl):MS166-175.</w:t>
      </w:r>
    </w:p>
    <w:p w14:paraId="4732DB4F" w14:textId="77777777" w:rsidR="00BF3119" w:rsidRPr="00BF3119" w:rsidRDefault="00BF3119" w:rsidP="00BF3119">
      <w:pPr>
        <w:pStyle w:val="EndNoteBibliography"/>
        <w:spacing w:after="240"/>
        <w:ind w:left="720" w:hanging="720"/>
      </w:pPr>
      <w:r w:rsidRPr="00BF3119">
        <w:t>71.</w:t>
      </w:r>
      <w:r w:rsidRPr="00BF3119">
        <w:tab/>
        <w:t xml:space="preserve">Fitzpatrick R, Fletcher A, Gore S, Jones D, Spiegelhalter D, Cox D. Quality of life measures in health care. I: Applications and issues in assessment. </w:t>
      </w:r>
      <w:r w:rsidRPr="00BF3119">
        <w:rPr>
          <w:i/>
        </w:rPr>
        <w:t xml:space="preserve">BMJ. </w:t>
      </w:r>
      <w:r w:rsidRPr="00BF3119">
        <w:t>1992;305(6861):1074-1077.</w:t>
      </w:r>
    </w:p>
    <w:p w14:paraId="72FB922F" w14:textId="77777777" w:rsidR="00BF3119" w:rsidRPr="00BF3119" w:rsidRDefault="00BF3119" w:rsidP="00BF3119">
      <w:pPr>
        <w:pStyle w:val="EndNoteBibliography"/>
        <w:spacing w:after="240"/>
        <w:ind w:left="720" w:hanging="720"/>
      </w:pPr>
      <w:r w:rsidRPr="00BF3119">
        <w:t>72.</w:t>
      </w:r>
      <w:r w:rsidRPr="00BF3119">
        <w:tab/>
        <w:t xml:space="preserve">Fitzpatrick R, Boulton M. Qualitative methods for assessing health care. </w:t>
      </w:r>
      <w:r w:rsidRPr="00BF3119">
        <w:rPr>
          <w:i/>
        </w:rPr>
        <w:t xml:space="preserve">Qual Health Care. </w:t>
      </w:r>
      <w:r w:rsidRPr="00BF3119">
        <w:t>1994;3(2):107-113.</w:t>
      </w:r>
    </w:p>
    <w:p w14:paraId="3008F2FA" w14:textId="77777777" w:rsidR="00BF3119" w:rsidRPr="00BF3119" w:rsidRDefault="00BF3119" w:rsidP="00BF3119">
      <w:pPr>
        <w:pStyle w:val="EndNoteBibliography"/>
        <w:spacing w:after="240"/>
        <w:ind w:left="720" w:hanging="720"/>
      </w:pPr>
      <w:r w:rsidRPr="00BF3119">
        <w:t>73.</w:t>
      </w:r>
      <w:r w:rsidRPr="00BF3119">
        <w:tab/>
        <w:t xml:space="preserve">Ware JE, Jr., Kosinski M, Bayliss MS, McHorney CA, Rogers WH, Raczek A. Comparison of methods for the scoring and statistical analysis of SF-36 health profile and summary measures: summary of results from the Medical Outcomes Study. </w:t>
      </w:r>
      <w:r w:rsidRPr="00BF3119">
        <w:rPr>
          <w:i/>
        </w:rPr>
        <w:t xml:space="preserve">Med Care. </w:t>
      </w:r>
      <w:r w:rsidRPr="00BF3119">
        <w:t>1995;33(4 Suppl):AS264-279.</w:t>
      </w:r>
    </w:p>
    <w:p w14:paraId="4DAAA409" w14:textId="77777777" w:rsidR="00BF3119" w:rsidRPr="00BF3119" w:rsidRDefault="00BF3119" w:rsidP="00BF3119">
      <w:pPr>
        <w:pStyle w:val="EndNoteBibliography"/>
        <w:spacing w:after="240"/>
        <w:ind w:left="720" w:hanging="720"/>
      </w:pPr>
      <w:r w:rsidRPr="00BF3119">
        <w:t>74.</w:t>
      </w:r>
      <w:r w:rsidRPr="00BF3119">
        <w:tab/>
        <w:t xml:space="preserve">Johnson S. TG, Phelan M., Slade M. . Assessing needs for mental health services. In: Thornicroft G. TM, ed. </w:t>
      </w:r>
      <w:r w:rsidRPr="00BF3119">
        <w:rPr>
          <w:i/>
        </w:rPr>
        <w:t>Mental Health Outcome Measures.</w:t>
      </w:r>
      <w:r w:rsidRPr="00BF3119">
        <w:t xml:space="preserve"> Berlin Heidelberg: Springer Verlag; 1996:217-226.</w:t>
      </w:r>
    </w:p>
    <w:p w14:paraId="5F7DD073" w14:textId="77777777" w:rsidR="00BF3119" w:rsidRPr="00BF3119" w:rsidRDefault="00BF3119" w:rsidP="00BF3119">
      <w:pPr>
        <w:pStyle w:val="EndNoteBibliography"/>
        <w:ind w:left="720" w:hanging="720"/>
      </w:pPr>
      <w:r w:rsidRPr="00BF3119">
        <w:t>75.</w:t>
      </w:r>
      <w:r w:rsidRPr="00BF3119">
        <w:tab/>
        <w:t xml:space="preserve">Black N, Varaganum M, Hutchings A. Relationship between patient reported experience (PREMs) and patient reported outcomes (PROMs) in elective surgery. </w:t>
      </w:r>
      <w:r w:rsidRPr="00BF3119">
        <w:rPr>
          <w:i/>
        </w:rPr>
        <w:t xml:space="preserve">BMJ Qual Saf. </w:t>
      </w:r>
      <w:r w:rsidRPr="00BF3119">
        <w:t>2014;23(7):534-542.</w:t>
      </w:r>
    </w:p>
    <w:p w14:paraId="6AF96DD1" w14:textId="2663D8B8" w:rsidR="00253F6C" w:rsidRPr="00634A57" w:rsidRDefault="00AC437F" w:rsidP="00ED3C74">
      <w:pPr>
        <w:pStyle w:val="Bullet3"/>
        <w:numPr>
          <w:ilvl w:val="0"/>
          <w:numId w:val="0"/>
        </w:numPr>
        <w:rPr>
          <w:rFonts w:ascii="Arial" w:hAnsi="Arial" w:cs="Arial"/>
          <w:sz w:val="20"/>
          <w:szCs w:val="20"/>
          <w:lang w:val="en-GB"/>
        </w:rPr>
      </w:pPr>
      <w:r w:rsidRPr="00634A57">
        <w:rPr>
          <w:rFonts w:ascii="Arial" w:hAnsi="Arial" w:cs="Arial"/>
          <w:sz w:val="20"/>
          <w:szCs w:val="20"/>
          <w:lang w:val="en-GB"/>
        </w:rPr>
        <w:fldChar w:fldCharType="end"/>
      </w:r>
    </w:p>
    <w:sectPr w:rsidR="00253F6C" w:rsidRPr="00634A57" w:rsidSect="00566521">
      <w:headerReference w:type="even" r:id="rId11"/>
      <w:headerReference w:type="default" r:id="rId12"/>
      <w:footerReference w:type="default" r:id="rId13"/>
      <w:headerReference w:type="first" r:id="rId14"/>
      <w:footerReference w:type="first" r:id="rId15"/>
      <w:pgSz w:w="12240" w:h="15840" w:code="1"/>
      <w:pgMar w:top="1440" w:right="1440" w:bottom="1440" w:left="1440" w:header="720" w:footer="720"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102E12" w14:textId="77777777" w:rsidR="00B96804" w:rsidRDefault="00B96804" w:rsidP="00122063">
      <w:r>
        <w:separator/>
      </w:r>
    </w:p>
  </w:endnote>
  <w:endnote w:type="continuationSeparator" w:id="0">
    <w:p w14:paraId="53F77A28" w14:textId="77777777" w:rsidR="00B96804" w:rsidRDefault="00B96804" w:rsidP="00122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Times New Roman (Headings CS)">
    <w:altName w:val="Times New Roman"/>
    <w:charset w:val="0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Arial" w:hAnsi="Arial" w:cs="Arial"/>
        <w:color w:val="2F5496" w:themeColor="accent1" w:themeShade="BF"/>
        <w:sz w:val="24"/>
        <w:szCs w:val="24"/>
      </w:rPr>
      <w:id w:val="-1137645809"/>
      <w:docPartObj>
        <w:docPartGallery w:val="Page Numbers (Bottom of Page)"/>
        <w:docPartUnique/>
      </w:docPartObj>
    </w:sdtPr>
    <w:sdtEndPr>
      <w:rPr>
        <w:noProof/>
      </w:rPr>
    </w:sdtEndPr>
    <w:sdtContent>
      <w:p w14:paraId="21117EEE" w14:textId="63C8B3B6" w:rsidR="00241AC4" w:rsidRPr="00566521" w:rsidRDefault="00241AC4" w:rsidP="00566521">
        <w:pPr>
          <w:pStyle w:val="Footer"/>
          <w:jc w:val="right"/>
          <w:rPr>
            <w:rFonts w:ascii="Arial" w:hAnsi="Arial" w:cs="Arial"/>
            <w:color w:val="2F5496" w:themeColor="accent1" w:themeShade="BF"/>
            <w:sz w:val="24"/>
            <w:szCs w:val="24"/>
          </w:rPr>
        </w:pPr>
        <w:r w:rsidRPr="00566521">
          <w:rPr>
            <w:rFonts w:ascii="Arial" w:hAnsi="Arial" w:cs="Arial"/>
            <w:color w:val="2F5496" w:themeColor="accent1" w:themeShade="BF"/>
            <w:sz w:val="24"/>
            <w:szCs w:val="24"/>
          </w:rPr>
          <w:fldChar w:fldCharType="begin"/>
        </w:r>
        <w:r w:rsidRPr="00566521">
          <w:rPr>
            <w:rFonts w:ascii="Arial" w:hAnsi="Arial" w:cs="Arial"/>
            <w:color w:val="2F5496" w:themeColor="accent1" w:themeShade="BF"/>
            <w:sz w:val="24"/>
            <w:szCs w:val="24"/>
          </w:rPr>
          <w:instrText xml:space="preserve"> PAGE   \* MERGEFORMAT </w:instrText>
        </w:r>
        <w:r w:rsidRPr="00566521">
          <w:rPr>
            <w:rFonts w:ascii="Arial" w:hAnsi="Arial" w:cs="Arial"/>
            <w:color w:val="2F5496" w:themeColor="accent1" w:themeShade="BF"/>
            <w:sz w:val="24"/>
            <w:szCs w:val="24"/>
          </w:rPr>
          <w:fldChar w:fldCharType="separate"/>
        </w:r>
        <w:r w:rsidR="0068734E">
          <w:rPr>
            <w:rFonts w:ascii="Arial" w:hAnsi="Arial" w:cs="Arial"/>
            <w:noProof/>
            <w:color w:val="2F5496" w:themeColor="accent1" w:themeShade="BF"/>
            <w:sz w:val="24"/>
            <w:szCs w:val="24"/>
          </w:rPr>
          <w:t>25</w:t>
        </w:r>
        <w:r w:rsidRPr="00566521">
          <w:rPr>
            <w:rFonts w:ascii="Arial" w:hAnsi="Arial" w:cs="Arial"/>
            <w:noProof/>
            <w:color w:val="2F5496" w:themeColor="accent1" w:themeShade="BF"/>
            <w:sz w:val="24"/>
            <w:szCs w:val="24"/>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0C7F73" w14:textId="502F054D" w:rsidR="00241AC4" w:rsidRDefault="00241AC4" w:rsidP="002D351C">
    <w:pPr>
      <w:spacing w:before="0" w:after="0"/>
      <w:rPr>
        <w:rFonts w:ascii="Arial" w:hAnsi="Arial" w:cs="Arial"/>
        <w:color w:val="44546A" w:themeColor="text2"/>
        <w:sz w:val="16"/>
        <w:szCs w:val="16"/>
        <w:lang w:val="en-GB"/>
      </w:rPr>
    </w:pPr>
    <w:r>
      <w:rPr>
        <w:rFonts w:ascii="Arial" w:hAnsi="Arial" w:cs="Arial"/>
        <w:noProof/>
        <w:color w:val="44546A" w:themeColor="text2"/>
        <w:sz w:val="16"/>
        <w:szCs w:val="16"/>
      </w:rPr>
      <w:drawing>
        <wp:anchor distT="0" distB="0" distL="114300" distR="114300" simplePos="0" relativeHeight="251664384" behindDoc="0" locked="0" layoutInCell="1" allowOverlap="1" wp14:anchorId="25757835" wp14:editId="53F9A97E">
          <wp:simplePos x="0" y="0"/>
          <wp:positionH relativeFrom="column">
            <wp:posOffset>-50800</wp:posOffset>
          </wp:positionH>
          <wp:positionV relativeFrom="paragraph">
            <wp:posOffset>55880</wp:posOffset>
          </wp:positionV>
          <wp:extent cx="876300" cy="8763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p>
  <w:p w14:paraId="0AE21EA2" w14:textId="77777777" w:rsidR="00241AC4" w:rsidRDefault="00241AC4" w:rsidP="002D351C">
    <w:pPr>
      <w:spacing w:before="0" w:after="0"/>
      <w:rPr>
        <w:rFonts w:ascii="Arial" w:hAnsi="Arial" w:cs="Arial"/>
        <w:color w:val="44546A" w:themeColor="text2"/>
        <w:sz w:val="16"/>
        <w:szCs w:val="16"/>
        <w:lang w:val="en-GB"/>
      </w:rPr>
    </w:pPr>
  </w:p>
  <w:p w14:paraId="7B467C1A" w14:textId="18820CBA" w:rsidR="00241AC4" w:rsidRPr="002D351C" w:rsidRDefault="00241AC4" w:rsidP="002D351C">
    <w:pPr>
      <w:spacing w:before="0" w:after="0"/>
      <w:rPr>
        <w:rFonts w:ascii="Arial" w:hAnsi="Arial" w:cs="Arial"/>
        <w:color w:val="44546A" w:themeColor="text2"/>
        <w:sz w:val="16"/>
        <w:szCs w:val="16"/>
        <w:lang w:val="en-GB"/>
      </w:rPr>
    </w:pPr>
    <w:r w:rsidRPr="002D351C">
      <w:rPr>
        <w:rFonts w:ascii="Arial" w:hAnsi="Arial" w:cs="Arial"/>
        <w:color w:val="44546A" w:themeColor="text2"/>
        <w:sz w:val="16"/>
        <w:szCs w:val="16"/>
        <w:lang w:val="en-GB"/>
      </w:rPr>
      <w:t xml:space="preserve">Funded by </w:t>
    </w:r>
    <w:proofErr w:type="spellStart"/>
    <w:r w:rsidRPr="002D351C">
      <w:rPr>
        <w:rFonts w:ascii="Arial" w:hAnsi="Arial" w:cs="Arial"/>
        <w:color w:val="44546A" w:themeColor="text2"/>
        <w:sz w:val="16"/>
        <w:szCs w:val="16"/>
        <w:lang w:val="en-GB"/>
      </w:rPr>
      <w:t>ViiV</w:t>
    </w:r>
    <w:proofErr w:type="spellEnd"/>
    <w:r w:rsidRPr="002D351C">
      <w:rPr>
        <w:rFonts w:ascii="Arial" w:hAnsi="Arial" w:cs="Arial"/>
        <w:color w:val="44546A" w:themeColor="text2"/>
        <w:sz w:val="16"/>
        <w:szCs w:val="16"/>
        <w:lang w:val="en-GB"/>
      </w:rPr>
      <w:t xml:space="preserve"> Healthcare as part of the </w:t>
    </w:r>
    <w:proofErr w:type="spellStart"/>
    <w:r w:rsidRPr="002D351C">
      <w:rPr>
        <w:rFonts w:ascii="Arial" w:hAnsi="Arial" w:cs="Arial"/>
        <w:color w:val="44546A" w:themeColor="text2"/>
        <w:sz w:val="16"/>
        <w:szCs w:val="16"/>
        <w:lang w:val="en-GB"/>
      </w:rPr>
      <w:t>PROgress</w:t>
    </w:r>
    <w:proofErr w:type="spellEnd"/>
    <w:r w:rsidRPr="002D351C">
      <w:rPr>
        <w:rFonts w:ascii="Arial" w:hAnsi="Arial" w:cs="Arial"/>
        <w:color w:val="44546A" w:themeColor="text2"/>
        <w:sz w:val="16"/>
        <w:szCs w:val="16"/>
        <w:lang w:val="en-GB"/>
      </w:rPr>
      <w:t xml:space="preserve"> Study (ID:209144)’</w:t>
    </w:r>
  </w:p>
  <w:p w14:paraId="691A02A0" w14:textId="46A12E34" w:rsidR="00241AC4" w:rsidRPr="002D351C" w:rsidRDefault="00241AC4" w:rsidP="002D351C">
    <w:pPr>
      <w:spacing w:before="0" w:after="0"/>
      <w:rPr>
        <w:rFonts w:ascii="Arial" w:hAnsi="Arial" w:cs="Arial"/>
        <w:color w:val="44546A" w:themeColor="text2"/>
        <w:sz w:val="16"/>
        <w:szCs w:val="16"/>
        <w:lang w:val="en-GB"/>
      </w:rPr>
    </w:pPr>
    <w:r w:rsidRPr="002D351C">
      <w:rPr>
        <w:rFonts w:ascii="Arial" w:hAnsi="Arial" w:cs="Arial"/>
        <w:color w:val="44546A" w:themeColor="text2"/>
        <w:sz w:val="16"/>
        <w:szCs w:val="16"/>
        <w:lang w:val="en-GB"/>
      </w:rPr>
      <w:t>Prepared for Duncan Short</w:t>
    </w:r>
  </w:p>
  <w:p w14:paraId="25E3A425" w14:textId="1B67B231" w:rsidR="00241AC4" w:rsidRPr="002D351C" w:rsidRDefault="00241AC4" w:rsidP="002D351C">
    <w:pPr>
      <w:spacing w:before="0" w:after="0"/>
      <w:rPr>
        <w:rFonts w:ascii="Arial" w:hAnsi="Arial" w:cs="Arial"/>
        <w:i/>
        <w:color w:val="44546A" w:themeColor="text2"/>
        <w:sz w:val="16"/>
        <w:szCs w:val="16"/>
        <w:lang w:val="en-GB"/>
      </w:rPr>
    </w:pPr>
    <w:r w:rsidRPr="002D351C">
      <w:rPr>
        <w:rFonts w:ascii="Arial" w:hAnsi="Arial" w:cs="Arial"/>
        <w:i/>
        <w:color w:val="44546A" w:themeColor="text2"/>
        <w:sz w:val="16"/>
        <w:szCs w:val="16"/>
        <w:lang w:val="en-GB"/>
      </w:rPr>
      <w:t>Director, Health Outcomes - Global Strategic Initiatives</w:t>
    </w:r>
  </w:p>
  <w:p w14:paraId="291CE820" w14:textId="1982E62E" w:rsidR="00241AC4" w:rsidRPr="002D351C" w:rsidRDefault="00241AC4" w:rsidP="002D351C">
    <w:pPr>
      <w:spacing w:before="0" w:after="0"/>
      <w:rPr>
        <w:rFonts w:ascii="Arial" w:hAnsi="Arial" w:cs="Arial"/>
        <w:color w:val="44546A" w:themeColor="text2"/>
        <w:sz w:val="16"/>
        <w:szCs w:val="16"/>
        <w:lang w:val="en-GB"/>
      </w:rPr>
    </w:pPr>
    <w:r w:rsidRPr="002D351C">
      <w:rPr>
        <w:rFonts w:ascii="Arial" w:hAnsi="Arial" w:cs="Arial"/>
        <w:color w:val="44546A" w:themeColor="text2"/>
        <w:sz w:val="16"/>
        <w:szCs w:val="16"/>
        <w:lang w:val="en-GB"/>
      </w:rPr>
      <w:t>Email: duncan.x.short@viivhealthcare.com</w:t>
    </w:r>
  </w:p>
  <w:p w14:paraId="3ADBE213" w14:textId="05B5ADED" w:rsidR="00241AC4" w:rsidRPr="002D351C" w:rsidRDefault="00241AC4" w:rsidP="002D351C">
    <w:pPr>
      <w:spacing w:before="0" w:after="0"/>
      <w:rPr>
        <w:rFonts w:ascii="Arial" w:hAnsi="Arial" w:cs="Arial"/>
        <w:color w:val="44546A" w:themeColor="text2"/>
        <w:sz w:val="16"/>
        <w:szCs w:val="16"/>
        <w:lang w:val="en-GB"/>
      </w:rPr>
    </w:pPr>
    <w:r w:rsidRPr="002D351C">
      <w:rPr>
        <w:rFonts w:ascii="Arial" w:hAnsi="Arial" w:cs="Arial"/>
        <w:color w:val="44546A" w:themeColor="text2"/>
        <w:sz w:val="16"/>
        <w:szCs w:val="16"/>
        <w:lang w:val="en-GB"/>
      </w:rPr>
      <w:t>Draft: August 2020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F891F" w14:textId="77777777" w:rsidR="00B96804" w:rsidRDefault="00B96804" w:rsidP="00122063">
      <w:r>
        <w:separator/>
      </w:r>
    </w:p>
  </w:footnote>
  <w:footnote w:type="continuationSeparator" w:id="0">
    <w:p w14:paraId="4824CA34" w14:textId="77777777" w:rsidR="00B96804" w:rsidRDefault="00B96804" w:rsidP="001220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921856" w14:textId="6E093552" w:rsidR="00241AC4" w:rsidRDefault="0068734E">
    <w:pPr>
      <w:pStyle w:val="Header"/>
    </w:pPr>
    <w:r>
      <w:rPr>
        <w:noProof/>
      </w:rPr>
      <w:pict w14:anchorId="5F37C5F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888579" o:spid="_x0000_s2051" type="#_x0000_t136" alt="" style="position:absolute;margin-left:0;margin-top:0;width:753pt;height:33pt;rotation:315;z-index:-251643904;mso-wrap-edited:f;mso-width-percent:0;mso-height-percent:0;mso-position-horizontal:center;mso-position-horizontal-relative:margin;mso-position-vertical:center;mso-position-vertical-relative:margin;mso-width-percent:0;mso-height-percent:0" o:allowincell="f" fillcolor="#cfcdcd [2894]" stroked="f">
          <v:textpath style="font-family:&quot;Arial&quot;;font-size:30pt;font-weight:bold" string="CONFIDENTIAL – NOT FOR ONWARD CIRCULATION"/>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6DC40D" w14:textId="1DF0BE8C" w:rsidR="00241AC4" w:rsidRDefault="0068734E">
    <w:pPr>
      <w:pStyle w:val="Header"/>
    </w:pPr>
    <w:r>
      <w:rPr>
        <w:noProof/>
      </w:rPr>
      <w:pict w14:anchorId="5F5C990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888580" o:spid="_x0000_s2050" type="#_x0000_t136" alt="" style="position:absolute;margin-left:0;margin-top:0;width:753pt;height:33pt;rotation:315;z-index:-251639808;mso-wrap-edited:f;mso-width-percent:0;mso-height-percent:0;mso-position-horizontal:center;mso-position-horizontal-relative:margin;mso-position-vertical:center;mso-position-vertical-relative:margin;mso-width-percent:0;mso-height-percent:0" o:allowincell="f" fillcolor="#cfcdcd [2894]" stroked="f">
          <v:textpath style="font-family:&quot;Arial&quot;;font-size:30pt;font-weight:bold" string="CONFIDENTIAL – NOT FOR ONWARD CIRCULATION"/>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F775BA7" w14:textId="1672B29C" w:rsidR="00241AC4" w:rsidRDefault="0068734E">
    <w:pPr>
      <w:pStyle w:val="Header"/>
    </w:pPr>
    <w:r>
      <w:rPr>
        <w:noProof/>
      </w:rPr>
      <w:pict w14:anchorId="5F6B19F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9888578" o:spid="_x0000_s2049" type="#_x0000_t136" alt="" style="position:absolute;margin-left:0;margin-top:0;width:753pt;height:33pt;rotation:315;z-index:-251648000;mso-wrap-edited:f;mso-width-percent:0;mso-height-percent:0;mso-position-horizontal:center;mso-position-horizontal-relative:margin;mso-position-vertical:center;mso-position-vertical-relative:margin;mso-width-percent:0;mso-height-percent:0" o:allowincell="f" fillcolor="#cfcdcd [2894]" stroked="f">
          <v:textpath style="font-family:&quot;Arial&quot;;font-size:30pt;font-weight:bold" string="CONFIDENTIAL – NOT FOR ONWARD CIRCULATION"/>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91FE9"/>
    <w:multiLevelType w:val="hybridMultilevel"/>
    <w:tmpl w:val="CBAC2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304AC"/>
    <w:multiLevelType w:val="hybridMultilevel"/>
    <w:tmpl w:val="CBAC2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C353B"/>
    <w:multiLevelType w:val="hybridMultilevel"/>
    <w:tmpl w:val="9AF2E402"/>
    <w:lvl w:ilvl="0" w:tplc="0409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8193239"/>
    <w:multiLevelType w:val="hybridMultilevel"/>
    <w:tmpl w:val="027249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B4478"/>
    <w:multiLevelType w:val="hybridMultilevel"/>
    <w:tmpl w:val="DDA6D05C"/>
    <w:lvl w:ilvl="0" w:tplc="0409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22C3436"/>
    <w:multiLevelType w:val="hybridMultilevel"/>
    <w:tmpl w:val="41BE76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D3B43"/>
    <w:multiLevelType w:val="hybridMultilevel"/>
    <w:tmpl w:val="CDB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C44C20"/>
    <w:multiLevelType w:val="hybridMultilevel"/>
    <w:tmpl w:val="3B78CA54"/>
    <w:lvl w:ilvl="0" w:tplc="0409000B">
      <w:start w:val="1"/>
      <w:numFmt w:val="bullet"/>
      <w:lvlText w:val=""/>
      <w:lvlJc w:val="left"/>
      <w:pPr>
        <w:ind w:left="1080" w:hanging="360"/>
      </w:pPr>
      <w:rPr>
        <w:rFonts w:ascii="Wingdings" w:hAnsi="Wingding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35E26B6F"/>
    <w:multiLevelType w:val="hybridMultilevel"/>
    <w:tmpl w:val="B218B13E"/>
    <w:lvl w:ilvl="0" w:tplc="2932E906">
      <w:start w:val="1"/>
      <w:numFmt w:val="bullet"/>
      <w:pStyle w:val="Bodytextbulleted"/>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6F50A2B"/>
    <w:multiLevelType w:val="hybridMultilevel"/>
    <w:tmpl w:val="CE006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455C9E"/>
    <w:multiLevelType w:val="hybridMultilevel"/>
    <w:tmpl w:val="E48C774C"/>
    <w:lvl w:ilvl="0" w:tplc="3C502E88">
      <w:start w:val="1"/>
      <w:numFmt w:val="bullet"/>
      <w:pStyle w:val="Bullet2"/>
      <w:lvlText w:val=""/>
      <w:lvlJc w:val="left"/>
      <w:pPr>
        <w:ind w:left="90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406C3"/>
    <w:multiLevelType w:val="hybridMultilevel"/>
    <w:tmpl w:val="355A24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1E1857"/>
    <w:multiLevelType w:val="hybridMultilevel"/>
    <w:tmpl w:val="0AA8457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605B4C"/>
    <w:multiLevelType w:val="hybridMultilevel"/>
    <w:tmpl w:val="027249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540800"/>
    <w:multiLevelType w:val="hybridMultilevel"/>
    <w:tmpl w:val="1D12AF90"/>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CA87DE9"/>
    <w:multiLevelType w:val="hybridMultilevel"/>
    <w:tmpl w:val="C2608A90"/>
    <w:lvl w:ilvl="0" w:tplc="223E0804">
      <w:start w:val="1"/>
      <w:numFmt w:val="bullet"/>
      <w:pStyle w:val="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4F343BA"/>
    <w:multiLevelType w:val="hybridMultilevel"/>
    <w:tmpl w:val="43187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790E4A"/>
    <w:multiLevelType w:val="hybridMultilevel"/>
    <w:tmpl w:val="CE66D6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D8B6744"/>
    <w:multiLevelType w:val="hybridMultilevel"/>
    <w:tmpl w:val="298647F2"/>
    <w:lvl w:ilvl="0" w:tplc="8DCEBED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AE3A04"/>
    <w:multiLevelType w:val="hybridMultilevel"/>
    <w:tmpl w:val="F1D0414A"/>
    <w:lvl w:ilvl="0" w:tplc="3B882056">
      <w:start w:val="1"/>
      <w:numFmt w:val="upperLetter"/>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67EF0801"/>
    <w:multiLevelType w:val="hybridMultilevel"/>
    <w:tmpl w:val="D4C07C4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B8C21B3"/>
    <w:multiLevelType w:val="hybridMultilevel"/>
    <w:tmpl w:val="CE006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BD644E"/>
    <w:multiLevelType w:val="hybridMultilevel"/>
    <w:tmpl w:val="CE006F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10"/>
  </w:num>
  <w:num w:numId="4">
    <w:abstractNumId w:val="0"/>
  </w:num>
  <w:num w:numId="5">
    <w:abstractNumId w:val="18"/>
  </w:num>
  <w:num w:numId="6">
    <w:abstractNumId w:val="15"/>
  </w:num>
  <w:num w:numId="7">
    <w:abstractNumId w:val="5"/>
  </w:num>
  <w:num w:numId="8">
    <w:abstractNumId w:val="16"/>
  </w:num>
  <w:num w:numId="9">
    <w:abstractNumId w:val="9"/>
  </w:num>
  <w:num w:numId="10">
    <w:abstractNumId w:val="6"/>
  </w:num>
  <w:num w:numId="11">
    <w:abstractNumId w:val="21"/>
  </w:num>
  <w:num w:numId="12">
    <w:abstractNumId w:val="11"/>
  </w:num>
  <w:num w:numId="13">
    <w:abstractNumId w:val="19"/>
  </w:num>
  <w:num w:numId="14">
    <w:abstractNumId w:val="13"/>
  </w:num>
  <w:num w:numId="15">
    <w:abstractNumId w:val="3"/>
  </w:num>
  <w:num w:numId="16">
    <w:abstractNumId w:val="22"/>
  </w:num>
  <w:num w:numId="17">
    <w:abstractNumId w:val="17"/>
  </w:num>
  <w:num w:numId="18">
    <w:abstractNumId w:val="2"/>
  </w:num>
  <w:num w:numId="19">
    <w:abstractNumId w:val="7"/>
  </w:num>
  <w:num w:numId="20">
    <w:abstractNumId w:val="4"/>
  </w:num>
  <w:num w:numId="21">
    <w:abstractNumId w:val="14"/>
  </w:num>
  <w:num w:numId="22">
    <w:abstractNumId w:val="12"/>
  </w:num>
  <w:num w:numId="23">
    <w:abstractNumId w:val="20"/>
  </w:num>
  <w:num w:numId="24">
    <w:abstractNumId w:val="20"/>
  </w:num>
  <w:num w:numId="25">
    <w:abstractNumId w:val="20"/>
  </w:num>
  <w:num w:numId="26">
    <w:abstractNumId w:val="20"/>
  </w:num>
  <w:num w:numId="27">
    <w:abstractNumId w:val="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idi M Crane">
    <w15:presenceInfo w15:providerId="AD" w15:userId="S::hcrane@uw.edu::78a2c7e8-ab98-4e26-a870-a797d0f09a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6"/>
  <w:proofState w:spelling="clean" w:grammar="clean"/>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drawingGridHorizontalSpacing w:val="110"/>
  <w:displayHorizontalDrawingGridEvery w:val="2"/>
  <w:displayVertic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9dd90wvx2spdv9etaz6p5a9mtvetetvpev9r&quot;&gt;endnote180806&lt;record-ids&gt;&lt;item&gt;129&lt;/item&gt;&lt;item&gt;7003&lt;/item&gt;&lt;item&gt;7004&lt;/item&gt;&lt;item&gt;7005&lt;/item&gt;&lt;item&gt;7006&lt;/item&gt;&lt;item&gt;7007&lt;/item&gt;&lt;item&gt;7008&lt;/item&gt;&lt;item&gt;7009&lt;/item&gt;&lt;item&gt;7010&lt;/item&gt;&lt;item&gt;7011&lt;/item&gt;&lt;item&gt;7012&lt;/item&gt;&lt;item&gt;7013&lt;/item&gt;&lt;item&gt;7014&lt;/item&gt;&lt;item&gt;7015&lt;/item&gt;&lt;item&gt;7016&lt;/item&gt;&lt;item&gt;7017&lt;/item&gt;&lt;item&gt;7018&lt;/item&gt;&lt;item&gt;7019&lt;/item&gt;&lt;item&gt;7020&lt;/item&gt;&lt;item&gt;7021&lt;/item&gt;&lt;item&gt;7022&lt;/item&gt;&lt;item&gt;7023&lt;/item&gt;&lt;item&gt;7024&lt;/item&gt;&lt;item&gt;7025&lt;/item&gt;&lt;item&gt;7026&lt;/item&gt;&lt;item&gt;7027&lt;/item&gt;&lt;item&gt;7028&lt;/item&gt;&lt;item&gt;7029&lt;/item&gt;&lt;item&gt;7030&lt;/item&gt;&lt;item&gt;7031&lt;/item&gt;&lt;item&gt;7032&lt;/item&gt;&lt;item&gt;7033&lt;/item&gt;&lt;item&gt;7034&lt;/item&gt;&lt;item&gt;7035&lt;/item&gt;&lt;item&gt;7036&lt;/item&gt;&lt;item&gt;7037&lt;/item&gt;&lt;item&gt;7038&lt;/item&gt;&lt;item&gt;7039&lt;/item&gt;&lt;item&gt;7040&lt;/item&gt;&lt;item&gt;7041&lt;/item&gt;&lt;item&gt;7042&lt;/item&gt;&lt;item&gt;7043&lt;/item&gt;&lt;item&gt;7044&lt;/item&gt;&lt;item&gt;7045&lt;/item&gt;&lt;item&gt;7046&lt;/item&gt;&lt;item&gt;7047&lt;/item&gt;&lt;item&gt;7048&lt;/item&gt;&lt;item&gt;7049&lt;/item&gt;&lt;/record-ids&gt;&lt;/item&gt;&lt;/Libraries&gt;"/>
  </w:docVars>
  <w:rsids>
    <w:rsidRoot w:val="00DB65F8"/>
    <w:rsid w:val="000005C6"/>
    <w:rsid w:val="000005CE"/>
    <w:rsid w:val="00000F21"/>
    <w:rsid w:val="00000FE3"/>
    <w:rsid w:val="000010FB"/>
    <w:rsid w:val="0000394B"/>
    <w:rsid w:val="00003C43"/>
    <w:rsid w:val="0000477A"/>
    <w:rsid w:val="000051C7"/>
    <w:rsid w:val="00006EB8"/>
    <w:rsid w:val="0000765C"/>
    <w:rsid w:val="0001060E"/>
    <w:rsid w:val="00010623"/>
    <w:rsid w:val="00011073"/>
    <w:rsid w:val="00011216"/>
    <w:rsid w:val="00012BD0"/>
    <w:rsid w:val="00013206"/>
    <w:rsid w:val="00013C91"/>
    <w:rsid w:val="000147BA"/>
    <w:rsid w:val="00015268"/>
    <w:rsid w:val="00015AE6"/>
    <w:rsid w:val="000166E6"/>
    <w:rsid w:val="00016E7E"/>
    <w:rsid w:val="00017389"/>
    <w:rsid w:val="00020D20"/>
    <w:rsid w:val="00022275"/>
    <w:rsid w:val="00022F0B"/>
    <w:rsid w:val="00024451"/>
    <w:rsid w:val="00024510"/>
    <w:rsid w:val="00024700"/>
    <w:rsid w:val="00025E6D"/>
    <w:rsid w:val="00026BCA"/>
    <w:rsid w:val="00030219"/>
    <w:rsid w:val="00031420"/>
    <w:rsid w:val="000314D4"/>
    <w:rsid w:val="000329F1"/>
    <w:rsid w:val="000337BC"/>
    <w:rsid w:val="00033CDF"/>
    <w:rsid w:val="00034AD7"/>
    <w:rsid w:val="00035D21"/>
    <w:rsid w:val="00035D37"/>
    <w:rsid w:val="00035DE4"/>
    <w:rsid w:val="00036E4B"/>
    <w:rsid w:val="00037027"/>
    <w:rsid w:val="0003748D"/>
    <w:rsid w:val="00037A3B"/>
    <w:rsid w:val="00037D9D"/>
    <w:rsid w:val="0004031C"/>
    <w:rsid w:val="0004051C"/>
    <w:rsid w:val="00040D95"/>
    <w:rsid w:val="00041B31"/>
    <w:rsid w:val="0004310F"/>
    <w:rsid w:val="00043713"/>
    <w:rsid w:val="00044411"/>
    <w:rsid w:val="0004527A"/>
    <w:rsid w:val="00045C78"/>
    <w:rsid w:val="000467BC"/>
    <w:rsid w:val="000473E6"/>
    <w:rsid w:val="00050A36"/>
    <w:rsid w:val="0005129F"/>
    <w:rsid w:val="00052379"/>
    <w:rsid w:val="000526E4"/>
    <w:rsid w:val="00052C00"/>
    <w:rsid w:val="00053983"/>
    <w:rsid w:val="00053C4A"/>
    <w:rsid w:val="00054A8C"/>
    <w:rsid w:val="000557A7"/>
    <w:rsid w:val="00055A0E"/>
    <w:rsid w:val="00055D54"/>
    <w:rsid w:val="000564AB"/>
    <w:rsid w:val="00057610"/>
    <w:rsid w:val="00057B2A"/>
    <w:rsid w:val="00060F18"/>
    <w:rsid w:val="0006141A"/>
    <w:rsid w:val="0006172B"/>
    <w:rsid w:val="00061CA3"/>
    <w:rsid w:val="00062C57"/>
    <w:rsid w:val="00063685"/>
    <w:rsid w:val="00063BD6"/>
    <w:rsid w:val="00064E85"/>
    <w:rsid w:val="00067D65"/>
    <w:rsid w:val="000706B6"/>
    <w:rsid w:val="000707A5"/>
    <w:rsid w:val="00071666"/>
    <w:rsid w:val="000724D2"/>
    <w:rsid w:val="000739F2"/>
    <w:rsid w:val="00074283"/>
    <w:rsid w:val="000750D8"/>
    <w:rsid w:val="00076224"/>
    <w:rsid w:val="00076D6F"/>
    <w:rsid w:val="0007763C"/>
    <w:rsid w:val="00077B34"/>
    <w:rsid w:val="00077E55"/>
    <w:rsid w:val="00081F58"/>
    <w:rsid w:val="0008323D"/>
    <w:rsid w:val="00083F82"/>
    <w:rsid w:val="00084571"/>
    <w:rsid w:val="00084BEA"/>
    <w:rsid w:val="0008676D"/>
    <w:rsid w:val="000868DC"/>
    <w:rsid w:val="00086D8C"/>
    <w:rsid w:val="00086FC0"/>
    <w:rsid w:val="00090F7A"/>
    <w:rsid w:val="00091EB0"/>
    <w:rsid w:val="00092329"/>
    <w:rsid w:val="00092D2D"/>
    <w:rsid w:val="000933A0"/>
    <w:rsid w:val="00094B54"/>
    <w:rsid w:val="00096A0F"/>
    <w:rsid w:val="00096B09"/>
    <w:rsid w:val="00096E29"/>
    <w:rsid w:val="00097373"/>
    <w:rsid w:val="00097508"/>
    <w:rsid w:val="0009780D"/>
    <w:rsid w:val="000A0C36"/>
    <w:rsid w:val="000A1CF2"/>
    <w:rsid w:val="000A2680"/>
    <w:rsid w:val="000A3882"/>
    <w:rsid w:val="000A41ED"/>
    <w:rsid w:val="000A4595"/>
    <w:rsid w:val="000A4B14"/>
    <w:rsid w:val="000A5672"/>
    <w:rsid w:val="000A5C51"/>
    <w:rsid w:val="000A6019"/>
    <w:rsid w:val="000A67D2"/>
    <w:rsid w:val="000A67F8"/>
    <w:rsid w:val="000A6D7D"/>
    <w:rsid w:val="000A6E02"/>
    <w:rsid w:val="000B006F"/>
    <w:rsid w:val="000B1255"/>
    <w:rsid w:val="000B16D7"/>
    <w:rsid w:val="000B25EE"/>
    <w:rsid w:val="000B2706"/>
    <w:rsid w:val="000B46FB"/>
    <w:rsid w:val="000B49BB"/>
    <w:rsid w:val="000B5A36"/>
    <w:rsid w:val="000B6145"/>
    <w:rsid w:val="000B6BFF"/>
    <w:rsid w:val="000B6CFB"/>
    <w:rsid w:val="000B6E4A"/>
    <w:rsid w:val="000C07B2"/>
    <w:rsid w:val="000C3954"/>
    <w:rsid w:val="000C3A27"/>
    <w:rsid w:val="000C4893"/>
    <w:rsid w:val="000C55B5"/>
    <w:rsid w:val="000C5973"/>
    <w:rsid w:val="000C5E96"/>
    <w:rsid w:val="000C5FB8"/>
    <w:rsid w:val="000C61C7"/>
    <w:rsid w:val="000C64BD"/>
    <w:rsid w:val="000C7C09"/>
    <w:rsid w:val="000D1443"/>
    <w:rsid w:val="000D1666"/>
    <w:rsid w:val="000D2A37"/>
    <w:rsid w:val="000D2A8A"/>
    <w:rsid w:val="000D2F2E"/>
    <w:rsid w:val="000D3297"/>
    <w:rsid w:val="000D3A04"/>
    <w:rsid w:val="000D3BAD"/>
    <w:rsid w:val="000D795E"/>
    <w:rsid w:val="000E129D"/>
    <w:rsid w:val="000E1E10"/>
    <w:rsid w:val="000E26B9"/>
    <w:rsid w:val="000E33DA"/>
    <w:rsid w:val="000E3669"/>
    <w:rsid w:val="000E49A9"/>
    <w:rsid w:val="000E4D43"/>
    <w:rsid w:val="000E529E"/>
    <w:rsid w:val="000E5870"/>
    <w:rsid w:val="000E6241"/>
    <w:rsid w:val="000E6404"/>
    <w:rsid w:val="000E7948"/>
    <w:rsid w:val="000E7D3B"/>
    <w:rsid w:val="000F01ED"/>
    <w:rsid w:val="000F237F"/>
    <w:rsid w:val="000F2517"/>
    <w:rsid w:val="000F27D1"/>
    <w:rsid w:val="000F2EB7"/>
    <w:rsid w:val="000F40BB"/>
    <w:rsid w:val="000F4CC1"/>
    <w:rsid w:val="000F5037"/>
    <w:rsid w:val="000F608B"/>
    <w:rsid w:val="000F62F9"/>
    <w:rsid w:val="000F7383"/>
    <w:rsid w:val="000F7FDE"/>
    <w:rsid w:val="00100698"/>
    <w:rsid w:val="0010107C"/>
    <w:rsid w:val="00101A4A"/>
    <w:rsid w:val="00101C02"/>
    <w:rsid w:val="00103399"/>
    <w:rsid w:val="00104044"/>
    <w:rsid w:val="00104710"/>
    <w:rsid w:val="00104C22"/>
    <w:rsid w:val="00104C3C"/>
    <w:rsid w:val="00104C79"/>
    <w:rsid w:val="00106242"/>
    <w:rsid w:val="00106A7B"/>
    <w:rsid w:val="00106B2B"/>
    <w:rsid w:val="00110531"/>
    <w:rsid w:val="00110866"/>
    <w:rsid w:val="00111899"/>
    <w:rsid w:val="00111A8A"/>
    <w:rsid w:val="00113066"/>
    <w:rsid w:val="0011416A"/>
    <w:rsid w:val="001147EC"/>
    <w:rsid w:val="00114FEC"/>
    <w:rsid w:val="001157AB"/>
    <w:rsid w:val="00116167"/>
    <w:rsid w:val="001165A2"/>
    <w:rsid w:val="00116FDD"/>
    <w:rsid w:val="00120D1C"/>
    <w:rsid w:val="00122063"/>
    <w:rsid w:val="00122B5E"/>
    <w:rsid w:val="00122BE1"/>
    <w:rsid w:val="00123250"/>
    <w:rsid w:val="001250F0"/>
    <w:rsid w:val="00125206"/>
    <w:rsid w:val="0012777C"/>
    <w:rsid w:val="00127E2E"/>
    <w:rsid w:val="00127FE5"/>
    <w:rsid w:val="00130742"/>
    <w:rsid w:val="00130C40"/>
    <w:rsid w:val="00131415"/>
    <w:rsid w:val="00131E86"/>
    <w:rsid w:val="00132491"/>
    <w:rsid w:val="0013328D"/>
    <w:rsid w:val="001334E3"/>
    <w:rsid w:val="001338B5"/>
    <w:rsid w:val="0013399D"/>
    <w:rsid w:val="00134847"/>
    <w:rsid w:val="00135314"/>
    <w:rsid w:val="00135AFF"/>
    <w:rsid w:val="001361CE"/>
    <w:rsid w:val="00137BB9"/>
    <w:rsid w:val="00140064"/>
    <w:rsid w:val="001409F3"/>
    <w:rsid w:val="00141697"/>
    <w:rsid w:val="00142190"/>
    <w:rsid w:val="00142806"/>
    <w:rsid w:val="001428DA"/>
    <w:rsid w:val="00143377"/>
    <w:rsid w:val="001436AE"/>
    <w:rsid w:val="0014441A"/>
    <w:rsid w:val="0014462F"/>
    <w:rsid w:val="00144695"/>
    <w:rsid w:val="001467AF"/>
    <w:rsid w:val="00147814"/>
    <w:rsid w:val="001478E5"/>
    <w:rsid w:val="00151044"/>
    <w:rsid w:val="00152C2D"/>
    <w:rsid w:val="00152DFA"/>
    <w:rsid w:val="00153B82"/>
    <w:rsid w:val="00153CCB"/>
    <w:rsid w:val="00154C7D"/>
    <w:rsid w:val="001554AD"/>
    <w:rsid w:val="0015560C"/>
    <w:rsid w:val="00155BAC"/>
    <w:rsid w:val="001567E7"/>
    <w:rsid w:val="0015747A"/>
    <w:rsid w:val="00157649"/>
    <w:rsid w:val="00157B53"/>
    <w:rsid w:val="001609EC"/>
    <w:rsid w:val="00160CC3"/>
    <w:rsid w:val="00161229"/>
    <w:rsid w:val="001619D7"/>
    <w:rsid w:val="00162537"/>
    <w:rsid w:val="00162AB8"/>
    <w:rsid w:val="00162C6C"/>
    <w:rsid w:val="00163688"/>
    <w:rsid w:val="00163737"/>
    <w:rsid w:val="00163C26"/>
    <w:rsid w:val="00167CCF"/>
    <w:rsid w:val="00170C27"/>
    <w:rsid w:val="00170DA6"/>
    <w:rsid w:val="00171EE6"/>
    <w:rsid w:val="001735BC"/>
    <w:rsid w:val="001741CC"/>
    <w:rsid w:val="0017485F"/>
    <w:rsid w:val="0017495C"/>
    <w:rsid w:val="00175171"/>
    <w:rsid w:val="00175579"/>
    <w:rsid w:val="00175DB1"/>
    <w:rsid w:val="001761D1"/>
    <w:rsid w:val="001768FD"/>
    <w:rsid w:val="001771A4"/>
    <w:rsid w:val="00177391"/>
    <w:rsid w:val="00177819"/>
    <w:rsid w:val="001802B5"/>
    <w:rsid w:val="00180FCC"/>
    <w:rsid w:val="001835DD"/>
    <w:rsid w:val="00183DA0"/>
    <w:rsid w:val="0018582F"/>
    <w:rsid w:val="00186B36"/>
    <w:rsid w:val="00187756"/>
    <w:rsid w:val="00187985"/>
    <w:rsid w:val="00190AD8"/>
    <w:rsid w:val="00190B32"/>
    <w:rsid w:val="001913FF"/>
    <w:rsid w:val="00192185"/>
    <w:rsid w:val="00193EA0"/>
    <w:rsid w:val="00194499"/>
    <w:rsid w:val="00194DCC"/>
    <w:rsid w:val="001965A0"/>
    <w:rsid w:val="00196BF0"/>
    <w:rsid w:val="00196C65"/>
    <w:rsid w:val="00197559"/>
    <w:rsid w:val="001979DD"/>
    <w:rsid w:val="00197C71"/>
    <w:rsid w:val="001A0019"/>
    <w:rsid w:val="001A0385"/>
    <w:rsid w:val="001A0D6D"/>
    <w:rsid w:val="001A1EB1"/>
    <w:rsid w:val="001A289E"/>
    <w:rsid w:val="001A369F"/>
    <w:rsid w:val="001A400F"/>
    <w:rsid w:val="001A43D4"/>
    <w:rsid w:val="001A4B00"/>
    <w:rsid w:val="001A4BEF"/>
    <w:rsid w:val="001A5C5D"/>
    <w:rsid w:val="001A5EA0"/>
    <w:rsid w:val="001A72A6"/>
    <w:rsid w:val="001A76E5"/>
    <w:rsid w:val="001A7FCF"/>
    <w:rsid w:val="001B0B14"/>
    <w:rsid w:val="001B1A13"/>
    <w:rsid w:val="001B1B19"/>
    <w:rsid w:val="001B1BCD"/>
    <w:rsid w:val="001B28ED"/>
    <w:rsid w:val="001B3194"/>
    <w:rsid w:val="001B3B2E"/>
    <w:rsid w:val="001B41F4"/>
    <w:rsid w:val="001B42C6"/>
    <w:rsid w:val="001B5ED5"/>
    <w:rsid w:val="001B6509"/>
    <w:rsid w:val="001B6BA5"/>
    <w:rsid w:val="001B7803"/>
    <w:rsid w:val="001B78F0"/>
    <w:rsid w:val="001B7BCF"/>
    <w:rsid w:val="001C0BA8"/>
    <w:rsid w:val="001C3812"/>
    <w:rsid w:val="001C3E14"/>
    <w:rsid w:val="001C473D"/>
    <w:rsid w:val="001C4D8C"/>
    <w:rsid w:val="001C4F98"/>
    <w:rsid w:val="001C76CF"/>
    <w:rsid w:val="001D13D9"/>
    <w:rsid w:val="001D46B4"/>
    <w:rsid w:val="001D49D1"/>
    <w:rsid w:val="001D4D96"/>
    <w:rsid w:val="001D54B7"/>
    <w:rsid w:val="001E1603"/>
    <w:rsid w:val="001E3077"/>
    <w:rsid w:val="001E39EE"/>
    <w:rsid w:val="001E5802"/>
    <w:rsid w:val="001E66D1"/>
    <w:rsid w:val="001E6A02"/>
    <w:rsid w:val="001F05CA"/>
    <w:rsid w:val="001F1C8A"/>
    <w:rsid w:val="001F1CEA"/>
    <w:rsid w:val="001F2402"/>
    <w:rsid w:val="001F2710"/>
    <w:rsid w:val="001F29E2"/>
    <w:rsid w:val="001F309B"/>
    <w:rsid w:val="001F375E"/>
    <w:rsid w:val="001F3B0A"/>
    <w:rsid w:val="001F3B22"/>
    <w:rsid w:val="001F4835"/>
    <w:rsid w:val="001F496C"/>
    <w:rsid w:val="001F56EA"/>
    <w:rsid w:val="001F57CE"/>
    <w:rsid w:val="001F61AA"/>
    <w:rsid w:val="001F68F1"/>
    <w:rsid w:val="001F7469"/>
    <w:rsid w:val="002013A4"/>
    <w:rsid w:val="0020211C"/>
    <w:rsid w:val="0020386C"/>
    <w:rsid w:val="00203FF6"/>
    <w:rsid w:val="002047A2"/>
    <w:rsid w:val="00204F00"/>
    <w:rsid w:val="00205105"/>
    <w:rsid w:val="00205F4C"/>
    <w:rsid w:val="0020631C"/>
    <w:rsid w:val="002063E8"/>
    <w:rsid w:val="00206F6D"/>
    <w:rsid w:val="00207FE6"/>
    <w:rsid w:val="00211471"/>
    <w:rsid w:val="0021247A"/>
    <w:rsid w:val="002129BF"/>
    <w:rsid w:val="00212A83"/>
    <w:rsid w:val="002155A7"/>
    <w:rsid w:val="00215D54"/>
    <w:rsid w:val="00216660"/>
    <w:rsid w:val="002169AB"/>
    <w:rsid w:val="00217F6E"/>
    <w:rsid w:val="00220270"/>
    <w:rsid w:val="00221001"/>
    <w:rsid w:val="00221B41"/>
    <w:rsid w:val="00221D00"/>
    <w:rsid w:val="002225F3"/>
    <w:rsid w:val="002226D2"/>
    <w:rsid w:val="00222C36"/>
    <w:rsid w:val="00224E23"/>
    <w:rsid w:val="00225CFA"/>
    <w:rsid w:val="00226880"/>
    <w:rsid w:val="00230A5A"/>
    <w:rsid w:val="00230C6A"/>
    <w:rsid w:val="00230C86"/>
    <w:rsid w:val="00231208"/>
    <w:rsid w:val="00231F5D"/>
    <w:rsid w:val="00232B2A"/>
    <w:rsid w:val="00233BCD"/>
    <w:rsid w:val="002359E1"/>
    <w:rsid w:val="0023615B"/>
    <w:rsid w:val="00237421"/>
    <w:rsid w:val="00237D0E"/>
    <w:rsid w:val="00240E44"/>
    <w:rsid w:val="00240F9C"/>
    <w:rsid w:val="00241AC4"/>
    <w:rsid w:val="00241D60"/>
    <w:rsid w:val="00243EEF"/>
    <w:rsid w:val="002449AA"/>
    <w:rsid w:val="00245CEC"/>
    <w:rsid w:val="0024609D"/>
    <w:rsid w:val="002460E4"/>
    <w:rsid w:val="00246F04"/>
    <w:rsid w:val="00250269"/>
    <w:rsid w:val="00250DE0"/>
    <w:rsid w:val="00251489"/>
    <w:rsid w:val="0025165C"/>
    <w:rsid w:val="00253F6C"/>
    <w:rsid w:val="00253FCF"/>
    <w:rsid w:val="0025483D"/>
    <w:rsid w:val="00254954"/>
    <w:rsid w:val="0025498A"/>
    <w:rsid w:val="0025528E"/>
    <w:rsid w:val="002552E6"/>
    <w:rsid w:val="00255654"/>
    <w:rsid w:val="00255AFD"/>
    <w:rsid w:val="00255B55"/>
    <w:rsid w:val="00256267"/>
    <w:rsid w:val="00257926"/>
    <w:rsid w:val="00261125"/>
    <w:rsid w:val="002625AD"/>
    <w:rsid w:val="002629C1"/>
    <w:rsid w:val="00262D55"/>
    <w:rsid w:val="00264C2B"/>
    <w:rsid w:val="00264EBE"/>
    <w:rsid w:val="002655AA"/>
    <w:rsid w:val="002701F5"/>
    <w:rsid w:val="002721BC"/>
    <w:rsid w:val="00272225"/>
    <w:rsid w:val="00273330"/>
    <w:rsid w:val="0027349B"/>
    <w:rsid w:val="00273AB8"/>
    <w:rsid w:val="00273DAF"/>
    <w:rsid w:val="00274067"/>
    <w:rsid w:val="002759A2"/>
    <w:rsid w:val="00275EB2"/>
    <w:rsid w:val="00275EDA"/>
    <w:rsid w:val="00276EDE"/>
    <w:rsid w:val="0028002C"/>
    <w:rsid w:val="0028168A"/>
    <w:rsid w:val="00283456"/>
    <w:rsid w:val="00283502"/>
    <w:rsid w:val="0028386C"/>
    <w:rsid w:val="00284A4B"/>
    <w:rsid w:val="0028505A"/>
    <w:rsid w:val="0028643E"/>
    <w:rsid w:val="00286C41"/>
    <w:rsid w:val="00292793"/>
    <w:rsid w:val="00292C54"/>
    <w:rsid w:val="00294CCF"/>
    <w:rsid w:val="00295A73"/>
    <w:rsid w:val="00295B6D"/>
    <w:rsid w:val="00295E53"/>
    <w:rsid w:val="00295FCA"/>
    <w:rsid w:val="00296603"/>
    <w:rsid w:val="00296F27"/>
    <w:rsid w:val="002A06F2"/>
    <w:rsid w:val="002A1881"/>
    <w:rsid w:val="002A1BAE"/>
    <w:rsid w:val="002A500B"/>
    <w:rsid w:val="002A5058"/>
    <w:rsid w:val="002A51AC"/>
    <w:rsid w:val="002A609D"/>
    <w:rsid w:val="002A61FE"/>
    <w:rsid w:val="002B1420"/>
    <w:rsid w:val="002B176D"/>
    <w:rsid w:val="002B20C3"/>
    <w:rsid w:val="002B2DF0"/>
    <w:rsid w:val="002B5345"/>
    <w:rsid w:val="002B5B15"/>
    <w:rsid w:val="002B621A"/>
    <w:rsid w:val="002B7236"/>
    <w:rsid w:val="002B72CF"/>
    <w:rsid w:val="002B76B5"/>
    <w:rsid w:val="002C0310"/>
    <w:rsid w:val="002C091C"/>
    <w:rsid w:val="002C188C"/>
    <w:rsid w:val="002C1B81"/>
    <w:rsid w:val="002C22FA"/>
    <w:rsid w:val="002C304C"/>
    <w:rsid w:val="002C4371"/>
    <w:rsid w:val="002C47C9"/>
    <w:rsid w:val="002C4D8E"/>
    <w:rsid w:val="002C5BEA"/>
    <w:rsid w:val="002C6D01"/>
    <w:rsid w:val="002C6DE5"/>
    <w:rsid w:val="002C6FE3"/>
    <w:rsid w:val="002C714E"/>
    <w:rsid w:val="002C71C1"/>
    <w:rsid w:val="002C7258"/>
    <w:rsid w:val="002D01B4"/>
    <w:rsid w:val="002D0217"/>
    <w:rsid w:val="002D296C"/>
    <w:rsid w:val="002D2BF6"/>
    <w:rsid w:val="002D3473"/>
    <w:rsid w:val="002D351C"/>
    <w:rsid w:val="002D4FC5"/>
    <w:rsid w:val="002D56E4"/>
    <w:rsid w:val="002D6895"/>
    <w:rsid w:val="002D6B2B"/>
    <w:rsid w:val="002D7C7B"/>
    <w:rsid w:val="002E0A0F"/>
    <w:rsid w:val="002E0BE5"/>
    <w:rsid w:val="002E0FAA"/>
    <w:rsid w:val="002E1571"/>
    <w:rsid w:val="002E1617"/>
    <w:rsid w:val="002E314C"/>
    <w:rsid w:val="002E374C"/>
    <w:rsid w:val="002E3F02"/>
    <w:rsid w:val="002E524E"/>
    <w:rsid w:val="002E5882"/>
    <w:rsid w:val="002E59B5"/>
    <w:rsid w:val="002E64F8"/>
    <w:rsid w:val="002E7B69"/>
    <w:rsid w:val="002F0AAC"/>
    <w:rsid w:val="002F0C0F"/>
    <w:rsid w:val="002F0DDB"/>
    <w:rsid w:val="002F1B57"/>
    <w:rsid w:val="002F1BA6"/>
    <w:rsid w:val="002F1CF1"/>
    <w:rsid w:val="002F1EBE"/>
    <w:rsid w:val="002F5D12"/>
    <w:rsid w:val="002F5DFB"/>
    <w:rsid w:val="003008B3"/>
    <w:rsid w:val="00301BFF"/>
    <w:rsid w:val="003023DC"/>
    <w:rsid w:val="00303723"/>
    <w:rsid w:val="00303EBF"/>
    <w:rsid w:val="00304766"/>
    <w:rsid w:val="003066D4"/>
    <w:rsid w:val="00307409"/>
    <w:rsid w:val="00310521"/>
    <w:rsid w:val="0031060B"/>
    <w:rsid w:val="00310B8E"/>
    <w:rsid w:val="00311114"/>
    <w:rsid w:val="00311BED"/>
    <w:rsid w:val="0031203D"/>
    <w:rsid w:val="00312287"/>
    <w:rsid w:val="00313006"/>
    <w:rsid w:val="003138AA"/>
    <w:rsid w:val="003138AD"/>
    <w:rsid w:val="0031398D"/>
    <w:rsid w:val="00313ECA"/>
    <w:rsid w:val="00314093"/>
    <w:rsid w:val="00314C81"/>
    <w:rsid w:val="00315196"/>
    <w:rsid w:val="0031577F"/>
    <w:rsid w:val="00315EF2"/>
    <w:rsid w:val="00316852"/>
    <w:rsid w:val="00317251"/>
    <w:rsid w:val="00317BDA"/>
    <w:rsid w:val="0032027C"/>
    <w:rsid w:val="0032028F"/>
    <w:rsid w:val="0032116B"/>
    <w:rsid w:val="003229CB"/>
    <w:rsid w:val="003231B2"/>
    <w:rsid w:val="00323635"/>
    <w:rsid w:val="00323A98"/>
    <w:rsid w:val="00323BB0"/>
    <w:rsid w:val="00323BD4"/>
    <w:rsid w:val="003256EB"/>
    <w:rsid w:val="00326C50"/>
    <w:rsid w:val="003302BD"/>
    <w:rsid w:val="00330400"/>
    <w:rsid w:val="00330D6E"/>
    <w:rsid w:val="00331EA3"/>
    <w:rsid w:val="00333862"/>
    <w:rsid w:val="00333E2C"/>
    <w:rsid w:val="00334B69"/>
    <w:rsid w:val="00334F88"/>
    <w:rsid w:val="00335E6C"/>
    <w:rsid w:val="00336827"/>
    <w:rsid w:val="00336869"/>
    <w:rsid w:val="003369EA"/>
    <w:rsid w:val="00336B4A"/>
    <w:rsid w:val="00337048"/>
    <w:rsid w:val="00340B12"/>
    <w:rsid w:val="00343BCF"/>
    <w:rsid w:val="003447D7"/>
    <w:rsid w:val="00344ECE"/>
    <w:rsid w:val="00345EB0"/>
    <w:rsid w:val="00346591"/>
    <w:rsid w:val="0035008C"/>
    <w:rsid w:val="00350CF9"/>
    <w:rsid w:val="00352251"/>
    <w:rsid w:val="00352254"/>
    <w:rsid w:val="00352A47"/>
    <w:rsid w:val="00353621"/>
    <w:rsid w:val="00355407"/>
    <w:rsid w:val="0035654D"/>
    <w:rsid w:val="003566E0"/>
    <w:rsid w:val="00357487"/>
    <w:rsid w:val="003579EB"/>
    <w:rsid w:val="00357E2E"/>
    <w:rsid w:val="00357FA3"/>
    <w:rsid w:val="00360F11"/>
    <w:rsid w:val="003617E7"/>
    <w:rsid w:val="00361A8D"/>
    <w:rsid w:val="00363C4C"/>
    <w:rsid w:val="00366055"/>
    <w:rsid w:val="003661D6"/>
    <w:rsid w:val="003663BD"/>
    <w:rsid w:val="00366D2F"/>
    <w:rsid w:val="00366E02"/>
    <w:rsid w:val="0036761B"/>
    <w:rsid w:val="00367780"/>
    <w:rsid w:val="00370669"/>
    <w:rsid w:val="003707C7"/>
    <w:rsid w:val="003717CF"/>
    <w:rsid w:val="00371B47"/>
    <w:rsid w:val="00371FCA"/>
    <w:rsid w:val="00372D0B"/>
    <w:rsid w:val="00373073"/>
    <w:rsid w:val="00377329"/>
    <w:rsid w:val="003809B1"/>
    <w:rsid w:val="00380F44"/>
    <w:rsid w:val="00381B16"/>
    <w:rsid w:val="00381EEE"/>
    <w:rsid w:val="003827CE"/>
    <w:rsid w:val="00384647"/>
    <w:rsid w:val="00384DF8"/>
    <w:rsid w:val="00384E1C"/>
    <w:rsid w:val="0038507C"/>
    <w:rsid w:val="00385409"/>
    <w:rsid w:val="00385CB2"/>
    <w:rsid w:val="0038686F"/>
    <w:rsid w:val="003876F6"/>
    <w:rsid w:val="00390F98"/>
    <w:rsid w:val="00391EFE"/>
    <w:rsid w:val="00392E51"/>
    <w:rsid w:val="00393560"/>
    <w:rsid w:val="00394579"/>
    <w:rsid w:val="00394E0A"/>
    <w:rsid w:val="00395BF7"/>
    <w:rsid w:val="00395C8C"/>
    <w:rsid w:val="00395E11"/>
    <w:rsid w:val="00396205"/>
    <w:rsid w:val="00396C29"/>
    <w:rsid w:val="00397139"/>
    <w:rsid w:val="003971F1"/>
    <w:rsid w:val="00397221"/>
    <w:rsid w:val="00397F4E"/>
    <w:rsid w:val="003A3683"/>
    <w:rsid w:val="003A40BF"/>
    <w:rsid w:val="003A4851"/>
    <w:rsid w:val="003A5CCD"/>
    <w:rsid w:val="003B068D"/>
    <w:rsid w:val="003B07B5"/>
    <w:rsid w:val="003B4A7F"/>
    <w:rsid w:val="003B4D86"/>
    <w:rsid w:val="003B5A49"/>
    <w:rsid w:val="003B5B55"/>
    <w:rsid w:val="003B5C6C"/>
    <w:rsid w:val="003B5CF3"/>
    <w:rsid w:val="003B64D6"/>
    <w:rsid w:val="003C20EE"/>
    <w:rsid w:val="003C22B8"/>
    <w:rsid w:val="003C3526"/>
    <w:rsid w:val="003C35F0"/>
    <w:rsid w:val="003C3F56"/>
    <w:rsid w:val="003C484E"/>
    <w:rsid w:val="003C4EBB"/>
    <w:rsid w:val="003C5D98"/>
    <w:rsid w:val="003C5DFF"/>
    <w:rsid w:val="003C5F35"/>
    <w:rsid w:val="003C6715"/>
    <w:rsid w:val="003C6C1D"/>
    <w:rsid w:val="003C6EEF"/>
    <w:rsid w:val="003D050D"/>
    <w:rsid w:val="003D0AC4"/>
    <w:rsid w:val="003D0B7B"/>
    <w:rsid w:val="003D0D18"/>
    <w:rsid w:val="003D1432"/>
    <w:rsid w:val="003D1ACD"/>
    <w:rsid w:val="003D1CAA"/>
    <w:rsid w:val="003D3CC6"/>
    <w:rsid w:val="003D42D5"/>
    <w:rsid w:val="003D546C"/>
    <w:rsid w:val="003D55B6"/>
    <w:rsid w:val="003D5669"/>
    <w:rsid w:val="003D6C68"/>
    <w:rsid w:val="003D7108"/>
    <w:rsid w:val="003D7216"/>
    <w:rsid w:val="003D7273"/>
    <w:rsid w:val="003D728E"/>
    <w:rsid w:val="003E1413"/>
    <w:rsid w:val="003E26FA"/>
    <w:rsid w:val="003E297D"/>
    <w:rsid w:val="003E29F3"/>
    <w:rsid w:val="003E2BDF"/>
    <w:rsid w:val="003E3161"/>
    <w:rsid w:val="003E40E4"/>
    <w:rsid w:val="003E5027"/>
    <w:rsid w:val="003E5FAF"/>
    <w:rsid w:val="003E62F7"/>
    <w:rsid w:val="003E6BBA"/>
    <w:rsid w:val="003E6CA9"/>
    <w:rsid w:val="003E6E7D"/>
    <w:rsid w:val="003E6F35"/>
    <w:rsid w:val="003E7414"/>
    <w:rsid w:val="003E7D14"/>
    <w:rsid w:val="003F03E7"/>
    <w:rsid w:val="003F0743"/>
    <w:rsid w:val="003F0883"/>
    <w:rsid w:val="003F2499"/>
    <w:rsid w:val="003F27A9"/>
    <w:rsid w:val="003F300A"/>
    <w:rsid w:val="003F5273"/>
    <w:rsid w:val="003F6322"/>
    <w:rsid w:val="003F731E"/>
    <w:rsid w:val="003F7605"/>
    <w:rsid w:val="003F7849"/>
    <w:rsid w:val="00400068"/>
    <w:rsid w:val="00401147"/>
    <w:rsid w:val="00401BD4"/>
    <w:rsid w:val="00402300"/>
    <w:rsid w:val="00402AF7"/>
    <w:rsid w:val="00403834"/>
    <w:rsid w:val="004048A9"/>
    <w:rsid w:val="00404FFF"/>
    <w:rsid w:val="00405729"/>
    <w:rsid w:val="0040588E"/>
    <w:rsid w:val="00405B07"/>
    <w:rsid w:val="004104BB"/>
    <w:rsid w:val="00410512"/>
    <w:rsid w:val="0041063A"/>
    <w:rsid w:val="0041167E"/>
    <w:rsid w:val="00411E2F"/>
    <w:rsid w:val="00412C59"/>
    <w:rsid w:val="00413712"/>
    <w:rsid w:val="004142F7"/>
    <w:rsid w:val="00414308"/>
    <w:rsid w:val="004146B5"/>
    <w:rsid w:val="004154FF"/>
    <w:rsid w:val="00415C9F"/>
    <w:rsid w:val="004168E4"/>
    <w:rsid w:val="004173B7"/>
    <w:rsid w:val="00417980"/>
    <w:rsid w:val="0042068C"/>
    <w:rsid w:val="00420A49"/>
    <w:rsid w:val="00422AD5"/>
    <w:rsid w:val="004245CC"/>
    <w:rsid w:val="00424998"/>
    <w:rsid w:val="00426E63"/>
    <w:rsid w:val="004274F9"/>
    <w:rsid w:val="00427669"/>
    <w:rsid w:val="00430375"/>
    <w:rsid w:val="00431551"/>
    <w:rsid w:val="004317E7"/>
    <w:rsid w:val="004319FD"/>
    <w:rsid w:val="00432DFF"/>
    <w:rsid w:val="0043349C"/>
    <w:rsid w:val="00434756"/>
    <w:rsid w:val="00434A51"/>
    <w:rsid w:val="0043516A"/>
    <w:rsid w:val="00437B9E"/>
    <w:rsid w:val="004409C2"/>
    <w:rsid w:val="00440BA2"/>
    <w:rsid w:val="00440FD9"/>
    <w:rsid w:val="004424E3"/>
    <w:rsid w:val="00444AA7"/>
    <w:rsid w:val="00444D76"/>
    <w:rsid w:val="00445A14"/>
    <w:rsid w:val="004473C4"/>
    <w:rsid w:val="0044760B"/>
    <w:rsid w:val="00447A9E"/>
    <w:rsid w:val="0045032D"/>
    <w:rsid w:val="00450398"/>
    <w:rsid w:val="00450551"/>
    <w:rsid w:val="00450A64"/>
    <w:rsid w:val="00450C28"/>
    <w:rsid w:val="00451369"/>
    <w:rsid w:val="00451AE3"/>
    <w:rsid w:val="00452AC9"/>
    <w:rsid w:val="00453C53"/>
    <w:rsid w:val="00453E67"/>
    <w:rsid w:val="00454566"/>
    <w:rsid w:val="0045521E"/>
    <w:rsid w:val="004566F8"/>
    <w:rsid w:val="00456EA2"/>
    <w:rsid w:val="00457055"/>
    <w:rsid w:val="004578F9"/>
    <w:rsid w:val="00457D10"/>
    <w:rsid w:val="00460226"/>
    <w:rsid w:val="0046026C"/>
    <w:rsid w:val="00461A71"/>
    <w:rsid w:val="00461E59"/>
    <w:rsid w:val="00461EF4"/>
    <w:rsid w:val="00462C5E"/>
    <w:rsid w:val="00462D59"/>
    <w:rsid w:val="0046386F"/>
    <w:rsid w:val="00464343"/>
    <w:rsid w:val="0046445D"/>
    <w:rsid w:val="00464787"/>
    <w:rsid w:val="00464DA2"/>
    <w:rsid w:val="00465759"/>
    <w:rsid w:val="004661C0"/>
    <w:rsid w:val="004662B7"/>
    <w:rsid w:val="00467B86"/>
    <w:rsid w:val="00470D3E"/>
    <w:rsid w:val="004736F3"/>
    <w:rsid w:val="00475106"/>
    <w:rsid w:val="00475114"/>
    <w:rsid w:val="00476A32"/>
    <w:rsid w:val="004774C4"/>
    <w:rsid w:val="00480C0C"/>
    <w:rsid w:val="00480C2C"/>
    <w:rsid w:val="004817C1"/>
    <w:rsid w:val="00482507"/>
    <w:rsid w:val="00482D4B"/>
    <w:rsid w:val="004836C5"/>
    <w:rsid w:val="00484F39"/>
    <w:rsid w:val="00485168"/>
    <w:rsid w:val="00485261"/>
    <w:rsid w:val="00485B3A"/>
    <w:rsid w:val="004874FF"/>
    <w:rsid w:val="00487B8E"/>
    <w:rsid w:val="00487D90"/>
    <w:rsid w:val="004923E7"/>
    <w:rsid w:val="00492C1D"/>
    <w:rsid w:val="00493160"/>
    <w:rsid w:val="00493B36"/>
    <w:rsid w:val="004955AC"/>
    <w:rsid w:val="00496C1A"/>
    <w:rsid w:val="004978F2"/>
    <w:rsid w:val="004A072C"/>
    <w:rsid w:val="004A26F6"/>
    <w:rsid w:val="004A2A42"/>
    <w:rsid w:val="004A2BD0"/>
    <w:rsid w:val="004A2EAE"/>
    <w:rsid w:val="004A2FED"/>
    <w:rsid w:val="004A3E48"/>
    <w:rsid w:val="004A43A1"/>
    <w:rsid w:val="004A5E18"/>
    <w:rsid w:val="004A5E69"/>
    <w:rsid w:val="004A7301"/>
    <w:rsid w:val="004A7B1A"/>
    <w:rsid w:val="004A7BFA"/>
    <w:rsid w:val="004B2A8B"/>
    <w:rsid w:val="004B54F1"/>
    <w:rsid w:val="004B6640"/>
    <w:rsid w:val="004B7395"/>
    <w:rsid w:val="004B7799"/>
    <w:rsid w:val="004C0480"/>
    <w:rsid w:val="004C071F"/>
    <w:rsid w:val="004C08BF"/>
    <w:rsid w:val="004C1EE8"/>
    <w:rsid w:val="004C2760"/>
    <w:rsid w:val="004C2877"/>
    <w:rsid w:val="004C358E"/>
    <w:rsid w:val="004C4569"/>
    <w:rsid w:val="004C469C"/>
    <w:rsid w:val="004C5383"/>
    <w:rsid w:val="004D0560"/>
    <w:rsid w:val="004D2D20"/>
    <w:rsid w:val="004D321B"/>
    <w:rsid w:val="004D3CD2"/>
    <w:rsid w:val="004D415C"/>
    <w:rsid w:val="004D50C8"/>
    <w:rsid w:val="004D5228"/>
    <w:rsid w:val="004D52F8"/>
    <w:rsid w:val="004D54A2"/>
    <w:rsid w:val="004D569D"/>
    <w:rsid w:val="004D7DE4"/>
    <w:rsid w:val="004E057F"/>
    <w:rsid w:val="004E1424"/>
    <w:rsid w:val="004E2DD3"/>
    <w:rsid w:val="004E321C"/>
    <w:rsid w:val="004E41B7"/>
    <w:rsid w:val="004E4C3E"/>
    <w:rsid w:val="004E53CE"/>
    <w:rsid w:val="004E5C0F"/>
    <w:rsid w:val="004E6505"/>
    <w:rsid w:val="004E678E"/>
    <w:rsid w:val="004E7960"/>
    <w:rsid w:val="004E7BCF"/>
    <w:rsid w:val="004F0CA9"/>
    <w:rsid w:val="004F116D"/>
    <w:rsid w:val="004F126B"/>
    <w:rsid w:val="004F14B9"/>
    <w:rsid w:val="004F17B4"/>
    <w:rsid w:val="004F1942"/>
    <w:rsid w:val="004F1ED6"/>
    <w:rsid w:val="004F293C"/>
    <w:rsid w:val="004F298A"/>
    <w:rsid w:val="004F3A62"/>
    <w:rsid w:val="004F45A3"/>
    <w:rsid w:val="004F4A8B"/>
    <w:rsid w:val="004F5202"/>
    <w:rsid w:val="004F56FB"/>
    <w:rsid w:val="004F621A"/>
    <w:rsid w:val="004F6AFA"/>
    <w:rsid w:val="004F7763"/>
    <w:rsid w:val="004F7938"/>
    <w:rsid w:val="004F7F1D"/>
    <w:rsid w:val="00500788"/>
    <w:rsid w:val="00500A12"/>
    <w:rsid w:val="00500FF8"/>
    <w:rsid w:val="00501048"/>
    <w:rsid w:val="005011A2"/>
    <w:rsid w:val="00501BC1"/>
    <w:rsid w:val="0050266C"/>
    <w:rsid w:val="0050404E"/>
    <w:rsid w:val="0050485C"/>
    <w:rsid w:val="005068BD"/>
    <w:rsid w:val="00506FF5"/>
    <w:rsid w:val="0051035A"/>
    <w:rsid w:val="00511CBC"/>
    <w:rsid w:val="00514137"/>
    <w:rsid w:val="005142D9"/>
    <w:rsid w:val="005147B0"/>
    <w:rsid w:val="005164B5"/>
    <w:rsid w:val="00516B1B"/>
    <w:rsid w:val="00517326"/>
    <w:rsid w:val="00517659"/>
    <w:rsid w:val="005206DD"/>
    <w:rsid w:val="00523397"/>
    <w:rsid w:val="00523C8E"/>
    <w:rsid w:val="00524BFB"/>
    <w:rsid w:val="00525307"/>
    <w:rsid w:val="00525ECC"/>
    <w:rsid w:val="00526095"/>
    <w:rsid w:val="00526392"/>
    <w:rsid w:val="00532C22"/>
    <w:rsid w:val="00532FC0"/>
    <w:rsid w:val="00533851"/>
    <w:rsid w:val="005341E8"/>
    <w:rsid w:val="005355B7"/>
    <w:rsid w:val="00536BD1"/>
    <w:rsid w:val="005370C9"/>
    <w:rsid w:val="005373DA"/>
    <w:rsid w:val="005379EB"/>
    <w:rsid w:val="00541F2B"/>
    <w:rsid w:val="005429F2"/>
    <w:rsid w:val="00543006"/>
    <w:rsid w:val="0054388B"/>
    <w:rsid w:val="005459C2"/>
    <w:rsid w:val="00545D35"/>
    <w:rsid w:val="00545EC7"/>
    <w:rsid w:val="005474F1"/>
    <w:rsid w:val="00547842"/>
    <w:rsid w:val="0055032A"/>
    <w:rsid w:val="00550A30"/>
    <w:rsid w:val="00550EC4"/>
    <w:rsid w:val="00551145"/>
    <w:rsid w:val="00551E49"/>
    <w:rsid w:val="005520E2"/>
    <w:rsid w:val="00553AE6"/>
    <w:rsid w:val="00554753"/>
    <w:rsid w:val="005550C6"/>
    <w:rsid w:val="0055739E"/>
    <w:rsid w:val="00557C42"/>
    <w:rsid w:val="00557C49"/>
    <w:rsid w:val="00560DDB"/>
    <w:rsid w:val="0056112A"/>
    <w:rsid w:val="005611DF"/>
    <w:rsid w:val="005619A8"/>
    <w:rsid w:val="005629F8"/>
    <w:rsid w:val="00563433"/>
    <w:rsid w:val="005638FF"/>
    <w:rsid w:val="005650EB"/>
    <w:rsid w:val="00566521"/>
    <w:rsid w:val="0056673B"/>
    <w:rsid w:val="005667A4"/>
    <w:rsid w:val="00567D2D"/>
    <w:rsid w:val="00567D3A"/>
    <w:rsid w:val="00570AC9"/>
    <w:rsid w:val="005715E1"/>
    <w:rsid w:val="00572B98"/>
    <w:rsid w:val="005734C3"/>
    <w:rsid w:val="005751C3"/>
    <w:rsid w:val="005769C8"/>
    <w:rsid w:val="00577B3E"/>
    <w:rsid w:val="005805DA"/>
    <w:rsid w:val="005836E7"/>
    <w:rsid w:val="00583A06"/>
    <w:rsid w:val="0058400A"/>
    <w:rsid w:val="0058662B"/>
    <w:rsid w:val="00586630"/>
    <w:rsid w:val="00586701"/>
    <w:rsid w:val="00586B99"/>
    <w:rsid w:val="00586CDC"/>
    <w:rsid w:val="00587218"/>
    <w:rsid w:val="00587AF4"/>
    <w:rsid w:val="00587E3C"/>
    <w:rsid w:val="00590BD8"/>
    <w:rsid w:val="00591CC8"/>
    <w:rsid w:val="00591DD2"/>
    <w:rsid w:val="005935F6"/>
    <w:rsid w:val="00593656"/>
    <w:rsid w:val="0059510D"/>
    <w:rsid w:val="00595299"/>
    <w:rsid w:val="0059622C"/>
    <w:rsid w:val="00596844"/>
    <w:rsid w:val="00596892"/>
    <w:rsid w:val="0059701A"/>
    <w:rsid w:val="00597106"/>
    <w:rsid w:val="005A04CD"/>
    <w:rsid w:val="005A0821"/>
    <w:rsid w:val="005A143E"/>
    <w:rsid w:val="005A1C03"/>
    <w:rsid w:val="005A28AB"/>
    <w:rsid w:val="005A33E8"/>
    <w:rsid w:val="005A5D68"/>
    <w:rsid w:val="005A6554"/>
    <w:rsid w:val="005B00D5"/>
    <w:rsid w:val="005B23E2"/>
    <w:rsid w:val="005B2405"/>
    <w:rsid w:val="005B25DA"/>
    <w:rsid w:val="005B3903"/>
    <w:rsid w:val="005B48B8"/>
    <w:rsid w:val="005B5BDF"/>
    <w:rsid w:val="005B5D1A"/>
    <w:rsid w:val="005B6BB7"/>
    <w:rsid w:val="005B6C98"/>
    <w:rsid w:val="005B6C9D"/>
    <w:rsid w:val="005B7C9F"/>
    <w:rsid w:val="005C0663"/>
    <w:rsid w:val="005C1243"/>
    <w:rsid w:val="005C437D"/>
    <w:rsid w:val="005C49C2"/>
    <w:rsid w:val="005C6A4D"/>
    <w:rsid w:val="005D070B"/>
    <w:rsid w:val="005D1010"/>
    <w:rsid w:val="005D11D7"/>
    <w:rsid w:val="005D18E7"/>
    <w:rsid w:val="005D19D4"/>
    <w:rsid w:val="005D20AE"/>
    <w:rsid w:val="005D3980"/>
    <w:rsid w:val="005D470A"/>
    <w:rsid w:val="005D500E"/>
    <w:rsid w:val="005D53B2"/>
    <w:rsid w:val="005D734B"/>
    <w:rsid w:val="005E1A9C"/>
    <w:rsid w:val="005E2404"/>
    <w:rsid w:val="005E25C3"/>
    <w:rsid w:val="005E2B6A"/>
    <w:rsid w:val="005E3B00"/>
    <w:rsid w:val="005E3CC8"/>
    <w:rsid w:val="005E3D1E"/>
    <w:rsid w:val="005E45BC"/>
    <w:rsid w:val="005E4636"/>
    <w:rsid w:val="005E4AF3"/>
    <w:rsid w:val="005E4B8F"/>
    <w:rsid w:val="005E50F1"/>
    <w:rsid w:val="005E6715"/>
    <w:rsid w:val="005E6DE0"/>
    <w:rsid w:val="005E7B3E"/>
    <w:rsid w:val="005F025C"/>
    <w:rsid w:val="005F19C1"/>
    <w:rsid w:val="005F3186"/>
    <w:rsid w:val="005F4125"/>
    <w:rsid w:val="005F65F1"/>
    <w:rsid w:val="005F76B7"/>
    <w:rsid w:val="005F7D7F"/>
    <w:rsid w:val="00601C05"/>
    <w:rsid w:val="00601CD8"/>
    <w:rsid w:val="006042E6"/>
    <w:rsid w:val="006055B5"/>
    <w:rsid w:val="00605BEF"/>
    <w:rsid w:val="00606A0A"/>
    <w:rsid w:val="006074FE"/>
    <w:rsid w:val="0060781A"/>
    <w:rsid w:val="00610FD2"/>
    <w:rsid w:val="00611C07"/>
    <w:rsid w:val="00611EC7"/>
    <w:rsid w:val="00612E3E"/>
    <w:rsid w:val="00612F22"/>
    <w:rsid w:val="0061311B"/>
    <w:rsid w:val="00613CAD"/>
    <w:rsid w:val="00613D77"/>
    <w:rsid w:val="00614DF0"/>
    <w:rsid w:val="00614EE7"/>
    <w:rsid w:val="006151AF"/>
    <w:rsid w:val="00617817"/>
    <w:rsid w:val="00617C45"/>
    <w:rsid w:val="00620BF2"/>
    <w:rsid w:val="006212A6"/>
    <w:rsid w:val="0062364D"/>
    <w:rsid w:val="00624A55"/>
    <w:rsid w:val="00624A98"/>
    <w:rsid w:val="00624D1C"/>
    <w:rsid w:val="00625B61"/>
    <w:rsid w:val="00625C07"/>
    <w:rsid w:val="006270A9"/>
    <w:rsid w:val="0062788B"/>
    <w:rsid w:val="00627C84"/>
    <w:rsid w:val="00627DCF"/>
    <w:rsid w:val="00627E6A"/>
    <w:rsid w:val="006305BC"/>
    <w:rsid w:val="00630817"/>
    <w:rsid w:val="00631405"/>
    <w:rsid w:val="00631A42"/>
    <w:rsid w:val="00631B49"/>
    <w:rsid w:val="006327CA"/>
    <w:rsid w:val="00632A10"/>
    <w:rsid w:val="00632A1B"/>
    <w:rsid w:val="00633258"/>
    <w:rsid w:val="00633978"/>
    <w:rsid w:val="00633B3E"/>
    <w:rsid w:val="00634743"/>
    <w:rsid w:val="00634A57"/>
    <w:rsid w:val="00634C17"/>
    <w:rsid w:val="00634E51"/>
    <w:rsid w:val="00635341"/>
    <w:rsid w:val="0063538C"/>
    <w:rsid w:val="00635918"/>
    <w:rsid w:val="0063592B"/>
    <w:rsid w:val="00635AAB"/>
    <w:rsid w:val="00636D1C"/>
    <w:rsid w:val="00637808"/>
    <w:rsid w:val="00637B8A"/>
    <w:rsid w:val="00637C07"/>
    <w:rsid w:val="006401EE"/>
    <w:rsid w:val="006404CA"/>
    <w:rsid w:val="0064142A"/>
    <w:rsid w:val="0064172C"/>
    <w:rsid w:val="00642504"/>
    <w:rsid w:val="00643269"/>
    <w:rsid w:val="0064359E"/>
    <w:rsid w:val="0064428C"/>
    <w:rsid w:val="006445D4"/>
    <w:rsid w:val="00645D2D"/>
    <w:rsid w:val="00646DB9"/>
    <w:rsid w:val="0065095B"/>
    <w:rsid w:val="00650AF0"/>
    <w:rsid w:val="0065112A"/>
    <w:rsid w:val="00651150"/>
    <w:rsid w:val="00652504"/>
    <w:rsid w:val="006539C6"/>
    <w:rsid w:val="00654059"/>
    <w:rsid w:val="0065451F"/>
    <w:rsid w:val="00654EF5"/>
    <w:rsid w:val="006554B7"/>
    <w:rsid w:val="0065619C"/>
    <w:rsid w:val="0065678D"/>
    <w:rsid w:val="00656C2E"/>
    <w:rsid w:val="00660502"/>
    <w:rsid w:val="0066080C"/>
    <w:rsid w:val="0066142E"/>
    <w:rsid w:val="0066294F"/>
    <w:rsid w:val="00663C2F"/>
    <w:rsid w:val="00664CC5"/>
    <w:rsid w:val="00665719"/>
    <w:rsid w:val="006658B3"/>
    <w:rsid w:val="00665BBF"/>
    <w:rsid w:val="00666063"/>
    <w:rsid w:val="0066631E"/>
    <w:rsid w:val="00666E39"/>
    <w:rsid w:val="006670BF"/>
    <w:rsid w:val="006700BE"/>
    <w:rsid w:val="00670D90"/>
    <w:rsid w:val="006710F5"/>
    <w:rsid w:val="00671677"/>
    <w:rsid w:val="00671A55"/>
    <w:rsid w:val="00674D47"/>
    <w:rsid w:val="006753D3"/>
    <w:rsid w:val="00675C0C"/>
    <w:rsid w:val="00677DFA"/>
    <w:rsid w:val="00680A9A"/>
    <w:rsid w:val="00681051"/>
    <w:rsid w:val="00682DBA"/>
    <w:rsid w:val="00683F11"/>
    <w:rsid w:val="00685105"/>
    <w:rsid w:val="006859E4"/>
    <w:rsid w:val="00686568"/>
    <w:rsid w:val="006869BF"/>
    <w:rsid w:val="006872EF"/>
    <w:rsid w:val="0068734E"/>
    <w:rsid w:val="006876EA"/>
    <w:rsid w:val="00687AE1"/>
    <w:rsid w:val="00687D1D"/>
    <w:rsid w:val="00687E2A"/>
    <w:rsid w:val="00690D9F"/>
    <w:rsid w:val="00690E50"/>
    <w:rsid w:val="00692B2A"/>
    <w:rsid w:val="00693523"/>
    <w:rsid w:val="00694C54"/>
    <w:rsid w:val="006955A4"/>
    <w:rsid w:val="0069572F"/>
    <w:rsid w:val="006957EA"/>
    <w:rsid w:val="00695C3D"/>
    <w:rsid w:val="00696A5B"/>
    <w:rsid w:val="00696D25"/>
    <w:rsid w:val="00697720"/>
    <w:rsid w:val="006A024D"/>
    <w:rsid w:val="006A0E4A"/>
    <w:rsid w:val="006A2128"/>
    <w:rsid w:val="006A25F3"/>
    <w:rsid w:val="006A2792"/>
    <w:rsid w:val="006A3AF3"/>
    <w:rsid w:val="006A3C38"/>
    <w:rsid w:val="006A4331"/>
    <w:rsid w:val="006A45B7"/>
    <w:rsid w:val="006A4F97"/>
    <w:rsid w:val="006A57C4"/>
    <w:rsid w:val="006A58D0"/>
    <w:rsid w:val="006A5996"/>
    <w:rsid w:val="006A674B"/>
    <w:rsid w:val="006A6ADE"/>
    <w:rsid w:val="006A795A"/>
    <w:rsid w:val="006B0212"/>
    <w:rsid w:val="006B0C75"/>
    <w:rsid w:val="006B3CA5"/>
    <w:rsid w:val="006B5043"/>
    <w:rsid w:val="006B724D"/>
    <w:rsid w:val="006B7BF3"/>
    <w:rsid w:val="006C01F9"/>
    <w:rsid w:val="006C192D"/>
    <w:rsid w:val="006C1C6D"/>
    <w:rsid w:val="006C1F99"/>
    <w:rsid w:val="006C23E1"/>
    <w:rsid w:val="006C3715"/>
    <w:rsid w:val="006C3EE4"/>
    <w:rsid w:val="006C4E47"/>
    <w:rsid w:val="006C5AAB"/>
    <w:rsid w:val="006D053F"/>
    <w:rsid w:val="006D1469"/>
    <w:rsid w:val="006D30AF"/>
    <w:rsid w:val="006D32C4"/>
    <w:rsid w:val="006D409B"/>
    <w:rsid w:val="006D46C1"/>
    <w:rsid w:val="006D5AC9"/>
    <w:rsid w:val="006D5B6A"/>
    <w:rsid w:val="006D7993"/>
    <w:rsid w:val="006E1100"/>
    <w:rsid w:val="006E2599"/>
    <w:rsid w:val="006E2B20"/>
    <w:rsid w:val="006E3C55"/>
    <w:rsid w:val="006E41B4"/>
    <w:rsid w:val="006E588C"/>
    <w:rsid w:val="006E5F37"/>
    <w:rsid w:val="006E76A2"/>
    <w:rsid w:val="006E7A95"/>
    <w:rsid w:val="006E7D9D"/>
    <w:rsid w:val="006E7E54"/>
    <w:rsid w:val="006F02D0"/>
    <w:rsid w:val="006F11CA"/>
    <w:rsid w:val="006F14AE"/>
    <w:rsid w:val="006F1959"/>
    <w:rsid w:val="006F1D20"/>
    <w:rsid w:val="006F1DCD"/>
    <w:rsid w:val="006F24E2"/>
    <w:rsid w:val="006F2F2D"/>
    <w:rsid w:val="006F3485"/>
    <w:rsid w:val="006F350C"/>
    <w:rsid w:val="006F3557"/>
    <w:rsid w:val="006F36CF"/>
    <w:rsid w:val="006F3836"/>
    <w:rsid w:val="006F4D79"/>
    <w:rsid w:val="006F5433"/>
    <w:rsid w:val="006F5FD9"/>
    <w:rsid w:val="006F62DD"/>
    <w:rsid w:val="006F6F37"/>
    <w:rsid w:val="006F7307"/>
    <w:rsid w:val="006F7675"/>
    <w:rsid w:val="006F7B18"/>
    <w:rsid w:val="007019C5"/>
    <w:rsid w:val="00701E2B"/>
    <w:rsid w:val="007039BC"/>
    <w:rsid w:val="0070598B"/>
    <w:rsid w:val="00706BBC"/>
    <w:rsid w:val="007071C8"/>
    <w:rsid w:val="00707983"/>
    <w:rsid w:val="00707C4A"/>
    <w:rsid w:val="00710ADC"/>
    <w:rsid w:val="00711266"/>
    <w:rsid w:val="00711810"/>
    <w:rsid w:val="007127E2"/>
    <w:rsid w:val="00712A5B"/>
    <w:rsid w:val="00713FE0"/>
    <w:rsid w:val="00714536"/>
    <w:rsid w:val="007150B2"/>
    <w:rsid w:val="00715290"/>
    <w:rsid w:val="00716BC0"/>
    <w:rsid w:val="00717839"/>
    <w:rsid w:val="00717AE7"/>
    <w:rsid w:val="00720741"/>
    <w:rsid w:val="007207CE"/>
    <w:rsid w:val="00720B1A"/>
    <w:rsid w:val="00720FD1"/>
    <w:rsid w:val="00721371"/>
    <w:rsid w:val="00722529"/>
    <w:rsid w:val="00723323"/>
    <w:rsid w:val="00723A86"/>
    <w:rsid w:val="00723D7A"/>
    <w:rsid w:val="007269FA"/>
    <w:rsid w:val="00731C7D"/>
    <w:rsid w:val="00732971"/>
    <w:rsid w:val="00733022"/>
    <w:rsid w:val="007330FD"/>
    <w:rsid w:val="007331EC"/>
    <w:rsid w:val="00733388"/>
    <w:rsid w:val="00733498"/>
    <w:rsid w:val="007336DF"/>
    <w:rsid w:val="0073427D"/>
    <w:rsid w:val="00734485"/>
    <w:rsid w:val="00734B7C"/>
    <w:rsid w:val="00734C40"/>
    <w:rsid w:val="007358CD"/>
    <w:rsid w:val="00737359"/>
    <w:rsid w:val="0073748F"/>
    <w:rsid w:val="00741037"/>
    <w:rsid w:val="0074103D"/>
    <w:rsid w:val="007414A1"/>
    <w:rsid w:val="0074156A"/>
    <w:rsid w:val="00746BEA"/>
    <w:rsid w:val="00747A45"/>
    <w:rsid w:val="0075025C"/>
    <w:rsid w:val="0075063F"/>
    <w:rsid w:val="007517F0"/>
    <w:rsid w:val="00751E7B"/>
    <w:rsid w:val="00752606"/>
    <w:rsid w:val="0075272A"/>
    <w:rsid w:val="00754BEC"/>
    <w:rsid w:val="007552C0"/>
    <w:rsid w:val="00756D99"/>
    <w:rsid w:val="007572F2"/>
    <w:rsid w:val="00757B0E"/>
    <w:rsid w:val="00760077"/>
    <w:rsid w:val="00762F22"/>
    <w:rsid w:val="00763CC4"/>
    <w:rsid w:val="00763F61"/>
    <w:rsid w:val="00764492"/>
    <w:rsid w:val="00765072"/>
    <w:rsid w:val="00765867"/>
    <w:rsid w:val="00765EE1"/>
    <w:rsid w:val="00767AA6"/>
    <w:rsid w:val="00767DE0"/>
    <w:rsid w:val="007719D5"/>
    <w:rsid w:val="00771C1C"/>
    <w:rsid w:val="00771FA9"/>
    <w:rsid w:val="0077474D"/>
    <w:rsid w:val="00774881"/>
    <w:rsid w:val="00774984"/>
    <w:rsid w:val="007757B1"/>
    <w:rsid w:val="007758A0"/>
    <w:rsid w:val="00775F9A"/>
    <w:rsid w:val="00777430"/>
    <w:rsid w:val="007823D8"/>
    <w:rsid w:val="00782438"/>
    <w:rsid w:val="007829B5"/>
    <w:rsid w:val="00783E70"/>
    <w:rsid w:val="007848D2"/>
    <w:rsid w:val="00785779"/>
    <w:rsid w:val="00785B7D"/>
    <w:rsid w:val="00785C1B"/>
    <w:rsid w:val="00785D81"/>
    <w:rsid w:val="007864B0"/>
    <w:rsid w:val="0078670B"/>
    <w:rsid w:val="00786EB3"/>
    <w:rsid w:val="00787576"/>
    <w:rsid w:val="00787E2D"/>
    <w:rsid w:val="00790849"/>
    <w:rsid w:val="00790963"/>
    <w:rsid w:val="00790C9D"/>
    <w:rsid w:val="00791EBE"/>
    <w:rsid w:val="00792D0B"/>
    <w:rsid w:val="00793854"/>
    <w:rsid w:val="00793950"/>
    <w:rsid w:val="00794234"/>
    <w:rsid w:val="00794473"/>
    <w:rsid w:val="007963B8"/>
    <w:rsid w:val="007970F5"/>
    <w:rsid w:val="007A0122"/>
    <w:rsid w:val="007A0A83"/>
    <w:rsid w:val="007A17AA"/>
    <w:rsid w:val="007A1887"/>
    <w:rsid w:val="007A19B0"/>
    <w:rsid w:val="007A2959"/>
    <w:rsid w:val="007A47C7"/>
    <w:rsid w:val="007A4E38"/>
    <w:rsid w:val="007A52E5"/>
    <w:rsid w:val="007A5C23"/>
    <w:rsid w:val="007A63B7"/>
    <w:rsid w:val="007A6BEE"/>
    <w:rsid w:val="007B069E"/>
    <w:rsid w:val="007B1EDF"/>
    <w:rsid w:val="007B29D4"/>
    <w:rsid w:val="007B32D5"/>
    <w:rsid w:val="007B39EA"/>
    <w:rsid w:val="007B3E82"/>
    <w:rsid w:val="007B3E9F"/>
    <w:rsid w:val="007B418F"/>
    <w:rsid w:val="007B5E79"/>
    <w:rsid w:val="007C0626"/>
    <w:rsid w:val="007C0F4D"/>
    <w:rsid w:val="007C157C"/>
    <w:rsid w:val="007C233F"/>
    <w:rsid w:val="007C2F1A"/>
    <w:rsid w:val="007C545C"/>
    <w:rsid w:val="007C6E21"/>
    <w:rsid w:val="007C7AEF"/>
    <w:rsid w:val="007D1C66"/>
    <w:rsid w:val="007D1E47"/>
    <w:rsid w:val="007D224C"/>
    <w:rsid w:val="007D2452"/>
    <w:rsid w:val="007D2927"/>
    <w:rsid w:val="007D2A00"/>
    <w:rsid w:val="007D31D0"/>
    <w:rsid w:val="007D321F"/>
    <w:rsid w:val="007D42C0"/>
    <w:rsid w:val="007D489C"/>
    <w:rsid w:val="007D5B16"/>
    <w:rsid w:val="007D5F56"/>
    <w:rsid w:val="007D6CA1"/>
    <w:rsid w:val="007D7076"/>
    <w:rsid w:val="007D7813"/>
    <w:rsid w:val="007E0AE0"/>
    <w:rsid w:val="007E11D0"/>
    <w:rsid w:val="007E2DC1"/>
    <w:rsid w:val="007E380E"/>
    <w:rsid w:val="007E3A59"/>
    <w:rsid w:val="007E4BA2"/>
    <w:rsid w:val="007E5805"/>
    <w:rsid w:val="007E60AC"/>
    <w:rsid w:val="007E6706"/>
    <w:rsid w:val="007E6C59"/>
    <w:rsid w:val="007E75A9"/>
    <w:rsid w:val="007E7ABE"/>
    <w:rsid w:val="007F0FAA"/>
    <w:rsid w:val="007F3927"/>
    <w:rsid w:val="007F3FE4"/>
    <w:rsid w:val="007F41E8"/>
    <w:rsid w:val="007F4604"/>
    <w:rsid w:val="007F5226"/>
    <w:rsid w:val="007F58E7"/>
    <w:rsid w:val="007F642B"/>
    <w:rsid w:val="007F7B89"/>
    <w:rsid w:val="00801029"/>
    <w:rsid w:val="0080270C"/>
    <w:rsid w:val="00802730"/>
    <w:rsid w:val="00802E99"/>
    <w:rsid w:val="00802EDB"/>
    <w:rsid w:val="00804B2E"/>
    <w:rsid w:val="0080504E"/>
    <w:rsid w:val="00805DE6"/>
    <w:rsid w:val="008062C8"/>
    <w:rsid w:val="00810373"/>
    <w:rsid w:val="00810587"/>
    <w:rsid w:val="00810B83"/>
    <w:rsid w:val="008127C2"/>
    <w:rsid w:val="00812AF8"/>
    <w:rsid w:val="00813486"/>
    <w:rsid w:val="00814FB2"/>
    <w:rsid w:val="00815429"/>
    <w:rsid w:val="008165C0"/>
    <w:rsid w:val="008167AF"/>
    <w:rsid w:val="00816A6A"/>
    <w:rsid w:val="008172F2"/>
    <w:rsid w:val="00821AA3"/>
    <w:rsid w:val="00821F17"/>
    <w:rsid w:val="0082203C"/>
    <w:rsid w:val="00822055"/>
    <w:rsid w:val="008229CC"/>
    <w:rsid w:val="008244A4"/>
    <w:rsid w:val="0082633F"/>
    <w:rsid w:val="00826FDF"/>
    <w:rsid w:val="008272FB"/>
    <w:rsid w:val="00827D38"/>
    <w:rsid w:val="00830F6D"/>
    <w:rsid w:val="0083222E"/>
    <w:rsid w:val="008350FF"/>
    <w:rsid w:val="0083520B"/>
    <w:rsid w:val="0083556C"/>
    <w:rsid w:val="00835604"/>
    <w:rsid w:val="0083581A"/>
    <w:rsid w:val="0083636A"/>
    <w:rsid w:val="0083733A"/>
    <w:rsid w:val="00840184"/>
    <w:rsid w:val="008409F8"/>
    <w:rsid w:val="00840AD4"/>
    <w:rsid w:val="008414BF"/>
    <w:rsid w:val="008424EF"/>
    <w:rsid w:val="0084281B"/>
    <w:rsid w:val="00842D37"/>
    <w:rsid w:val="00844779"/>
    <w:rsid w:val="00844E4E"/>
    <w:rsid w:val="00844E76"/>
    <w:rsid w:val="0084594D"/>
    <w:rsid w:val="00845B24"/>
    <w:rsid w:val="00845C15"/>
    <w:rsid w:val="00845F6E"/>
    <w:rsid w:val="008472E2"/>
    <w:rsid w:val="00847B92"/>
    <w:rsid w:val="00850622"/>
    <w:rsid w:val="00853A45"/>
    <w:rsid w:val="008544B6"/>
    <w:rsid w:val="00855FC8"/>
    <w:rsid w:val="00856011"/>
    <w:rsid w:val="0085636C"/>
    <w:rsid w:val="008566AA"/>
    <w:rsid w:val="008569C6"/>
    <w:rsid w:val="00856BDC"/>
    <w:rsid w:val="0085775A"/>
    <w:rsid w:val="008577CA"/>
    <w:rsid w:val="00857A11"/>
    <w:rsid w:val="00857EC6"/>
    <w:rsid w:val="00861591"/>
    <w:rsid w:val="008618BB"/>
    <w:rsid w:val="00862554"/>
    <w:rsid w:val="00862B29"/>
    <w:rsid w:val="00863CB2"/>
    <w:rsid w:val="00865886"/>
    <w:rsid w:val="00865C86"/>
    <w:rsid w:val="00865E82"/>
    <w:rsid w:val="00866239"/>
    <w:rsid w:val="008700F2"/>
    <w:rsid w:val="00870445"/>
    <w:rsid w:val="008707EB"/>
    <w:rsid w:val="00871813"/>
    <w:rsid w:val="0087355F"/>
    <w:rsid w:val="008736B9"/>
    <w:rsid w:val="00873AD0"/>
    <w:rsid w:val="00874029"/>
    <w:rsid w:val="00874B7D"/>
    <w:rsid w:val="00874CF2"/>
    <w:rsid w:val="00875742"/>
    <w:rsid w:val="00875C96"/>
    <w:rsid w:val="008760CC"/>
    <w:rsid w:val="0087639A"/>
    <w:rsid w:val="008807C0"/>
    <w:rsid w:val="0088244E"/>
    <w:rsid w:val="00884364"/>
    <w:rsid w:val="00884444"/>
    <w:rsid w:val="008853D1"/>
    <w:rsid w:val="00886166"/>
    <w:rsid w:val="00886B46"/>
    <w:rsid w:val="00890EAB"/>
    <w:rsid w:val="00890F2B"/>
    <w:rsid w:val="00891530"/>
    <w:rsid w:val="00891DAF"/>
    <w:rsid w:val="008921DA"/>
    <w:rsid w:val="00892AE5"/>
    <w:rsid w:val="0089301C"/>
    <w:rsid w:val="008931E9"/>
    <w:rsid w:val="00893782"/>
    <w:rsid w:val="00893F7D"/>
    <w:rsid w:val="00894987"/>
    <w:rsid w:val="0089552F"/>
    <w:rsid w:val="00895F33"/>
    <w:rsid w:val="0089691B"/>
    <w:rsid w:val="00896E3D"/>
    <w:rsid w:val="00897A35"/>
    <w:rsid w:val="00897C75"/>
    <w:rsid w:val="00897EAA"/>
    <w:rsid w:val="008A01E7"/>
    <w:rsid w:val="008A13B5"/>
    <w:rsid w:val="008A1A73"/>
    <w:rsid w:val="008A1CD1"/>
    <w:rsid w:val="008A3E1A"/>
    <w:rsid w:val="008A3F4A"/>
    <w:rsid w:val="008A513B"/>
    <w:rsid w:val="008A6E76"/>
    <w:rsid w:val="008A7157"/>
    <w:rsid w:val="008A7384"/>
    <w:rsid w:val="008A7DDC"/>
    <w:rsid w:val="008B046E"/>
    <w:rsid w:val="008B0E65"/>
    <w:rsid w:val="008B1694"/>
    <w:rsid w:val="008B1DCA"/>
    <w:rsid w:val="008B2559"/>
    <w:rsid w:val="008B2B06"/>
    <w:rsid w:val="008B32EF"/>
    <w:rsid w:val="008B3690"/>
    <w:rsid w:val="008B52B9"/>
    <w:rsid w:val="008B599F"/>
    <w:rsid w:val="008B7752"/>
    <w:rsid w:val="008C0404"/>
    <w:rsid w:val="008C3349"/>
    <w:rsid w:val="008C3A10"/>
    <w:rsid w:val="008C5679"/>
    <w:rsid w:val="008C5D55"/>
    <w:rsid w:val="008D0163"/>
    <w:rsid w:val="008D04AC"/>
    <w:rsid w:val="008D14B7"/>
    <w:rsid w:val="008D1F4D"/>
    <w:rsid w:val="008D2D92"/>
    <w:rsid w:val="008D3CF4"/>
    <w:rsid w:val="008D5354"/>
    <w:rsid w:val="008D5A7C"/>
    <w:rsid w:val="008D6A12"/>
    <w:rsid w:val="008D6B54"/>
    <w:rsid w:val="008D785F"/>
    <w:rsid w:val="008E09CC"/>
    <w:rsid w:val="008E0B9B"/>
    <w:rsid w:val="008E0EC4"/>
    <w:rsid w:val="008E2DBB"/>
    <w:rsid w:val="008E45C3"/>
    <w:rsid w:val="008E4FD5"/>
    <w:rsid w:val="008E6464"/>
    <w:rsid w:val="008E7D79"/>
    <w:rsid w:val="008E7DD6"/>
    <w:rsid w:val="008F0642"/>
    <w:rsid w:val="008F1888"/>
    <w:rsid w:val="008F2A5E"/>
    <w:rsid w:val="008F3460"/>
    <w:rsid w:val="008F3F91"/>
    <w:rsid w:val="008F3F9B"/>
    <w:rsid w:val="008F46B4"/>
    <w:rsid w:val="008F52B4"/>
    <w:rsid w:val="008F586E"/>
    <w:rsid w:val="008F601E"/>
    <w:rsid w:val="008F63C7"/>
    <w:rsid w:val="008F6EA8"/>
    <w:rsid w:val="008F7ACE"/>
    <w:rsid w:val="009000F1"/>
    <w:rsid w:val="00900B95"/>
    <w:rsid w:val="00900C83"/>
    <w:rsid w:val="00901046"/>
    <w:rsid w:val="00902E08"/>
    <w:rsid w:val="00903D78"/>
    <w:rsid w:val="00904466"/>
    <w:rsid w:val="00905B33"/>
    <w:rsid w:val="009069EB"/>
    <w:rsid w:val="00907267"/>
    <w:rsid w:val="00907327"/>
    <w:rsid w:val="009106D7"/>
    <w:rsid w:val="00911A1C"/>
    <w:rsid w:val="00912635"/>
    <w:rsid w:val="0091302A"/>
    <w:rsid w:val="00916581"/>
    <w:rsid w:val="009175D6"/>
    <w:rsid w:val="00917CE9"/>
    <w:rsid w:val="009215F4"/>
    <w:rsid w:val="00922CA2"/>
    <w:rsid w:val="00923581"/>
    <w:rsid w:val="00925D11"/>
    <w:rsid w:val="00927A7F"/>
    <w:rsid w:val="00927DFB"/>
    <w:rsid w:val="00933237"/>
    <w:rsid w:val="00934146"/>
    <w:rsid w:val="00936459"/>
    <w:rsid w:val="00941439"/>
    <w:rsid w:val="0094210F"/>
    <w:rsid w:val="009426F7"/>
    <w:rsid w:val="00942A58"/>
    <w:rsid w:val="0094516A"/>
    <w:rsid w:val="00946C10"/>
    <w:rsid w:val="00947569"/>
    <w:rsid w:val="00947BEE"/>
    <w:rsid w:val="00950C25"/>
    <w:rsid w:val="00952712"/>
    <w:rsid w:val="009528DB"/>
    <w:rsid w:val="00955268"/>
    <w:rsid w:val="00955550"/>
    <w:rsid w:val="00955A92"/>
    <w:rsid w:val="009567A5"/>
    <w:rsid w:val="00957DB9"/>
    <w:rsid w:val="009603DC"/>
    <w:rsid w:val="00963AF9"/>
    <w:rsid w:val="00963BA8"/>
    <w:rsid w:val="00964172"/>
    <w:rsid w:val="00966239"/>
    <w:rsid w:val="0096734E"/>
    <w:rsid w:val="00970137"/>
    <w:rsid w:val="00970281"/>
    <w:rsid w:val="00970586"/>
    <w:rsid w:val="0097068D"/>
    <w:rsid w:val="009706EA"/>
    <w:rsid w:val="00970B4C"/>
    <w:rsid w:val="009719EA"/>
    <w:rsid w:val="00973687"/>
    <w:rsid w:val="0097475F"/>
    <w:rsid w:val="00975224"/>
    <w:rsid w:val="0097646C"/>
    <w:rsid w:val="00977199"/>
    <w:rsid w:val="00981CC3"/>
    <w:rsid w:val="009828B9"/>
    <w:rsid w:val="00982AA0"/>
    <w:rsid w:val="009859FA"/>
    <w:rsid w:val="00985B4C"/>
    <w:rsid w:val="009864C5"/>
    <w:rsid w:val="00986903"/>
    <w:rsid w:val="00986F43"/>
    <w:rsid w:val="009879CA"/>
    <w:rsid w:val="00990922"/>
    <w:rsid w:val="00993BA0"/>
    <w:rsid w:val="009944FE"/>
    <w:rsid w:val="0099519D"/>
    <w:rsid w:val="00995DC4"/>
    <w:rsid w:val="00996BA4"/>
    <w:rsid w:val="00996BCC"/>
    <w:rsid w:val="0099721B"/>
    <w:rsid w:val="0099766A"/>
    <w:rsid w:val="00997D52"/>
    <w:rsid w:val="009A0421"/>
    <w:rsid w:val="009A0EB8"/>
    <w:rsid w:val="009A161F"/>
    <w:rsid w:val="009A1B51"/>
    <w:rsid w:val="009A209C"/>
    <w:rsid w:val="009A2D24"/>
    <w:rsid w:val="009A35DB"/>
    <w:rsid w:val="009A55F5"/>
    <w:rsid w:val="009A68A8"/>
    <w:rsid w:val="009A6E3A"/>
    <w:rsid w:val="009A6F48"/>
    <w:rsid w:val="009A785E"/>
    <w:rsid w:val="009B0FE3"/>
    <w:rsid w:val="009B11DD"/>
    <w:rsid w:val="009B1242"/>
    <w:rsid w:val="009B1BA0"/>
    <w:rsid w:val="009B24EB"/>
    <w:rsid w:val="009B286A"/>
    <w:rsid w:val="009B28E1"/>
    <w:rsid w:val="009B4D57"/>
    <w:rsid w:val="009B4EB1"/>
    <w:rsid w:val="009B4F53"/>
    <w:rsid w:val="009B55E3"/>
    <w:rsid w:val="009B55F1"/>
    <w:rsid w:val="009B59AB"/>
    <w:rsid w:val="009B5ABF"/>
    <w:rsid w:val="009C0802"/>
    <w:rsid w:val="009C0FF8"/>
    <w:rsid w:val="009C152C"/>
    <w:rsid w:val="009C181A"/>
    <w:rsid w:val="009C182C"/>
    <w:rsid w:val="009C26F9"/>
    <w:rsid w:val="009C2992"/>
    <w:rsid w:val="009C2DEE"/>
    <w:rsid w:val="009C330C"/>
    <w:rsid w:val="009C3853"/>
    <w:rsid w:val="009C4E6D"/>
    <w:rsid w:val="009C4ECB"/>
    <w:rsid w:val="009C6E10"/>
    <w:rsid w:val="009C71E9"/>
    <w:rsid w:val="009C7530"/>
    <w:rsid w:val="009D023A"/>
    <w:rsid w:val="009D082F"/>
    <w:rsid w:val="009D130D"/>
    <w:rsid w:val="009D24E5"/>
    <w:rsid w:val="009D2E98"/>
    <w:rsid w:val="009D3A2B"/>
    <w:rsid w:val="009D3E48"/>
    <w:rsid w:val="009D47E3"/>
    <w:rsid w:val="009D5560"/>
    <w:rsid w:val="009D57FC"/>
    <w:rsid w:val="009D5D9A"/>
    <w:rsid w:val="009D663E"/>
    <w:rsid w:val="009D69A1"/>
    <w:rsid w:val="009D6A2F"/>
    <w:rsid w:val="009D6FF6"/>
    <w:rsid w:val="009D7950"/>
    <w:rsid w:val="009D7969"/>
    <w:rsid w:val="009E2A4D"/>
    <w:rsid w:val="009E35AB"/>
    <w:rsid w:val="009E438A"/>
    <w:rsid w:val="009E47BC"/>
    <w:rsid w:val="009E481F"/>
    <w:rsid w:val="009E58B1"/>
    <w:rsid w:val="009E5F23"/>
    <w:rsid w:val="009E773B"/>
    <w:rsid w:val="009E7C9E"/>
    <w:rsid w:val="009F07D0"/>
    <w:rsid w:val="009F0DE8"/>
    <w:rsid w:val="009F1251"/>
    <w:rsid w:val="009F253B"/>
    <w:rsid w:val="009F2C07"/>
    <w:rsid w:val="009F3314"/>
    <w:rsid w:val="009F3393"/>
    <w:rsid w:val="009F3AD6"/>
    <w:rsid w:val="009F4405"/>
    <w:rsid w:val="009F60D6"/>
    <w:rsid w:val="009F669C"/>
    <w:rsid w:val="009F7C4F"/>
    <w:rsid w:val="00A001DE"/>
    <w:rsid w:val="00A004AE"/>
    <w:rsid w:val="00A0184D"/>
    <w:rsid w:val="00A02D8B"/>
    <w:rsid w:val="00A03640"/>
    <w:rsid w:val="00A03701"/>
    <w:rsid w:val="00A03F2D"/>
    <w:rsid w:val="00A04C1B"/>
    <w:rsid w:val="00A054C7"/>
    <w:rsid w:val="00A054D1"/>
    <w:rsid w:val="00A0588F"/>
    <w:rsid w:val="00A059E9"/>
    <w:rsid w:val="00A069E8"/>
    <w:rsid w:val="00A07CB3"/>
    <w:rsid w:val="00A10213"/>
    <w:rsid w:val="00A10B67"/>
    <w:rsid w:val="00A118D9"/>
    <w:rsid w:val="00A11E6B"/>
    <w:rsid w:val="00A13E57"/>
    <w:rsid w:val="00A1415D"/>
    <w:rsid w:val="00A1440E"/>
    <w:rsid w:val="00A149BE"/>
    <w:rsid w:val="00A15144"/>
    <w:rsid w:val="00A15543"/>
    <w:rsid w:val="00A162A9"/>
    <w:rsid w:val="00A179BB"/>
    <w:rsid w:val="00A17B24"/>
    <w:rsid w:val="00A20B75"/>
    <w:rsid w:val="00A222BE"/>
    <w:rsid w:val="00A22647"/>
    <w:rsid w:val="00A22FC9"/>
    <w:rsid w:val="00A232FD"/>
    <w:rsid w:val="00A235B0"/>
    <w:rsid w:val="00A23C2E"/>
    <w:rsid w:val="00A243B8"/>
    <w:rsid w:val="00A25B26"/>
    <w:rsid w:val="00A274B4"/>
    <w:rsid w:val="00A300E5"/>
    <w:rsid w:val="00A308DA"/>
    <w:rsid w:val="00A313F1"/>
    <w:rsid w:val="00A316D1"/>
    <w:rsid w:val="00A32E6B"/>
    <w:rsid w:val="00A32FD8"/>
    <w:rsid w:val="00A3383A"/>
    <w:rsid w:val="00A339C7"/>
    <w:rsid w:val="00A33B45"/>
    <w:rsid w:val="00A34F16"/>
    <w:rsid w:val="00A3506D"/>
    <w:rsid w:val="00A35F58"/>
    <w:rsid w:val="00A364A1"/>
    <w:rsid w:val="00A37123"/>
    <w:rsid w:val="00A37539"/>
    <w:rsid w:val="00A40CBF"/>
    <w:rsid w:val="00A41924"/>
    <w:rsid w:val="00A428A5"/>
    <w:rsid w:val="00A42931"/>
    <w:rsid w:val="00A44213"/>
    <w:rsid w:val="00A45177"/>
    <w:rsid w:val="00A45348"/>
    <w:rsid w:val="00A467D6"/>
    <w:rsid w:val="00A479DE"/>
    <w:rsid w:val="00A50405"/>
    <w:rsid w:val="00A51065"/>
    <w:rsid w:val="00A51FB9"/>
    <w:rsid w:val="00A5205D"/>
    <w:rsid w:val="00A53945"/>
    <w:rsid w:val="00A5395B"/>
    <w:rsid w:val="00A53C33"/>
    <w:rsid w:val="00A54208"/>
    <w:rsid w:val="00A551F2"/>
    <w:rsid w:val="00A55475"/>
    <w:rsid w:val="00A56324"/>
    <w:rsid w:val="00A56BDD"/>
    <w:rsid w:val="00A618EB"/>
    <w:rsid w:val="00A61940"/>
    <w:rsid w:val="00A626A1"/>
    <w:rsid w:val="00A6307B"/>
    <w:rsid w:val="00A63FF2"/>
    <w:rsid w:val="00A647D8"/>
    <w:rsid w:val="00A649DE"/>
    <w:rsid w:val="00A64F1F"/>
    <w:rsid w:val="00A653F9"/>
    <w:rsid w:val="00A66942"/>
    <w:rsid w:val="00A66CF0"/>
    <w:rsid w:val="00A6750D"/>
    <w:rsid w:val="00A67515"/>
    <w:rsid w:val="00A67FBE"/>
    <w:rsid w:val="00A70521"/>
    <w:rsid w:val="00A712D6"/>
    <w:rsid w:val="00A7165E"/>
    <w:rsid w:val="00A724EF"/>
    <w:rsid w:val="00A72671"/>
    <w:rsid w:val="00A72AC9"/>
    <w:rsid w:val="00A7307D"/>
    <w:rsid w:val="00A73626"/>
    <w:rsid w:val="00A744E5"/>
    <w:rsid w:val="00A754F8"/>
    <w:rsid w:val="00A80AEB"/>
    <w:rsid w:val="00A80C97"/>
    <w:rsid w:val="00A8133B"/>
    <w:rsid w:val="00A8178C"/>
    <w:rsid w:val="00A824AA"/>
    <w:rsid w:val="00A82E91"/>
    <w:rsid w:val="00A83088"/>
    <w:rsid w:val="00A85AF9"/>
    <w:rsid w:val="00A86F50"/>
    <w:rsid w:val="00A8704B"/>
    <w:rsid w:val="00A874D1"/>
    <w:rsid w:val="00A879E3"/>
    <w:rsid w:val="00A9031B"/>
    <w:rsid w:val="00A90D48"/>
    <w:rsid w:val="00A90DFE"/>
    <w:rsid w:val="00A91B9C"/>
    <w:rsid w:val="00A92396"/>
    <w:rsid w:val="00A937CE"/>
    <w:rsid w:val="00A95B04"/>
    <w:rsid w:val="00A96835"/>
    <w:rsid w:val="00A978D5"/>
    <w:rsid w:val="00A97B40"/>
    <w:rsid w:val="00AA14F7"/>
    <w:rsid w:val="00AA1773"/>
    <w:rsid w:val="00AA17D4"/>
    <w:rsid w:val="00AA1E88"/>
    <w:rsid w:val="00AA2474"/>
    <w:rsid w:val="00AA2DE1"/>
    <w:rsid w:val="00AA3EC5"/>
    <w:rsid w:val="00AA5390"/>
    <w:rsid w:val="00AA6107"/>
    <w:rsid w:val="00AA6C65"/>
    <w:rsid w:val="00AA71BC"/>
    <w:rsid w:val="00AA73F3"/>
    <w:rsid w:val="00AA779C"/>
    <w:rsid w:val="00AB07AC"/>
    <w:rsid w:val="00AB080C"/>
    <w:rsid w:val="00AB143A"/>
    <w:rsid w:val="00AB218E"/>
    <w:rsid w:val="00AB246F"/>
    <w:rsid w:val="00AB3590"/>
    <w:rsid w:val="00AB5577"/>
    <w:rsid w:val="00AB592E"/>
    <w:rsid w:val="00AB642B"/>
    <w:rsid w:val="00AB6604"/>
    <w:rsid w:val="00AB7D42"/>
    <w:rsid w:val="00AB7E15"/>
    <w:rsid w:val="00AC15CB"/>
    <w:rsid w:val="00AC1BBA"/>
    <w:rsid w:val="00AC2403"/>
    <w:rsid w:val="00AC3A5E"/>
    <w:rsid w:val="00AC437F"/>
    <w:rsid w:val="00AC508A"/>
    <w:rsid w:val="00AC5350"/>
    <w:rsid w:val="00AC5B32"/>
    <w:rsid w:val="00AC5EE5"/>
    <w:rsid w:val="00AC5EF0"/>
    <w:rsid w:val="00AC699B"/>
    <w:rsid w:val="00AC7667"/>
    <w:rsid w:val="00AD15B0"/>
    <w:rsid w:val="00AD1A5A"/>
    <w:rsid w:val="00AD2318"/>
    <w:rsid w:val="00AD26BC"/>
    <w:rsid w:val="00AD3B7C"/>
    <w:rsid w:val="00AD4294"/>
    <w:rsid w:val="00AD4469"/>
    <w:rsid w:val="00AD514F"/>
    <w:rsid w:val="00AD576B"/>
    <w:rsid w:val="00AD7E87"/>
    <w:rsid w:val="00AE03A0"/>
    <w:rsid w:val="00AE0F27"/>
    <w:rsid w:val="00AE19F1"/>
    <w:rsid w:val="00AE2584"/>
    <w:rsid w:val="00AE346F"/>
    <w:rsid w:val="00AE3479"/>
    <w:rsid w:val="00AE5163"/>
    <w:rsid w:val="00AE6837"/>
    <w:rsid w:val="00AE6E1F"/>
    <w:rsid w:val="00AE6FAD"/>
    <w:rsid w:val="00AF023F"/>
    <w:rsid w:val="00AF10B4"/>
    <w:rsid w:val="00AF366D"/>
    <w:rsid w:val="00AF3A9B"/>
    <w:rsid w:val="00AF3F48"/>
    <w:rsid w:val="00AF473F"/>
    <w:rsid w:val="00AF49D5"/>
    <w:rsid w:val="00AF5159"/>
    <w:rsid w:val="00AF55A2"/>
    <w:rsid w:val="00AF5BE3"/>
    <w:rsid w:val="00AF6559"/>
    <w:rsid w:val="00AF70FB"/>
    <w:rsid w:val="00AF75A3"/>
    <w:rsid w:val="00B00883"/>
    <w:rsid w:val="00B01092"/>
    <w:rsid w:val="00B015FC"/>
    <w:rsid w:val="00B0355A"/>
    <w:rsid w:val="00B04C81"/>
    <w:rsid w:val="00B0571C"/>
    <w:rsid w:val="00B05793"/>
    <w:rsid w:val="00B06FF1"/>
    <w:rsid w:val="00B10EF4"/>
    <w:rsid w:val="00B11F8F"/>
    <w:rsid w:val="00B12120"/>
    <w:rsid w:val="00B130D5"/>
    <w:rsid w:val="00B13EDE"/>
    <w:rsid w:val="00B13F30"/>
    <w:rsid w:val="00B14225"/>
    <w:rsid w:val="00B14804"/>
    <w:rsid w:val="00B14AA7"/>
    <w:rsid w:val="00B14FE6"/>
    <w:rsid w:val="00B1587C"/>
    <w:rsid w:val="00B17A6C"/>
    <w:rsid w:val="00B21CB2"/>
    <w:rsid w:val="00B22EC3"/>
    <w:rsid w:val="00B238CD"/>
    <w:rsid w:val="00B241D9"/>
    <w:rsid w:val="00B249B2"/>
    <w:rsid w:val="00B26D83"/>
    <w:rsid w:val="00B3132F"/>
    <w:rsid w:val="00B313FD"/>
    <w:rsid w:val="00B3150F"/>
    <w:rsid w:val="00B31CD9"/>
    <w:rsid w:val="00B32B94"/>
    <w:rsid w:val="00B33224"/>
    <w:rsid w:val="00B33AC2"/>
    <w:rsid w:val="00B34463"/>
    <w:rsid w:val="00B34D53"/>
    <w:rsid w:val="00B376BD"/>
    <w:rsid w:val="00B402EF"/>
    <w:rsid w:val="00B412DB"/>
    <w:rsid w:val="00B42942"/>
    <w:rsid w:val="00B42BF6"/>
    <w:rsid w:val="00B42D53"/>
    <w:rsid w:val="00B432DE"/>
    <w:rsid w:val="00B43375"/>
    <w:rsid w:val="00B4341C"/>
    <w:rsid w:val="00B43902"/>
    <w:rsid w:val="00B44FD9"/>
    <w:rsid w:val="00B451AE"/>
    <w:rsid w:val="00B47379"/>
    <w:rsid w:val="00B4769F"/>
    <w:rsid w:val="00B47A15"/>
    <w:rsid w:val="00B50A09"/>
    <w:rsid w:val="00B514DD"/>
    <w:rsid w:val="00B523C6"/>
    <w:rsid w:val="00B53300"/>
    <w:rsid w:val="00B5385D"/>
    <w:rsid w:val="00B53A20"/>
    <w:rsid w:val="00B550B1"/>
    <w:rsid w:val="00B55686"/>
    <w:rsid w:val="00B562CA"/>
    <w:rsid w:val="00B5640D"/>
    <w:rsid w:val="00B56F1E"/>
    <w:rsid w:val="00B603EF"/>
    <w:rsid w:val="00B618C2"/>
    <w:rsid w:val="00B64079"/>
    <w:rsid w:val="00B644AE"/>
    <w:rsid w:val="00B64892"/>
    <w:rsid w:val="00B65060"/>
    <w:rsid w:val="00B65304"/>
    <w:rsid w:val="00B65C4A"/>
    <w:rsid w:val="00B674CE"/>
    <w:rsid w:val="00B714B3"/>
    <w:rsid w:val="00B71E4D"/>
    <w:rsid w:val="00B72685"/>
    <w:rsid w:val="00B72CAE"/>
    <w:rsid w:val="00B72D9F"/>
    <w:rsid w:val="00B7408D"/>
    <w:rsid w:val="00B75281"/>
    <w:rsid w:val="00B7530E"/>
    <w:rsid w:val="00B75E00"/>
    <w:rsid w:val="00B76B14"/>
    <w:rsid w:val="00B770F7"/>
    <w:rsid w:val="00B77345"/>
    <w:rsid w:val="00B7760A"/>
    <w:rsid w:val="00B777B7"/>
    <w:rsid w:val="00B77E48"/>
    <w:rsid w:val="00B819A3"/>
    <w:rsid w:val="00B81E0D"/>
    <w:rsid w:val="00B82337"/>
    <w:rsid w:val="00B82837"/>
    <w:rsid w:val="00B82B7D"/>
    <w:rsid w:val="00B82E0F"/>
    <w:rsid w:val="00B8387F"/>
    <w:rsid w:val="00B84CAB"/>
    <w:rsid w:val="00B85276"/>
    <w:rsid w:val="00B86896"/>
    <w:rsid w:val="00B86ABF"/>
    <w:rsid w:val="00B87192"/>
    <w:rsid w:val="00B87F81"/>
    <w:rsid w:val="00B91194"/>
    <w:rsid w:val="00B91A8B"/>
    <w:rsid w:val="00B92DFB"/>
    <w:rsid w:val="00B93AEF"/>
    <w:rsid w:val="00B94E48"/>
    <w:rsid w:val="00B951E8"/>
    <w:rsid w:val="00B96804"/>
    <w:rsid w:val="00BA0EF2"/>
    <w:rsid w:val="00BA19A6"/>
    <w:rsid w:val="00BA2197"/>
    <w:rsid w:val="00BA2D92"/>
    <w:rsid w:val="00BA4621"/>
    <w:rsid w:val="00BA49D0"/>
    <w:rsid w:val="00BA69D7"/>
    <w:rsid w:val="00BA73AB"/>
    <w:rsid w:val="00BA7783"/>
    <w:rsid w:val="00BA779C"/>
    <w:rsid w:val="00BB0211"/>
    <w:rsid w:val="00BB197A"/>
    <w:rsid w:val="00BB2838"/>
    <w:rsid w:val="00BB4546"/>
    <w:rsid w:val="00BB4A41"/>
    <w:rsid w:val="00BB4B89"/>
    <w:rsid w:val="00BB51F4"/>
    <w:rsid w:val="00BB6C32"/>
    <w:rsid w:val="00BB7345"/>
    <w:rsid w:val="00BB77DE"/>
    <w:rsid w:val="00BB7804"/>
    <w:rsid w:val="00BB7D3E"/>
    <w:rsid w:val="00BC062B"/>
    <w:rsid w:val="00BC22E0"/>
    <w:rsid w:val="00BC23A6"/>
    <w:rsid w:val="00BC526B"/>
    <w:rsid w:val="00BC548B"/>
    <w:rsid w:val="00BC5FC2"/>
    <w:rsid w:val="00BC64BB"/>
    <w:rsid w:val="00BC6860"/>
    <w:rsid w:val="00BC70C7"/>
    <w:rsid w:val="00BD180A"/>
    <w:rsid w:val="00BD1B2A"/>
    <w:rsid w:val="00BD21BB"/>
    <w:rsid w:val="00BD238B"/>
    <w:rsid w:val="00BD23C4"/>
    <w:rsid w:val="00BD2B39"/>
    <w:rsid w:val="00BD3E8F"/>
    <w:rsid w:val="00BD3FBC"/>
    <w:rsid w:val="00BD419F"/>
    <w:rsid w:val="00BD5565"/>
    <w:rsid w:val="00BD6864"/>
    <w:rsid w:val="00BD6B90"/>
    <w:rsid w:val="00BD7C51"/>
    <w:rsid w:val="00BE0021"/>
    <w:rsid w:val="00BE01F2"/>
    <w:rsid w:val="00BE03CB"/>
    <w:rsid w:val="00BE08DA"/>
    <w:rsid w:val="00BE09A0"/>
    <w:rsid w:val="00BE14A7"/>
    <w:rsid w:val="00BE16DD"/>
    <w:rsid w:val="00BE1BBC"/>
    <w:rsid w:val="00BE2E88"/>
    <w:rsid w:val="00BE3B3A"/>
    <w:rsid w:val="00BE3EFC"/>
    <w:rsid w:val="00BE46EE"/>
    <w:rsid w:val="00BE52F0"/>
    <w:rsid w:val="00BE543A"/>
    <w:rsid w:val="00BE6632"/>
    <w:rsid w:val="00BE734C"/>
    <w:rsid w:val="00BF0070"/>
    <w:rsid w:val="00BF049D"/>
    <w:rsid w:val="00BF1175"/>
    <w:rsid w:val="00BF12F9"/>
    <w:rsid w:val="00BF16AA"/>
    <w:rsid w:val="00BF25DC"/>
    <w:rsid w:val="00BF2D55"/>
    <w:rsid w:val="00BF3119"/>
    <w:rsid w:val="00BF338F"/>
    <w:rsid w:val="00BF38B5"/>
    <w:rsid w:val="00BF50E1"/>
    <w:rsid w:val="00BF7204"/>
    <w:rsid w:val="00BF7716"/>
    <w:rsid w:val="00C001F0"/>
    <w:rsid w:val="00C00A6C"/>
    <w:rsid w:val="00C00DB2"/>
    <w:rsid w:val="00C02471"/>
    <w:rsid w:val="00C04F49"/>
    <w:rsid w:val="00C0529A"/>
    <w:rsid w:val="00C06A84"/>
    <w:rsid w:val="00C07587"/>
    <w:rsid w:val="00C079B9"/>
    <w:rsid w:val="00C101B6"/>
    <w:rsid w:val="00C1047B"/>
    <w:rsid w:val="00C1047E"/>
    <w:rsid w:val="00C11240"/>
    <w:rsid w:val="00C112F6"/>
    <w:rsid w:val="00C11723"/>
    <w:rsid w:val="00C138BA"/>
    <w:rsid w:val="00C14BB5"/>
    <w:rsid w:val="00C15612"/>
    <w:rsid w:val="00C16DAD"/>
    <w:rsid w:val="00C202CF"/>
    <w:rsid w:val="00C210D4"/>
    <w:rsid w:val="00C22F18"/>
    <w:rsid w:val="00C230A9"/>
    <w:rsid w:val="00C231AB"/>
    <w:rsid w:val="00C23A07"/>
    <w:rsid w:val="00C23D7B"/>
    <w:rsid w:val="00C24048"/>
    <w:rsid w:val="00C24A01"/>
    <w:rsid w:val="00C24B0F"/>
    <w:rsid w:val="00C24EFA"/>
    <w:rsid w:val="00C255EE"/>
    <w:rsid w:val="00C2582D"/>
    <w:rsid w:val="00C258A9"/>
    <w:rsid w:val="00C26783"/>
    <w:rsid w:val="00C2714F"/>
    <w:rsid w:val="00C27207"/>
    <w:rsid w:val="00C304A3"/>
    <w:rsid w:val="00C30AC4"/>
    <w:rsid w:val="00C32185"/>
    <w:rsid w:val="00C32888"/>
    <w:rsid w:val="00C32BC5"/>
    <w:rsid w:val="00C334A4"/>
    <w:rsid w:val="00C3365E"/>
    <w:rsid w:val="00C3436C"/>
    <w:rsid w:val="00C358AD"/>
    <w:rsid w:val="00C370D5"/>
    <w:rsid w:val="00C41187"/>
    <w:rsid w:val="00C4175D"/>
    <w:rsid w:val="00C41FC7"/>
    <w:rsid w:val="00C4372D"/>
    <w:rsid w:val="00C43D51"/>
    <w:rsid w:val="00C43EC9"/>
    <w:rsid w:val="00C44444"/>
    <w:rsid w:val="00C4516E"/>
    <w:rsid w:val="00C45B3E"/>
    <w:rsid w:val="00C501E7"/>
    <w:rsid w:val="00C5026E"/>
    <w:rsid w:val="00C50C37"/>
    <w:rsid w:val="00C51CFC"/>
    <w:rsid w:val="00C52277"/>
    <w:rsid w:val="00C52AE4"/>
    <w:rsid w:val="00C52E9A"/>
    <w:rsid w:val="00C53B07"/>
    <w:rsid w:val="00C53D94"/>
    <w:rsid w:val="00C5672B"/>
    <w:rsid w:val="00C56C2A"/>
    <w:rsid w:val="00C56CCE"/>
    <w:rsid w:val="00C57563"/>
    <w:rsid w:val="00C61855"/>
    <w:rsid w:val="00C6232D"/>
    <w:rsid w:val="00C628CC"/>
    <w:rsid w:val="00C633CA"/>
    <w:rsid w:val="00C67370"/>
    <w:rsid w:val="00C71917"/>
    <w:rsid w:val="00C72A5C"/>
    <w:rsid w:val="00C7786E"/>
    <w:rsid w:val="00C8023C"/>
    <w:rsid w:val="00C8039F"/>
    <w:rsid w:val="00C80F26"/>
    <w:rsid w:val="00C810B3"/>
    <w:rsid w:val="00C814BA"/>
    <w:rsid w:val="00C81558"/>
    <w:rsid w:val="00C835CF"/>
    <w:rsid w:val="00C8631C"/>
    <w:rsid w:val="00C86944"/>
    <w:rsid w:val="00C86E41"/>
    <w:rsid w:val="00C87AE4"/>
    <w:rsid w:val="00C90017"/>
    <w:rsid w:val="00C90B56"/>
    <w:rsid w:val="00C90F8A"/>
    <w:rsid w:val="00C91025"/>
    <w:rsid w:val="00C93392"/>
    <w:rsid w:val="00C935CD"/>
    <w:rsid w:val="00C93C12"/>
    <w:rsid w:val="00C9481A"/>
    <w:rsid w:val="00C94ABB"/>
    <w:rsid w:val="00C94E5E"/>
    <w:rsid w:val="00C94FAD"/>
    <w:rsid w:val="00C9529C"/>
    <w:rsid w:val="00C9569C"/>
    <w:rsid w:val="00C95B8A"/>
    <w:rsid w:val="00C95FBC"/>
    <w:rsid w:val="00C9677E"/>
    <w:rsid w:val="00CA08DB"/>
    <w:rsid w:val="00CA123A"/>
    <w:rsid w:val="00CA144E"/>
    <w:rsid w:val="00CA14D1"/>
    <w:rsid w:val="00CA1A2A"/>
    <w:rsid w:val="00CA42AF"/>
    <w:rsid w:val="00CA4E68"/>
    <w:rsid w:val="00CA51C3"/>
    <w:rsid w:val="00CA6FED"/>
    <w:rsid w:val="00CA79AD"/>
    <w:rsid w:val="00CB061E"/>
    <w:rsid w:val="00CB1F1A"/>
    <w:rsid w:val="00CB2D9A"/>
    <w:rsid w:val="00CB5E31"/>
    <w:rsid w:val="00CB60EB"/>
    <w:rsid w:val="00CB64FE"/>
    <w:rsid w:val="00CB6C2F"/>
    <w:rsid w:val="00CB6DB7"/>
    <w:rsid w:val="00CB6DDD"/>
    <w:rsid w:val="00CB6F65"/>
    <w:rsid w:val="00CB7818"/>
    <w:rsid w:val="00CC0E4D"/>
    <w:rsid w:val="00CC1114"/>
    <w:rsid w:val="00CC17F9"/>
    <w:rsid w:val="00CC1DF9"/>
    <w:rsid w:val="00CC2AC0"/>
    <w:rsid w:val="00CC2F65"/>
    <w:rsid w:val="00CC307B"/>
    <w:rsid w:val="00CC31D6"/>
    <w:rsid w:val="00CC3F24"/>
    <w:rsid w:val="00CC499F"/>
    <w:rsid w:val="00CC4D23"/>
    <w:rsid w:val="00CC558A"/>
    <w:rsid w:val="00CC56F6"/>
    <w:rsid w:val="00CC5B76"/>
    <w:rsid w:val="00CD0232"/>
    <w:rsid w:val="00CD0A21"/>
    <w:rsid w:val="00CD12C9"/>
    <w:rsid w:val="00CD1C2F"/>
    <w:rsid w:val="00CD277F"/>
    <w:rsid w:val="00CD6446"/>
    <w:rsid w:val="00CD7982"/>
    <w:rsid w:val="00CD7A50"/>
    <w:rsid w:val="00CD7B7E"/>
    <w:rsid w:val="00CD7F7D"/>
    <w:rsid w:val="00CE099E"/>
    <w:rsid w:val="00CE0AB1"/>
    <w:rsid w:val="00CE0C43"/>
    <w:rsid w:val="00CE0F90"/>
    <w:rsid w:val="00CE129F"/>
    <w:rsid w:val="00CE14E5"/>
    <w:rsid w:val="00CE289D"/>
    <w:rsid w:val="00CE3002"/>
    <w:rsid w:val="00CE4468"/>
    <w:rsid w:val="00CE4E1B"/>
    <w:rsid w:val="00CE518E"/>
    <w:rsid w:val="00CE745E"/>
    <w:rsid w:val="00CE77D3"/>
    <w:rsid w:val="00CF0DA4"/>
    <w:rsid w:val="00CF279F"/>
    <w:rsid w:val="00CF2F40"/>
    <w:rsid w:val="00CF3E75"/>
    <w:rsid w:val="00CF40D2"/>
    <w:rsid w:val="00CF5B45"/>
    <w:rsid w:val="00CF68BA"/>
    <w:rsid w:val="00CF7701"/>
    <w:rsid w:val="00CF7914"/>
    <w:rsid w:val="00D00C1B"/>
    <w:rsid w:val="00D00E98"/>
    <w:rsid w:val="00D00FBE"/>
    <w:rsid w:val="00D018FC"/>
    <w:rsid w:val="00D03025"/>
    <w:rsid w:val="00D05705"/>
    <w:rsid w:val="00D057C2"/>
    <w:rsid w:val="00D05A11"/>
    <w:rsid w:val="00D05E4B"/>
    <w:rsid w:val="00D06C65"/>
    <w:rsid w:val="00D11447"/>
    <w:rsid w:val="00D11939"/>
    <w:rsid w:val="00D123A1"/>
    <w:rsid w:val="00D12C8F"/>
    <w:rsid w:val="00D1373A"/>
    <w:rsid w:val="00D13D46"/>
    <w:rsid w:val="00D14833"/>
    <w:rsid w:val="00D14BB2"/>
    <w:rsid w:val="00D14F06"/>
    <w:rsid w:val="00D15078"/>
    <w:rsid w:val="00D1522D"/>
    <w:rsid w:val="00D15C05"/>
    <w:rsid w:val="00D16526"/>
    <w:rsid w:val="00D167DF"/>
    <w:rsid w:val="00D17AB5"/>
    <w:rsid w:val="00D220BD"/>
    <w:rsid w:val="00D2280B"/>
    <w:rsid w:val="00D231F0"/>
    <w:rsid w:val="00D2342E"/>
    <w:rsid w:val="00D23783"/>
    <w:rsid w:val="00D24452"/>
    <w:rsid w:val="00D24617"/>
    <w:rsid w:val="00D252AC"/>
    <w:rsid w:val="00D25680"/>
    <w:rsid w:val="00D26114"/>
    <w:rsid w:val="00D26ED5"/>
    <w:rsid w:val="00D276B6"/>
    <w:rsid w:val="00D27855"/>
    <w:rsid w:val="00D320AF"/>
    <w:rsid w:val="00D330B5"/>
    <w:rsid w:val="00D3326E"/>
    <w:rsid w:val="00D33BB7"/>
    <w:rsid w:val="00D340E4"/>
    <w:rsid w:val="00D358BB"/>
    <w:rsid w:val="00D35B21"/>
    <w:rsid w:val="00D36656"/>
    <w:rsid w:val="00D368BA"/>
    <w:rsid w:val="00D3693B"/>
    <w:rsid w:val="00D37DFC"/>
    <w:rsid w:val="00D37F4E"/>
    <w:rsid w:val="00D426D4"/>
    <w:rsid w:val="00D4278C"/>
    <w:rsid w:val="00D4392E"/>
    <w:rsid w:val="00D43BAC"/>
    <w:rsid w:val="00D466CE"/>
    <w:rsid w:val="00D46830"/>
    <w:rsid w:val="00D46B13"/>
    <w:rsid w:val="00D476FF"/>
    <w:rsid w:val="00D501B9"/>
    <w:rsid w:val="00D5032F"/>
    <w:rsid w:val="00D51016"/>
    <w:rsid w:val="00D510E3"/>
    <w:rsid w:val="00D52004"/>
    <w:rsid w:val="00D54979"/>
    <w:rsid w:val="00D551DD"/>
    <w:rsid w:val="00D55F52"/>
    <w:rsid w:val="00D57461"/>
    <w:rsid w:val="00D60FEA"/>
    <w:rsid w:val="00D6302F"/>
    <w:rsid w:val="00D632A6"/>
    <w:rsid w:val="00D63BE3"/>
    <w:rsid w:val="00D63C2C"/>
    <w:rsid w:val="00D63D15"/>
    <w:rsid w:val="00D64338"/>
    <w:rsid w:val="00D646F1"/>
    <w:rsid w:val="00D64B90"/>
    <w:rsid w:val="00D652B1"/>
    <w:rsid w:val="00D658FD"/>
    <w:rsid w:val="00D66C54"/>
    <w:rsid w:val="00D70743"/>
    <w:rsid w:val="00D70A52"/>
    <w:rsid w:val="00D70FFE"/>
    <w:rsid w:val="00D718B6"/>
    <w:rsid w:val="00D71A35"/>
    <w:rsid w:val="00D71F46"/>
    <w:rsid w:val="00D72625"/>
    <w:rsid w:val="00D72A6A"/>
    <w:rsid w:val="00D72C53"/>
    <w:rsid w:val="00D72D28"/>
    <w:rsid w:val="00D72FCC"/>
    <w:rsid w:val="00D73246"/>
    <w:rsid w:val="00D73D3C"/>
    <w:rsid w:val="00D74A7A"/>
    <w:rsid w:val="00D752FF"/>
    <w:rsid w:val="00D756FE"/>
    <w:rsid w:val="00D75F56"/>
    <w:rsid w:val="00D80047"/>
    <w:rsid w:val="00D80D61"/>
    <w:rsid w:val="00D8141B"/>
    <w:rsid w:val="00D842AF"/>
    <w:rsid w:val="00D85433"/>
    <w:rsid w:val="00D85DDD"/>
    <w:rsid w:val="00D86744"/>
    <w:rsid w:val="00D86E3B"/>
    <w:rsid w:val="00D8713C"/>
    <w:rsid w:val="00D87320"/>
    <w:rsid w:val="00D9004A"/>
    <w:rsid w:val="00D90268"/>
    <w:rsid w:val="00D90786"/>
    <w:rsid w:val="00D914D9"/>
    <w:rsid w:val="00D9167A"/>
    <w:rsid w:val="00D9292F"/>
    <w:rsid w:val="00D92BBC"/>
    <w:rsid w:val="00D93C50"/>
    <w:rsid w:val="00D95E38"/>
    <w:rsid w:val="00D95F59"/>
    <w:rsid w:val="00D97C70"/>
    <w:rsid w:val="00DA03E6"/>
    <w:rsid w:val="00DA150F"/>
    <w:rsid w:val="00DA259F"/>
    <w:rsid w:val="00DA25C9"/>
    <w:rsid w:val="00DA33B6"/>
    <w:rsid w:val="00DA358F"/>
    <w:rsid w:val="00DA49F3"/>
    <w:rsid w:val="00DA5C75"/>
    <w:rsid w:val="00DA7670"/>
    <w:rsid w:val="00DA7950"/>
    <w:rsid w:val="00DB08C0"/>
    <w:rsid w:val="00DB0A8E"/>
    <w:rsid w:val="00DB1068"/>
    <w:rsid w:val="00DB13BF"/>
    <w:rsid w:val="00DB2E3C"/>
    <w:rsid w:val="00DB37E6"/>
    <w:rsid w:val="00DB443F"/>
    <w:rsid w:val="00DB4D0D"/>
    <w:rsid w:val="00DB538E"/>
    <w:rsid w:val="00DB56EC"/>
    <w:rsid w:val="00DB65F8"/>
    <w:rsid w:val="00DB7E56"/>
    <w:rsid w:val="00DC0748"/>
    <w:rsid w:val="00DC0A65"/>
    <w:rsid w:val="00DC18BF"/>
    <w:rsid w:val="00DC334D"/>
    <w:rsid w:val="00DC3FB0"/>
    <w:rsid w:val="00DC50AC"/>
    <w:rsid w:val="00DC5296"/>
    <w:rsid w:val="00DC5B92"/>
    <w:rsid w:val="00DC5FE3"/>
    <w:rsid w:val="00DC6662"/>
    <w:rsid w:val="00DC7773"/>
    <w:rsid w:val="00DD022C"/>
    <w:rsid w:val="00DD109F"/>
    <w:rsid w:val="00DD1522"/>
    <w:rsid w:val="00DD1599"/>
    <w:rsid w:val="00DD1D54"/>
    <w:rsid w:val="00DD53FB"/>
    <w:rsid w:val="00DD69AA"/>
    <w:rsid w:val="00DD7BC6"/>
    <w:rsid w:val="00DE0463"/>
    <w:rsid w:val="00DE14C1"/>
    <w:rsid w:val="00DE160C"/>
    <w:rsid w:val="00DE268F"/>
    <w:rsid w:val="00DE2A49"/>
    <w:rsid w:val="00DE696C"/>
    <w:rsid w:val="00DE7312"/>
    <w:rsid w:val="00DF03E9"/>
    <w:rsid w:val="00DF0711"/>
    <w:rsid w:val="00DF0E07"/>
    <w:rsid w:val="00DF0F42"/>
    <w:rsid w:val="00DF10A1"/>
    <w:rsid w:val="00DF28D5"/>
    <w:rsid w:val="00DF3C12"/>
    <w:rsid w:val="00DF3DC9"/>
    <w:rsid w:val="00DF437C"/>
    <w:rsid w:val="00DF57E7"/>
    <w:rsid w:val="00DF6105"/>
    <w:rsid w:val="00DF6491"/>
    <w:rsid w:val="00DF6C1D"/>
    <w:rsid w:val="00DF6DC0"/>
    <w:rsid w:val="00DF7A83"/>
    <w:rsid w:val="00E00248"/>
    <w:rsid w:val="00E00D9B"/>
    <w:rsid w:val="00E0259A"/>
    <w:rsid w:val="00E02BA4"/>
    <w:rsid w:val="00E0393F"/>
    <w:rsid w:val="00E03F0B"/>
    <w:rsid w:val="00E03F7A"/>
    <w:rsid w:val="00E05D9E"/>
    <w:rsid w:val="00E0745B"/>
    <w:rsid w:val="00E07505"/>
    <w:rsid w:val="00E07CC6"/>
    <w:rsid w:val="00E10604"/>
    <w:rsid w:val="00E10A9B"/>
    <w:rsid w:val="00E10B99"/>
    <w:rsid w:val="00E12B07"/>
    <w:rsid w:val="00E13038"/>
    <w:rsid w:val="00E1481E"/>
    <w:rsid w:val="00E14F2B"/>
    <w:rsid w:val="00E1547A"/>
    <w:rsid w:val="00E15613"/>
    <w:rsid w:val="00E157ED"/>
    <w:rsid w:val="00E21455"/>
    <w:rsid w:val="00E214E6"/>
    <w:rsid w:val="00E218AF"/>
    <w:rsid w:val="00E2243C"/>
    <w:rsid w:val="00E23475"/>
    <w:rsid w:val="00E2376E"/>
    <w:rsid w:val="00E23F39"/>
    <w:rsid w:val="00E24375"/>
    <w:rsid w:val="00E25B48"/>
    <w:rsid w:val="00E26CD4"/>
    <w:rsid w:val="00E27559"/>
    <w:rsid w:val="00E279F6"/>
    <w:rsid w:val="00E27A9C"/>
    <w:rsid w:val="00E30351"/>
    <w:rsid w:val="00E3249D"/>
    <w:rsid w:val="00E32797"/>
    <w:rsid w:val="00E33458"/>
    <w:rsid w:val="00E3384F"/>
    <w:rsid w:val="00E33A21"/>
    <w:rsid w:val="00E33D87"/>
    <w:rsid w:val="00E344E3"/>
    <w:rsid w:val="00E35C89"/>
    <w:rsid w:val="00E35F2A"/>
    <w:rsid w:val="00E3603D"/>
    <w:rsid w:val="00E36962"/>
    <w:rsid w:val="00E369A2"/>
    <w:rsid w:val="00E379F7"/>
    <w:rsid w:val="00E37BFB"/>
    <w:rsid w:val="00E407BF"/>
    <w:rsid w:val="00E40873"/>
    <w:rsid w:val="00E409BA"/>
    <w:rsid w:val="00E40C9B"/>
    <w:rsid w:val="00E4287C"/>
    <w:rsid w:val="00E42A73"/>
    <w:rsid w:val="00E42D1F"/>
    <w:rsid w:val="00E44A0A"/>
    <w:rsid w:val="00E45C70"/>
    <w:rsid w:val="00E47162"/>
    <w:rsid w:val="00E474F4"/>
    <w:rsid w:val="00E47A1D"/>
    <w:rsid w:val="00E5035E"/>
    <w:rsid w:val="00E503B3"/>
    <w:rsid w:val="00E51573"/>
    <w:rsid w:val="00E51A6F"/>
    <w:rsid w:val="00E51D18"/>
    <w:rsid w:val="00E525E4"/>
    <w:rsid w:val="00E5538F"/>
    <w:rsid w:val="00E569CB"/>
    <w:rsid w:val="00E57469"/>
    <w:rsid w:val="00E57903"/>
    <w:rsid w:val="00E60B7E"/>
    <w:rsid w:val="00E60C0B"/>
    <w:rsid w:val="00E612F4"/>
    <w:rsid w:val="00E613B6"/>
    <w:rsid w:val="00E62385"/>
    <w:rsid w:val="00E628B3"/>
    <w:rsid w:val="00E62C11"/>
    <w:rsid w:val="00E64344"/>
    <w:rsid w:val="00E648F7"/>
    <w:rsid w:val="00E64DA2"/>
    <w:rsid w:val="00E65357"/>
    <w:rsid w:val="00E66BEF"/>
    <w:rsid w:val="00E6730E"/>
    <w:rsid w:val="00E67B7F"/>
    <w:rsid w:val="00E7016E"/>
    <w:rsid w:val="00E71694"/>
    <w:rsid w:val="00E71B3C"/>
    <w:rsid w:val="00E71E4C"/>
    <w:rsid w:val="00E72807"/>
    <w:rsid w:val="00E72880"/>
    <w:rsid w:val="00E737FC"/>
    <w:rsid w:val="00E74355"/>
    <w:rsid w:val="00E75199"/>
    <w:rsid w:val="00E75A4E"/>
    <w:rsid w:val="00E76512"/>
    <w:rsid w:val="00E76CCD"/>
    <w:rsid w:val="00E76D91"/>
    <w:rsid w:val="00E770A7"/>
    <w:rsid w:val="00E81064"/>
    <w:rsid w:val="00E810E1"/>
    <w:rsid w:val="00E834C9"/>
    <w:rsid w:val="00E84098"/>
    <w:rsid w:val="00E84AD9"/>
    <w:rsid w:val="00E84FCF"/>
    <w:rsid w:val="00E85671"/>
    <w:rsid w:val="00E85F30"/>
    <w:rsid w:val="00E87B1F"/>
    <w:rsid w:val="00E906EA"/>
    <w:rsid w:val="00E908C9"/>
    <w:rsid w:val="00E92391"/>
    <w:rsid w:val="00E928DD"/>
    <w:rsid w:val="00E92E05"/>
    <w:rsid w:val="00E93E12"/>
    <w:rsid w:val="00E93EA2"/>
    <w:rsid w:val="00E95CD2"/>
    <w:rsid w:val="00E95D82"/>
    <w:rsid w:val="00E95FD5"/>
    <w:rsid w:val="00E971EE"/>
    <w:rsid w:val="00E97EBE"/>
    <w:rsid w:val="00E97FAB"/>
    <w:rsid w:val="00EA08F2"/>
    <w:rsid w:val="00EA0ACD"/>
    <w:rsid w:val="00EA0CA2"/>
    <w:rsid w:val="00EA28D7"/>
    <w:rsid w:val="00EA2DC8"/>
    <w:rsid w:val="00EA3ABC"/>
    <w:rsid w:val="00EA410B"/>
    <w:rsid w:val="00EA466E"/>
    <w:rsid w:val="00EA4F5E"/>
    <w:rsid w:val="00EA5F33"/>
    <w:rsid w:val="00EA6037"/>
    <w:rsid w:val="00EA68D0"/>
    <w:rsid w:val="00EA6B91"/>
    <w:rsid w:val="00EA6C6D"/>
    <w:rsid w:val="00EA7289"/>
    <w:rsid w:val="00EA7B2C"/>
    <w:rsid w:val="00EA7FD7"/>
    <w:rsid w:val="00EB087B"/>
    <w:rsid w:val="00EB0F12"/>
    <w:rsid w:val="00EB1628"/>
    <w:rsid w:val="00EB186A"/>
    <w:rsid w:val="00EB3430"/>
    <w:rsid w:val="00EB37A2"/>
    <w:rsid w:val="00EB3DB8"/>
    <w:rsid w:val="00EB41AD"/>
    <w:rsid w:val="00EB4BF8"/>
    <w:rsid w:val="00EB61C4"/>
    <w:rsid w:val="00EB663B"/>
    <w:rsid w:val="00EB7101"/>
    <w:rsid w:val="00EC1C7A"/>
    <w:rsid w:val="00EC22EC"/>
    <w:rsid w:val="00EC23B7"/>
    <w:rsid w:val="00EC274F"/>
    <w:rsid w:val="00EC415F"/>
    <w:rsid w:val="00EC521C"/>
    <w:rsid w:val="00EC5393"/>
    <w:rsid w:val="00EC70FD"/>
    <w:rsid w:val="00EC73BB"/>
    <w:rsid w:val="00EC7FEC"/>
    <w:rsid w:val="00ED0136"/>
    <w:rsid w:val="00ED09C5"/>
    <w:rsid w:val="00ED2B5C"/>
    <w:rsid w:val="00ED391F"/>
    <w:rsid w:val="00ED3C74"/>
    <w:rsid w:val="00ED433B"/>
    <w:rsid w:val="00ED45C3"/>
    <w:rsid w:val="00ED4856"/>
    <w:rsid w:val="00ED4B95"/>
    <w:rsid w:val="00ED7796"/>
    <w:rsid w:val="00ED78FD"/>
    <w:rsid w:val="00EE0480"/>
    <w:rsid w:val="00EE076E"/>
    <w:rsid w:val="00EE1029"/>
    <w:rsid w:val="00EE10C7"/>
    <w:rsid w:val="00EE15F7"/>
    <w:rsid w:val="00EE23E6"/>
    <w:rsid w:val="00EE28AA"/>
    <w:rsid w:val="00EE33B8"/>
    <w:rsid w:val="00EE4253"/>
    <w:rsid w:val="00EE486B"/>
    <w:rsid w:val="00EE624D"/>
    <w:rsid w:val="00EE6720"/>
    <w:rsid w:val="00EE7603"/>
    <w:rsid w:val="00EF0392"/>
    <w:rsid w:val="00EF105B"/>
    <w:rsid w:val="00EF15F9"/>
    <w:rsid w:val="00EF1F34"/>
    <w:rsid w:val="00EF2204"/>
    <w:rsid w:val="00EF2D69"/>
    <w:rsid w:val="00EF3B0B"/>
    <w:rsid w:val="00EF7A88"/>
    <w:rsid w:val="00F01F89"/>
    <w:rsid w:val="00F021A0"/>
    <w:rsid w:val="00F02C68"/>
    <w:rsid w:val="00F03039"/>
    <w:rsid w:val="00F039E0"/>
    <w:rsid w:val="00F0433A"/>
    <w:rsid w:val="00F04933"/>
    <w:rsid w:val="00F05C48"/>
    <w:rsid w:val="00F05E90"/>
    <w:rsid w:val="00F06CE1"/>
    <w:rsid w:val="00F076F1"/>
    <w:rsid w:val="00F11141"/>
    <w:rsid w:val="00F12B59"/>
    <w:rsid w:val="00F1317E"/>
    <w:rsid w:val="00F1395A"/>
    <w:rsid w:val="00F13BA9"/>
    <w:rsid w:val="00F13EAB"/>
    <w:rsid w:val="00F17976"/>
    <w:rsid w:val="00F179A1"/>
    <w:rsid w:val="00F17C94"/>
    <w:rsid w:val="00F20388"/>
    <w:rsid w:val="00F206D5"/>
    <w:rsid w:val="00F210E0"/>
    <w:rsid w:val="00F21848"/>
    <w:rsid w:val="00F2216D"/>
    <w:rsid w:val="00F2284E"/>
    <w:rsid w:val="00F23372"/>
    <w:rsid w:val="00F233E6"/>
    <w:rsid w:val="00F24109"/>
    <w:rsid w:val="00F26002"/>
    <w:rsid w:val="00F2633D"/>
    <w:rsid w:val="00F30471"/>
    <w:rsid w:val="00F30C09"/>
    <w:rsid w:val="00F31A63"/>
    <w:rsid w:val="00F31B3B"/>
    <w:rsid w:val="00F31D21"/>
    <w:rsid w:val="00F32C65"/>
    <w:rsid w:val="00F330EA"/>
    <w:rsid w:val="00F337BB"/>
    <w:rsid w:val="00F34C60"/>
    <w:rsid w:val="00F34EE9"/>
    <w:rsid w:val="00F36866"/>
    <w:rsid w:val="00F36EAB"/>
    <w:rsid w:val="00F36F22"/>
    <w:rsid w:val="00F37C87"/>
    <w:rsid w:val="00F37F93"/>
    <w:rsid w:val="00F40F5B"/>
    <w:rsid w:val="00F4112F"/>
    <w:rsid w:val="00F41892"/>
    <w:rsid w:val="00F41A39"/>
    <w:rsid w:val="00F42C98"/>
    <w:rsid w:val="00F4366C"/>
    <w:rsid w:val="00F45B9B"/>
    <w:rsid w:val="00F47216"/>
    <w:rsid w:val="00F47BF9"/>
    <w:rsid w:val="00F50585"/>
    <w:rsid w:val="00F50877"/>
    <w:rsid w:val="00F50C9A"/>
    <w:rsid w:val="00F50E64"/>
    <w:rsid w:val="00F50F2E"/>
    <w:rsid w:val="00F50FEA"/>
    <w:rsid w:val="00F5142A"/>
    <w:rsid w:val="00F51737"/>
    <w:rsid w:val="00F51C90"/>
    <w:rsid w:val="00F523A2"/>
    <w:rsid w:val="00F5364B"/>
    <w:rsid w:val="00F53B00"/>
    <w:rsid w:val="00F54522"/>
    <w:rsid w:val="00F54F1F"/>
    <w:rsid w:val="00F5513A"/>
    <w:rsid w:val="00F55DE2"/>
    <w:rsid w:val="00F61521"/>
    <w:rsid w:val="00F6242B"/>
    <w:rsid w:val="00F6356A"/>
    <w:rsid w:val="00F63647"/>
    <w:rsid w:val="00F646A5"/>
    <w:rsid w:val="00F65200"/>
    <w:rsid w:val="00F65742"/>
    <w:rsid w:val="00F66147"/>
    <w:rsid w:val="00F66434"/>
    <w:rsid w:val="00F66CC0"/>
    <w:rsid w:val="00F66D05"/>
    <w:rsid w:val="00F707F1"/>
    <w:rsid w:val="00F7080A"/>
    <w:rsid w:val="00F70F34"/>
    <w:rsid w:val="00F722A0"/>
    <w:rsid w:val="00F72727"/>
    <w:rsid w:val="00F72A55"/>
    <w:rsid w:val="00F72CC4"/>
    <w:rsid w:val="00F72DDB"/>
    <w:rsid w:val="00F73297"/>
    <w:rsid w:val="00F772FD"/>
    <w:rsid w:val="00F8013D"/>
    <w:rsid w:val="00F80F5D"/>
    <w:rsid w:val="00F8101D"/>
    <w:rsid w:val="00F81112"/>
    <w:rsid w:val="00F81565"/>
    <w:rsid w:val="00F81860"/>
    <w:rsid w:val="00F8417F"/>
    <w:rsid w:val="00F84A32"/>
    <w:rsid w:val="00F84A6F"/>
    <w:rsid w:val="00F84FFD"/>
    <w:rsid w:val="00F850A1"/>
    <w:rsid w:val="00F85537"/>
    <w:rsid w:val="00F8643C"/>
    <w:rsid w:val="00F90A01"/>
    <w:rsid w:val="00F91E00"/>
    <w:rsid w:val="00F926A8"/>
    <w:rsid w:val="00F92832"/>
    <w:rsid w:val="00F93B83"/>
    <w:rsid w:val="00F94683"/>
    <w:rsid w:val="00F947F7"/>
    <w:rsid w:val="00F968EE"/>
    <w:rsid w:val="00F96D93"/>
    <w:rsid w:val="00F97001"/>
    <w:rsid w:val="00FA0056"/>
    <w:rsid w:val="00FA013C"/>
    <w:rsid w:val="00FA0D45"/>
    <w:rsid w:val="00FA0EEB"/>
    <w:rsid w:val="00FA3E62"/>
    <w:rsid w:val="00FA3F2E"/>
    <w:rsid w:val="00FA4242"/>
    <w:rsid w:val="00FA57EE"/>
    <w:rsid w:val="00FA679E"/>
    <w:rsid w:val="00FA686E"/>
    <w:rsid w:val="00FA6CCB"/>
    <w:rsid w:val="00FA7514"/>
    <w:rsid w:val="00FA7B18"/>
    <w:rsid w:val="00FB0269"/>
    <w:rsid w:val="00FB14AB"/>
    <w:rsid w:val="00FB152F"/>
    <w:rsid w:val="00FB247F"/>
    <w:rsid w:val="00FB29B0"/>
    <w:rsid w:val="00FB3079"/>
    <w:rsid w:val="00FB4819"/>
    <w:rsid w:val="00FB4CC7"/>
    <w:rsid w:val="00FB508C"/>
    <w:rsid w:val="00FB5521"/>
    <w:rsid w:val="00FB598B"/>
    <w:rsid w:val="00FB5FFF"/>
    <w:rsid w:val="00FB61F1"/>
    <w:rsid w:val="00FB6358"/>
    <w:rsid w:val="00FB721A"/>
    <w:rsid w:val="00FB7ACB"/>
    <w:rsid w:val="00FB7D96"/>
    <w:rsid w:val="00FC0060"/>
    <w:rsid w:val="00FC0239"/>
    <w:rsid w:val="00FC0D8A"/>
    <w:rsid w:val="00FC11E1"/>
    <w:rsid w:val="00FC2F0C"/>
    <w:rsid w:val="00FC31F9"/>
    <w:rsid w:val="00FC3D4F"/>
    <w:rsid w:val="00FC41A5"/>
    <w:rsid w:val="00FC4D35"/>
    <w:rsid w:val="00FC4D6B"/>
    <w:rsid w:val="00FC661C"/>
    <w:rsid w:val="00FC71BB"/>
    <w:rsid w:val="00FC727E"/>
    <w:rsid w:val="00FD0CA3"/>
    <w:rsid w:val="00FD1641"/>
    <w:rsid w:val="00FD243E"/>
    <w:rsid w:val="00FD24DE"/>
    <w:rsid w:val="00FD3D39"/>
    <w:rsid w:val="00FD422B"/>
    <w:rsid w:val="00FD4457"/>
    <w:rsid w:val="00FD4941"/>
    <w:rsid w:val="00FD5520"/>
    <w:rsid w:val="00FD55CD"/>
    <w:rsid w:val="00FD6E76"/>
    <w:rsid w:val="00FD6F74"/>
    <w:rsid w:val="00FD7832"/>
    <w:rsid w:val="00FE061E"/>
    <w:rsid w:val="00FE0B38"/>
    <w:rsid w:val="00FE1278"/>
    <w:rsid w:val="00FE18CD"/>
    <w:rsid w:val="00FE1FE7"/>
    <w:rsid w:val="00FE21B9"/>
    <w:rsid w:val="00FE227C"/>
    <w:rsid w:val="00FE2FA0"/>
    <w:rsid w:val="00FE30DC"/>
    <w:rsid w:val="00FE4888"/>
    <w:rsid w:val="00FE518A"/>
    <w:rsid w:val="00FE55D3"/>
    <w:rsid w:val="00FE5776"/>
    <w:rsid w:val="00FE6DAD"/>
    <w:rsid w:val="00FE730E"/>
    <w:rsid w:val="00FF043D"/>
    <w:rsid w:val="00FF10ED"/>
    <w:rsid w:val="00FF11C7"/>
    <w:rsid w:val="00FF1259"/>
    <w:rsid w:val="00FF1BEA"/>
    <w:rsid w:val="00FF272D"/>
    <w:rsid w:val="00FF2F4D"/>
    <w:rsid w:val="00FF2F98"/>
    <w:rsid w:val="00FF383C"/>
    <w:rsid w:val="00FF7303"/>
    <w:rsid w:val="00FF753C"/>
    <w:rsid w:val="00FF7588"/>
    <w:rsid w:val="00FF7D4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0321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before="240" w:after="240"/>
        <w:ind w:left="72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CB2"/>
    <w:pPr>
      <w:ind w:left="0" w:firstLine="0"/>
    </w:pPr>
    <w:rPr>
      <w:lang w:val="en-US"/>
    </w:rPr>
  </w:style>
  <w:style w:type="paragraph" w:styleId="Heading1">
    <w:name w:val="heading 1"/>
    <w:basedOn w:val="Normal"/>
    <w:next w:val="BodyText"/>
    <w:link w:val="Heading1Char"/>
    <w:uiPriority w:val="9"/>
    <w:qFormat/>
    <w:rsid w:val="00886B46"/>
    <w:pPr>
      <w:keepNext/>
      <w:keepLines/>
      <w:spacing w:after="120"/>
      <w:outlineLvl w:val="0"/>
    </w:pPr>
    <w:rPr>
      <w:rFonts w:ascii="Calibri" w:eastAsiaTheme="majorEastAsia" w:hAnsi="Calibr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86B46"/>
    <w:pPr>
      <w:keepNext/>
      <w:keepLines/>
      <w:spacing w:after="120"/>
      <w:outlineLvl w:val="1"/>
    </w:pPr>
    <w:rPr>
      <w:rFonts w:ascii="Calibri" w:eastAsiaTheme="majorEastAsia" w:hAnsi="Calibr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FB721A"/>
    <w:pPr>
      <w:keepNext/>
      <w:keepLines/>
      <w:spacing w:after="120"/>
      <w:outlineLvl w:val="2"/>
    </w:pPr>
    <w:rPr>
      <w:rFonts w:ascii="Calibri" w:eastAsiaTheme="majorEastAsia" w:hAnsi="Calibr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0B46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s Points,Bullet1"/>
    <w:basedOn w:val="Normal"/>
    <w:link w:val="ListParagraphChar"/>
    <w:uiPriority w:val="34"/>
    <w:qFormat/>
    <w:rsid w:val="007A5C23"/>
    <w:pPr>
      <w:spacing w:before="120" w:after="120"/>
      <w:contextualSpacing/>
    </w:pPr>
    <w:rPr>
      <w:rFonts w:ascii="Arial" w:hAnsi="Arial"/>
    </w:rPr>
  </w:style>
  <w:style w:type="character" w:customStyle="1" w:styleId="ListParagraphChar">
    <w:name w:val="List Paragraph Char"/>
    <w:aliases w:val="Bullets Points Char,Bullet1 Char"/>
    <w:basedOn w:val="DefaultParagraphFont"/>
    <w:link w:val="ListParagraph"/>
    <w:uiPriority w:val="34"/>
    <w:locked/>
    <w:rsid w:val="007A5C23"/>
    <w:rPr>
      <w:rFonts w:ascii="Arial" w:hAnsi="Arial"/>
      <w:lang w:val="en-US"/>
    </w:rPr>
  </w:style>
  <w:style w:type="paragraph" w:styleId="Header">
    <w:name w:val="header"/>
    <w:basedOn w:val="Normal"/>
    <w:link w:val="HeaderChar"/>
    <w:uiPriority w:val="99"/>
    <w:unhideWhenUsed/>
    <w:rsid w:val="00122063"/>
    <w:pPr>
      <w:tabs>
        <w:tab w:val="center" w:pos="4513"/>
        <w:tab w:val="right" w:pos="9026"/>
      </w:tabs>
    </w:pPr>
  </w:style>
  <w:style w:type="character" w:customStyle="1" w:styleId="HeaderChar">
    <w:name w:val="Header Char"/>
    <w:basedOn w:val="DefaultParagraphFont"/>
    <w:link w:val="Header"/>
    <w:uiPriority w:val="99"/>
    <w:rsid w:val="00122063"/>
  </w:style>
  <w:style w:type="paragraph" w:styleId="Footer">
    <w:name w:val="footer"/>
    <w:basedOn w:val="Normal"/>
    <w:link w:val="FooterChar"/>
    <w:uiPriority w:val="99"/>
    <w:unhideWhenUsed/>
    <w:qFormat/>
    <w:rsid w:val="0091302A"/>
    <w:pPr>
      <w:tabs>
        <w:tab w:val="center" w:pos="4513"/>
        <w:tab w:val="right" w:pos="9026"/>
      </w:tabs>
      <w:spacing w:before="0"/>
    </w:pPr>
    <w:rPr>
      <w:sz w:val="18"/>
    </w:rPr>
  </w:style>
  <w:style w:type="character" w:customStyle="1" w:styleId="FooterChar">
    <w:name w:val="Footer Char"/>
    <w:basedOn w:val="DefaultParagraphFont"/>
    <w:link w:val="Footer"/>
    <w:uiPriority w:val="99"/>
    <w:rsid w:val="0091302A"/>
    <w:rPr>
      <w:sz w:val="18"/>
    </w:rPr>
  </w:style>
  <w:style w:type="paragraph" w:styleId="BalloonText">
    <w:name w:val="Balloon Text"/>
    <w:basedOn w:val="Normal"/>
    <w:link w:val="BalloonTextChar"/>
    <w:uiPriority w:val="99"/>
    <w:semiHidden/>
    <w:unhideWhenUsed/>
    <w:rsid w:val="00462D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D59"/>
    <w:rPr>
      <w:rFonts w:ascii="Segoe UI" w:hAnsi="Segoe UI" w:cs="Segoe UI"/>
      <w:sz w:val="18"/>
      <w:szCs w:val="18"/>
    </w:rPr>
  </w:style>
  <w:style w:type="character" w:styleId="CommentReference">
    <w:name w:val="annotation reference"/>
    <w:basedOn w:val="DefaultParagraphFont"/>
    <w:uiPriority w:val="99"/>
    <w:unhideWhenUsed/>
    <w:rsid w:val="006D053F"/>
    <w:rPr>
      <w:sz w:val="16"/>
      <w:szCs w:val="16"/>
    </w:rPr>
  </w:style>
  <w:style w:type="paragraph" w:styleId="CommentText">
    <w:name w:val="annotation text"/>
    <w:basedOn w:val="Normal"/>
    <w:link w:val="CommentTextChar"/>
    <w:uiPriority w:val="99"/>
    <w:unhideWhenUsed/>
    <w:rsid w:val="006D053F"/>
    <w:rPr>
      <w:sz w:val="20"/>
      <w:szCs w:val="20"/>
    </w:rPr>
  </w:style>
  <w:style w:type="character" w:customStyle="1" w:styleId="CommentTextChar">
    <w:name w:val="Comment Text Char"/>
    <w:basedOn w:val="DefaultParagraphFont"/>
    <w:link w:val="CommentText"/>
    <w:uiPriority w:val="99"/>
    <w:rsid w:val="006D053F"/>
    <w:rPr>
      <w:sz w:val="20"/>
      <w:szCs w:val="20"/>
    </w:rPr>
  </w:style>
  <w:style w:type="paragraph" w:styleId="CommentSubject">
    <w:name w:val="annotation subject"/>
    <w:basedOn w:val="CommentText"/>
    <w:next w:val="CommentText"/>
    <w:link w:val="CommentSubjectChar"/>
    <w:uiPriority w:val="99"/>
    <w:semiHidden/>
    <w:unhideWhenUsed/>
    <w:rsid w:val="006D053F"/>
    <w:rPr>
      <w:b/>
      <w:bCs/>
    </w:rPr>
  </w:style>
  <w:style w:type="character" w:customStyle="1" w:styleId="CommentSubjectChar">
    <w:name w:val="Comment Subject Char"/>
    <w:basedOn w:val="CommentTextChar"/>
    <w:link w:val="CommentSubject"/>
    <w:uiPriority w:val="99"/>
    <w:semiHidden/>
    <w:rsid w:val="006D053F"/>
    <w:rPr>
      <w:b/>
      <w:bCs/>
      <w:sz w:val="20"/>
      <w:szCs w:val="20"/>
    </w:rPr>
  </w:style>
  <w:style w:type="character" w:customStyle="1" w:styleId="Heading1Char">
    <w:name w:val="Heading 1 Char"/>
    <w:basedOn w:val="DefaultParagraphFont"/>
    <w:link w:val="Heading1"/>
    <w:uiPriority w:val="9"/>
    <w:rsid w:val="00886B46"/>
    <w:rPr>
      <w:rFonts w:ascii="Calibri" w:eastAsiaTheme="majorEastAsia" w:hAnsi="Calibri"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886B46"/>
    <w:rPr>
      <w:rFonts w:ascii="Calibri" w:eastAsiaTheme="majorEastAsia" w:hAnsi="Calibri" w:cstheme="majorBidi"/>
      <w:b/>
      <w:color w:val="2F5496" w:themeColor="accent1" w:themeShade="BF"/>
      <w:sz w:val="26"/>
      <w:szCs w:val="26"/>
      <w:lang w:val="en-US"/>
    </w:rPr>
  </w:style>
  <w:style w:type="character" w:styleId="Emphasis">
    <w:name w:val="Emphasis"/>
    <w:basedOn w:val="DefaultParagraphFont"/>
    <w:uiPriority w:val="20"/>
    <w:qFormat/>
    <w:rsid w:val="000B46FB"/>
    <w:rPr>
      <w:i/>
      <w:iCs/>
    </w:rPr>
  </w:style>
  <w:style w:type="character" w:customStyle="1" w:styleId="Heading3Char">
    <w:name w:val="Heading 3 Char"/>
    <w:basedOn w:val="DefaultParagraphFont"/>
    <w:link w:val="Heading3"/>
    <w:uiPriority w:val="9"/>
    <w:rsid w:val="00FB721A"/>
    <w:rPr>
      <w:rFonts w:ascii="Calibri" w:eastAsiaTheme="majorEastAsia" w:hAnsi="Calibri" w:cstheme="majorBidi"/>
      <w:b/>
      <w:color w:val="1F3763" w:themeColor="accent1" w:themeShade="7F"/>
      <w:sz w:val="24"/>
      <w:szCs w:val="24"/>
      <w:lang w:val="en-US"/>
    </w:rPr>
  </w:style>
  <w:style w:type="character" w:customStyle="1" w:styleId="Heading4Char">
    <w:name w:val="Heading 4 Char"/>
    <w:basedOn w:val="DefaultParagraphFont"/>
    <w:link w:val="Heading4"/>
    <w:uiPriority w:val="9"/>
    <w:rsid w:val="000B46FB"/>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AB642B"/>
    <w:pPr>
      <w:ind w:left="0" w:firstLine="0"/>
    </w:pPr>
  </w:style>
  <w:style w:type="paragraph" w:styleId="TOC2">
    <w:name w:val="toc 2"/>
    <w:basedOn w:val="Normal"/>
    <w:next w:val="Normal"/>
    <w:uiPriority w:val="39"/>
    <w:rsid w:val="004424E3"/>
    <w:pPr>
      <w:spacing w:before="120" w:after="0"/>
      <w:ind w:left="220"/>
    </w:pPr>
    <w:rPr>
      <w:rFonts w:ascii="Arial" w:hAnsi="Arial"/>
      <w:b/>
      <w:bCs/>
      <w:color w:val="4472C4" w:themeColor="accent1"/>
    </w:rPr>
  </w:style>
  <w:style w:type="paragraph" w:styleId="TOC1">
    <w:name w:val="toc 1"/>
    <w:basedOn w:val="Normal"/>
    <w:next w:val="Normal"/>
    <w:uiPriority w:val="39"/>
    <w:rsid w:val="004424E3"/>
    <w:pPr>
      <w:spacing w:before="120" w:after="0"/>
    </w:pPr>
    <w:rPr>
      <w:rFonts w:ascii="Arial" w:hAnsi="Arial"/>
      <w:b/>
      <w:bCs/>
      <w:i/>
      <w:iCs/>
      <w:color w:val="2F5496" w:themeColor="accent1" w:themeShade="BF"/>
      <w:sz w:val="24"/>
      <w:szCs w:val="24"/>
    </w:rPr>
  </w:style>
  <w:style w:type="paragraph" w:styleId="TOC4">
    <w:name w:val="toc 4"/>
    <w:basedOn w:val="Normal"/>
    <w:next w:val="Normal"/>
    <w:autoRedefine/>
    <w:uiPriority w:val="39"/>
    <w:rsid w:val="00E71694"/>
    <w:pPr>
      <w:spacing w:before="0" w:after="0"/>
      <w:ind w:left="660"/>
    </w:pPr>
    <w:rPr>
      <w:sz w:val="20"/>
      <w:szCs w:val="20"/>
    </w:rPr>
  </w:style>
  <w:style w:type="paragraph" w:styleId="TOC3">
    <w:name w:val="toc 3"/>
    <w:basedOn w:val="Normal"/>
    <w:next w:val="Normal"/>
    <w:uiPriority w:val="39"/>
    <w:rsid w:val="00BE08DA"/>
    <w:pPr>
      <w:spacing w:before="0" w:after="0"/>
      <w:ind w:left="440"/>
    </w:pPr>
    <w:rPr>
      <w:sz w:val="20"/>
      <w:szCs w:val="20"/>
    </w:rPr>
  </w:style>
  <w:style w:type="character" w:styleId="Hyperlink">
    <w:name w:val="Hyperlink"/>
    <w:basedOn w:val="DefaultParagraphFont"/>
    <w:uiPriority w:val="99"/>
    <w:unhideWhenUsed/>
    <w:rsid w:val="00E71694"/>
    <w:rPr>
      <w:color w:val="0563C1" w:themeColor="hyperlink"/>
      <w:u w:val="single"/>
    </w:rPr>
  </w:style>
  <w:style w:type="paragraph" w:styleId="TOCHeading">
    <w:name w:val="TOC Heading"/>
    <w:basedOn w:val="Heading1"/>
    <w:next w:val="Normal"/>
    <w:uiPriority w:val="39"/>
    <w:unhideWhenUsed/>
    <w:qFormat/>
    <w:rsid w:val="00D80047"/>
    <w:pPr>
      <w:spacing w:line="259" w:lineRule="auto"/>
      <w:outlineLvl w:val="9"/>
    </w:pPr>
  </w:style>
  <w:style w:type="table" w:styleId="TableGrid">
    <w:name w:val="Table Grid"/>
    <w:basedOn w:val="TableNormal"/>
    <w:rsid w:val="00765E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aliases w:val="Title for tables and figures,Table Caption"/>
    <w:basedOn w:val="Normal"/>
    <w:next w:val="Normal"/>
    <w:link w:val="CaptionChar"/>
    <w:uiPriority w:val="35"/>
    <w:unhideWhenUsed/>
    <w:qFormat/>
    <w:rsid w:val="00886B46"/>
    <w:pPr>
      <w:keepNext/>
      <w:spacing w:after="120"/>
    </w:pPr>
    <w:rPr>
      <w:rFonts w:ascii="Calibri" w:hAnsi="Calibri"/>
      <w:b/>
      <w:bCs/>
      <w:color w:val="000000" w:themeColor="text1"/>
      <w:szCs w:val="18"/>
    </w:rPr>
  </w:style>
  <w:style w:type="character" w:customStyle="1" w:styleId="CaptionChar">
    <w:name w:val="Caption Char"/>
    <w:aliases w:val="Title for tables and figures Char,Table Caption Char"/>
    <w:basedOn w:val="DefaultParagraphFont"/>
    <w:link w:val="Caption"/>
    <w:uiPriority w:val="35"/>
    <w:rsid w:val="00886B46"/>
    <w:rPr>
      <w:rFonts w:ascii="Calibri" w:hAnsi="Calibri"/>
      <w:b/>
      <w:bCs/>
      <w:color w:val="000000" w:themeColor="text1"/>
      <w:szCs w:val="18"/>
      <w:lang w:val="en-US"/>
    </w:rPr>
  </w:style>
  <w:style w:type="character" w:customStyle="1" w:styleId="tgc">
    <w:name w:val="_tgc"/>
    <w:basedOn w:val="DefaultParagraphFont"/>
    <w:rsid w:val="00C4516E"/>
  </w:style>
  <w:style w:type="table" w:customStyle="1" w:styleId="PlainTable12">
    <w:name w:val="Plain Table 12"/>
    <w:basedOn w:val="TableNormal"/>
    <w:rsid w:val="000A0C36"/>
    <w:pPr>
      <w:ind w:left="0" w:firstLine="0"/>
    </w:pPr>
    <w:rPr>
      <w:rFonts w:ascii="Arial" w:eastAsia="Times New Roman" w:hAnsi="Arial" w:cs="Arial"/>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ListParagraph"/>
    <w:link w:val="Style1Char"/>
    <w:qFormat/>
    <w:rsid w:val="00CA42AF"/>
    <w:rPr>
      <w:rFonts w:asciiTheme="minorHAnsi" w:hAnsiTheme="minorHAnsi"/>
    </w:rPr>
  </w:style>
  <w:style w:type="paragraph" w:styleId="NoSpacing">
    <w:name w:val="No Spacing"/>
    <w:uiPriority w:val="1"/>
    <w:qFormat/>
    <w:rsid w:val="00CA42AF"/>
  </w:style>
  <w:style w:type="character" w:customStyle="1" w:styleId="Style1Char">
    <w:name w:val="Style1 Char"/>
    <w:basedOn w:val="ListParagraphChar"/>
    <w:link w:val="Style1"/>
    <w:rsid w:val="00CA42AF"/>
    <w:rPr>
      <w:rFonts w:ascii="Arial" w:hAnsi="Arial"/>
      <w:lang w:val="en-US"/>
    </w:rPr>
  </w:style>
  <w:style w:type="character" w:styleId="IntenseEmphasis">
    <w:name w:val="Intense Emphasis"/>
    <w:basedOn w:val="DefaultParagraphFont"/>
    <w:uiPriority w:val="21"/>
    <w:qFormat/>
    <w:rsid w:val="000A4595"/>
    <w:rPr>
      <w:i/>
      <w:iCs/>
      <w:color w:val="4472C4" w:themeColor="accent1"/>
    </w:rPr>
  </w:style>
  <w:style w:type="paragraph" w:styleId="NormalWeb">
    <w:name w:val="Normal (Web)"/>
    <w:basedOn w:val="Normal"/>
    <w:uiPriority w:val="99"/>
    <w:unhideWhenUsed/>
    <w:rsid w:val="00791EBE"/>
    <w:pPr>
      <w:spacing w:before="100" w:beforeAutospacing="1" w:after="100" w:afterAutospacing="1"/>
    </w:pPr>
    <w:rPr>
      <w:rFonts w:ascii="Times New Roman" w:eastAsia="Times New Roman" w:hAnsi="Times New Roman" w:cs="Times New Roman"/>
      <w:sz w:val="24"/>
      <w:szCs w:val="24"/>
    </w:rPr>
  </w:style>
  <w:style w:type="paragraph" w:customStyle="1" w:styleId="reference">
    <w:name w:val="reference"/>
    <w:basedOn w:val="ListParagraph"/>
    <w:qFormat/>
    <w:rsid w:val="00586CDC"/>
    <w:pPr>
      <w:ind w:left="360"/>
    </w:pPr>
    <w:rPr>
      <w:rFonts w:asciiTheme="minorHAnsi" w:hAnsiTheme="minorHAnsi" w:cs="Arial"/>
      <w:sz w:val="24"/>
      <w:szCs w:val="24"/>
    </w:rPr>
  </w:style>
  <w:style w:type="character" w:styleId="Strong">
    <w:name w:val="Strong"/>
    <w:basedOn w:val="DefaultParagraphFont"/>
    <w:uiPriority w:val="22"/>
    <w:qFormat/>
    <w:rsid w:val="00AF75A3"/>
    <w:rPr>
      <w:b/>
      <w:bCs/>
    </w:rPr>
  </w:style>
  <w:style w:type="character" w:customStyle="1" w:styleId="element-citation">
    <w:name w:val="element-citation"/>
    <w:basedOn w:val="DefaultParagraphFont"/>
    <w:rsid w:val="00A118D9"/>
  </w:style>
  <w:style w:type="character" w:customStyle="1" w:styleId="ref-journal">
    <w:name w:val="ref-journal"/>
    <w:basedOn w:val="DefaultParagraphFont"/>
    <w:rsid w:val="00A118D9"/>
  </w:style>
  <w:style w:type="character" w:customStyle="1" w:styleId="ref-vol">
    <w:name w:val="ref-vol"/>
    <w:basedOn w:val="DefaultParagraphFont"/>
    <w:rsid w:val="00A118D9"/>
  </w:style>
  <w:style w:type="paragraph" w:styleId="FootnoteText">
    <w:name w:val="footnote text"/>
    <w:basedOn w:val="Normal"/>
    <w:link w:val="FootnoteTextChar"/>
    <w:uiPriority w:val="99"/>
    <w:semiHidden/>
    <w:unhideWhenUsed/>
    <w:rsid w:val="003C484E"/>
    <w:pPr>
      <w:spacing w:before="0" w:after="0"/>
    </w:pPr>
    <w:rPr>
      <w:sz w:val="20"/>
      <w:szCs w:val="20"/>
    </w:rPr>
  </w:style>
  <w:style w:type="character" w:customStyle="1" w:styleId="FootnoteTextChar">
    <w:name w:val="Footnote Text Char"/>
    <w:basedOn w:val="DefaultParagraphFont"/>
    <w:link w:val="FootnoteText"/>
    <w:uiPriority w:val="99"/>
    <w:semiHidden/>
    <w:rsid w:val="003C484E"/>
    <w:rPr>
      <w:sz w:val="20"/>
      <w:szCs w:val="20"/>
    </w:rPr>
  </w:style>
  <w:style w:type="character" w:styleId="FootnoteReference">
    <w:name w:val="footnote reference"/>
    <w:basedOn w:val="DefaultParagraphFont"/>
    <w:uiPriority w:val="99"/>
    <w:semiHidden/>
    <w:unhideWhenUsed/>
    <w:rsid w:val="003C484E"/>
    <w:rPr>
      <w:vertAlign w:val="superscript"/>
    </w:rPr>
  </w:style>
  <w:style w:type="character" w:customStyle="1" w:styleId="UnresolvedMention1">
    <w:name w:val="Unresolved Mention1"/>
    <w:basedOn w:val="DefaultParagraphFont"/>
    <w:uiPriority w:val="99"/>
    <w:semiHidden/>
    <w:unhideWhenUsed/>
    <w:rsid w:val="005A5D68"/>
    <w:rPr>
      <w:color w:val="808080"/>
      <w:shd w:val="clear" w:color="auto" w:fill="E6E6E6"/>
    </w:rPr>
  </w:style>
  <w:style w:type="paragraph" w:customStyle="1" w:styleId="Bodytextbulleted">
    <w:name w:val="Body text bulleted"/>
    <w:basedOn w:val="ListParagraph"/>
    <w:link w:val="BodytextbulletedChar"/>
    <w:rsid w:val="003876F6"/>
    <w:pPr>
      <w:numPr>
        <w:numId w:val="1"/>
      </w:numPr>
    </w:pPr>
  </w:style>
  <w:style w:type="character" w:customStyle="1" w:styleId="BodytextbulletedChar">
    <w:name w:val="Body text bulleted Char"/>
    <w:basedOn w:val="DefaultParagraphFont"/>
    <w:link w:val="Bodytextbulleted"/>
    <w:rsid w:val="003876F6"/>
    <w:rPr>
      <w:rFonts w:ascii="Arial" w:hAnsi="Arial"/>
      <w:lang w:val="en-US"/>
    </w:rPr>
  </w:style>
  <w:style w:type="paragraph" w:customStyle="1" w:styleId="Style2">
    <w:name w:val="Style2"/>
    <w:basedOn w:val="Heading2"/>
    <w:qFormat/>
    <w:rsid w:val="00000FE3"/>
    <w:pPr>
      <w:ind w:left="360"/>
    </w:pPr>
    <w:rPr>
      <w:b w:val="0"/>
    </w:rPr>
  </w:style>
  <w:style w:type="paragraph" w:customStyle="1" w:styleId="Figure">
    <w:name w:val="Figure"/>
    <w:basedOn w:val="Normal"/>
    <w:qFormat/>
    <w:rsid w:val="00000FE3"/>
    <w:pPr>
      <w:spacing w:after="0"/>
    </w:pPr>
  </w:style>
  <w:style w:type="paragraph" w:customStyle="1" w:styleId="Style3">
    <w:name w:val="Style3"/>
    <w:basedOn w:val="Caption"/>
    <w:qFormat/>
    <w:rsid w:val="00000FE3"/>
  </w:style>
  <w:style w:type="paragraph" w:customStyle="1" w:styleId="Style4">
    <w:name w:val="Style4"/>
    <w:basedOn w:val="Caption"/>
    <w:autoRedefine/>
    <w:qFormat/>
    <w:rsid w:val="00000FE3"/>
  </w:style>
  <w:style w:type="paragraph" w:customStyle="1" w:styleId="Style5">
    <w:name w:val="Style5"/>
    <w:basedOn w:val="Caption"/>
    <w:qFormat/>
    <w:rsid w:val="00000FE3"/>
  </w:style>
  <w:style w:type="paragraph" w:customStyle="1" w:styleId="Style6">
    <w:name w:val="Style6"/>
    <w:basedOn w:val="Style5"/>
    <w:autoRedefine/>
    <w:qFormat/>
    <w:rsid w:val="00810587"/>
  </w:style>
  <w:style w:type="paragraph" w:customStyle="1" w:styleId="Style7">
    <w:name w:val="Style7"/>
    <w:basedOn w:val="Heading1"/>
    <w:link w:val="Style7Char"/>
    <w:qFormat/>
    <w:rsid w:val="004E1424"/>
    <w:pPr>
      <w:ind w:left="360"/>
    </w:pPr>
  </w:style>
  <w:style w:type="paragraph" w:customStyle="1" w:styleId="Style8">
    <w:name w:val="Style8"/>
    <w:basedOn w:val="Style7"/>
    <w:next w:val="Style7"/>
    <w:link w:val="Style8Char"/>
    <w:qFormat/>
    <w:rsid w:val="004E1424"/>
  </w:style>
  <w:style w:type="character" w:customStyle="1" w:styleId="Style7Char">
    <w:name w:val="Style7 Char"/>
    <w:basedOn w:val="Heading1Char"/>
    <w:link w:val="Style7"/>
    <w:rsid w:val="004E1424"/>
    <w:rPr>
      <w:rFonts w:asciiTheme="majorHAnsi" w:eastAsiaTheme="majorEastAsia" w:hAnsiTheme="majorHAnsi" w:cstheme="majorBidi"/>
      <w:b/>
      <w:color w:val="2F5496" w:themeColor="accent1" w:themeShade="BF"/>
      <w:sz w:val="32"/>
      <w:szCs w:val="32"/>
      <w:lang w:val="en-US"/>
    </w:rPr>
  </w:style>
  <w:style w:type="paragraph" w:customStyle="1" w:styleId="Style9">
    <w:name w:val="Style9"/>
    <w:basedOn w:val="Heading2"/>
    <w:autoRedefine/>
    <w:qFormat/>
    <w:rsid w:val="00567D2D"/>
    <w:rPr>
      <w:rFonts w:asciiTheme="minorHAnsi" w:hAnsiTheme="minorHAnsi"/>
    </w:rPr>
  </w:style>
  <w:style w:type="character" w:customStyle="1" w:styleId="Style8Char">
    <w:name w:val="Style8 Char"/>
    <w:basedOn w:val="Style7Char"/>
    <w:link w:val="Style8"/>
    <w:rsid w:val="004E1424"/>
    <w:rPr>
      <w:rFonts w:ascii="Calibri" w:eastAsiaTheme="majorEastAsia" w:hAnsi="Calibri" w:cstheme="majorBidi"/>
      <w:b/>
      <w:color w:val="2F5496" w:themeColor="accent1" w:themeShade="BF"/>
      <w:sz w:val="32"/>
      <w:szCs w:val="32"/>
      <w:lang w:val="en-US"/>
    </w:rPr>
  </w:style>
  <w:style w:type="paragraph" w:customStyle="1" w:styleId="Style10">
    <w:name w:val="Style10"/>
    <w:basedOn w:val="Heading1"/>
    <w:autoRedefine/>
    <w:qFormat/>
    <w:rsid w:val="00E906EA"/>
    <w:rPr>
      <w:b w:val="0"/>
    </w:rPr>
  </w:style>
  <w:style w:type="paragraph" w:customStyle="1" w:styleId="Default">
    <w:name w:val="Default"/>
    <w:rsid w:val="00634C17"/>
    <w:pPr>
      <w:autoSpaceDE w:val="0"/>
      <w:autoSpaceDN w:val="0"/>
      <w:adjustRightInd w:val="0"/>
      <w:spacing w:before="0" w:after="0"/>
      <w:ind w:left="0" w:firstLine="0"/>
    </w:pPr>
    <w:rPr>
      <w:rFonts w:ascii="Times New Roman" w:hAnsi="Times New Roman" w:cs="Times New Roman"/>
      <w:color w:val="000000"/>
      <w:sz w:val="24"/>
      <w:szCs w:val="24"/>
      <w:lang w:val="en-US"/>
    </w:rPr>
  </w:style>
  <w:style w:type="paragraph" w:customStyle="1" w:styleId="EndNoteBibliography">
    <w:name w:val="EndNote Bibliography"/>
    <w:basedOn w:val="Normal"/>
    <w:link w:val="EndNoteBibliographyChar"/>
    <w:rsid w:val="005836E7"/>
    <w:pPr>
      <w:spacing w:before="120" w:after="120"/>
    </w:pPr>
    <w:rPr>
      <w:rFonts w:ascii="Arial" w:hAnsi="Arial" w:cs="Arial"/>
      <w:noProof/>
      <w:sz w:val="20"/>
    </w:rPr>
  </w:style>
  <w:style w:type="character" w:customStyle="1" w:styleId="EndNoteBibliographyChar">
    <w:name w:val="EndNote Bibliography Char"/>
    <w:basedOn w:val="DefaultParagraphFont"/>
    <w:link w:val="EndNoteBibliography"/>
    <w:rsid w:val="005836E7"/>
    <w:rPr>
      <w:rFonts w:ascii="Arial" w:hAnsi="Arial" w:cs="Arial"/>
      <w:noProof/>
      <w:sz w:val="20"/>
      <w:lang w:val="en-US"/>
    </w:rPr>
  </w:style>
  <w:style w:type="paragraph" w:customStyle="1" w:styleId="Bullet1">
    <w:name w:val="Bullet 1"/>
    <w:basedOn w:val="BodyText"/>
    <w:qFormat/>
    <w:rsid w:val="00E3384F"/>
  </w:style>
  <w:style w:type="paragraph" w:styleId="BodyText">
    <w:name w:val="Body Text"/>
    <w:basedOn w:val="Normal"/>
    <w:link w:val="BodyTextChar"/>
    <w:uiPriority w:val="99"/>
    <w:unhideWhenUsed/>
    <w:rsid w:val="000A5672"/>
    <w:pPr>
      <w:spacing w:before="60" w:after="180" w:line="264" w:lineRule="auto"/>
    </w:pPr>
  </w:style>
  <w:style w:type="character" w:customStyle="1" w:styleId="BodyTextChar">
    <w:name w:val="Body Text Char"/>
    <w:basedOn w:val="DefaultParagraphFont"/>
    <w:link w:val="BodyText"/>
    <w:uiPriority w:val="99"/>
    <w:rsid w:val="000A5672"/>
    <w:rPr>
      <w:lang w:val="en-US"/>
    </w:rPr>
  </w:style>
  <w:style w:type="paragraph" w:customStyle="1" w:styleId="TableHeader">
    <w:name w:val="Table Header"/>
    <w:basedOn w:val="Normal"/>
    <w:qFormat/>
    <w:rsid w:val="0084594D"/>
    <w:pPr>
      <w:spacing w:before="60" w:after="60"/>
    </w:pPr>
    <w:rPr>
      <w:b/>
    </w:rPr>
  </w:style>
  <w:style w:type="paragraph" w:customStyle="1" w:styleId="Tabletext">
    <w:name w:val="Table text"/>
    <w:basedOn w:val="Normal"/>
    <w:qFormat/>
    <w:rsid w:val="0084594D"/>
    <w:pPr>
      <w:spacing w:before="60" w:after="60"/>
    </w:pPr>
  </w:style>
  <w:style w:type="character" w:styleId="FollowedHyperlink">
    <w:name w:val="FollowedHyperlink"/>
    <w:basedOn w:val="DefaultParagraphFont"/>
    <w:uiPriority w:val="99"/>
    <w:semiHidden/>
    <w:unhideWhenUsed/>
    <w:rsid w:val="00B71E4D"/>
    <w:rPr>
      <w:color w:val="954F72" w:themeColor="followedHyperlink"/>
      <w:u w:val="single"/>
    </w:rPr>
  </w:style>
  <w:style w:type="paragraph" w:customStyle="1" w:styleId="Bullet2">
    <w:name w:val="Bullet 2"/>
    <w:basedOn w:val="BodyText"/>
    <w:qFormat/>
    <w:rsid w:val="00E3384F"/>
    <w:pPr>
      <w:numPr>
        <w:numId w:val="3"/>
      </w:numPr>
    </w:pPr>
  </w:style>
  <w:style w:type="paragraph" w:customStyle="1" w:styleId="Heading2NOTOC">
    <w:name w:val="Heading 2 (NO TOC)"/>
    <w:basedOn w:val="Heading2"/>
    <w:qFormat/>
    <w:rsid w:val="00395E11"/>
    <w:rPr>
      <w:rFonts w:eastAsia="Times New Roman"/>
    </w:rPr>
  </w:style>
  <w:style w:type="paragraph" w:customStyle="1" w:styleId="Heading3NOTOC">
    <w:name w:val="Heading 3 (NO TOC)"/>
    <w:basedOn w:val="Heading3"/>
    <w:qFormat/>
    <w:rsid w:val="00BF049D"/>
    <w:rPr>
      <w:rFonts w:eastAsia="Times New Roman"/>
      <w:sz w:val="22"/>
      <w:szCs w:val="22"/>
      <w:lang w:val="en-GB"/>
    </w:rPr>
  </w:style>
  <w:style w:type="paragraph" w:customStyle="1" w:styleId="Bullet3">
    <w:name w:val="Bullet 3"/>
    <w:basedOn w:val="Bullet2"/>
    <w:qFormat/>
    <w:rsid w:val="00395E11"/>
    <w:pPr>
      <w:numPr>
        <w:numId w:val="6"/>
      </w:numPr>
    </w:pPr>
  </w:style>
  <w:style w:type="paragraph" w:customStyle="1" w:styleId="EndNoteBibliographyTitle">
    <w:name w:val="EndNote Bibliography Title"/>
    <w:basedOn w:val="Normal"/>
    <w:rsid w:val="00AC437F"/>
    <w:pPr>
      <w:spacing w:after="0"/>
      <w:jc w:val="center"/>
    </w:pPr>
    <w:rPr>
      <w:rFonts w:ascii="Arial" w:hAnsi="Arial" w:cs="Arial"/>
      <w:sz w:val="20"/>
    </w:rPr>
  </w:style>
  <w:style w:type="character" w:customStyle="1" w:styleId="apple-converted-space">
    <w:name w:val="apple-converted-space"/>
    <w:basedOn w:val="DefaultParagraphFont"/>
    <w:rsid w:val="009B5ABF"/>
  </w:style>
  <w:style w:type="paragraph" w:styleId="DocumentMap">
    <w:name w:val="Document Map"/>
    <w:basedOn w:val="Normal"/>
    <w:link w:val="DocumentMapChar"/>
    <w:uiPriority w:val="99"/>
    <w:semiHidden/>
    <w:unhideWhenUsed/>
    <w:rsid w:val="00D73246"/>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73246"/>
    <w:rPr>
      <w:rFonts w:ascii="Lucida Grande" w:hAnsi="Lucida Grande" w:cs="Lucida Grande"/>
      <w:sz w:val="24"/>
      <w:szCs w:val="24"/>
      <w:lang w:val="en-US"/>
    </w:rPr>
  </w:style>
  <w:style w:type="paragraph" w:styleId="TOC5">
    <w:name w:val="toc 5"/>
    <w:basedOn w:val="Normal"/>
    <w:next w:val="Normal"/>
    <w:autoRedefine/>
    <w:uiPriority w:val="39"/>
    <w:unhideWhenUsed/>
    <w:rsid w:val="004424E3"/>
    <w:pPr>
      <w:spacing w:before="0" w:after="0"/>
      <w:ind w:left="880"/>
    </w:pPr>
    <w:rPr>
      <w:sz w:val="20"/>
      <w:szCs w:val="20"/>
    </w:rPr>
  </w:style>
  <w:style w:type="paragraph" w:styleId="TOC6">
    <w:name w:val="toc 6"/>
    <w:basedOn w:val="Normal"/>
    <w:next w:val="Normal"/>
    <w:autoRedefine/>
    <w:uiPriority w:val="39"/>
    <w:unhideWhenUsed/>
    <w:rsid w:val="004424E3"/>
    <w:pPr>
      <w:spacing w:before="0" w:after="0"/>
      <w:ind w:left="1100"/>
    </w:pPr>
    <w:rPr>
      <w:sz w:val="20"/>
      <w:szCs w:val="20"/>
    </w:rPr>
  </w:style>
  <w:style w:type="paragraph" w:styleId="TOC7">
    <w:name w:val="toc 7"/>
    <w:basedOn w:val="Normal"/>
    <w:next w:val="Normal"/>
    <w:autoRedefine/>
    <w:uiPriority w:val="39"/>
    <w:unhideWhenUsed/>
    <w:rsid w:val="004424E3"/>
    <w:pPr>
      <w:spacing w:before="0" w:after="0"/>
      <w:ind w:left="1320"/>
    </w:pPr>
    <w:rPr>
      <w:sz w:val="20"/>
      <w:szCs w:val="20"/>
    </w:rPr>
  </w:style>
  <w:style w:type="paragraph" w:styleId="TOC8">
    <w:name w:val="toc 8"/>
    <w:basedOn w:val="Normal"/>
    <w:next w:val="Normal"/>
    <w:autoRedefine/>
    <w:uiPriority w:val="39"/>
    <w:unhideWhenUsed/>
    <w:rsid w:val="004424E3"/>
    <w:pPr>
      <w:spacing w:before="0" w:after="0"/>
      <w:ind w:left="1540"/>
    </w:pPr>
    <w:rPr>
      <w:sz w:val="20"/>
      <w:szCs w:val="20"/>
    </w:rPr>
  </w:style>
  <w:style w:type="paragraph" w:styleId="TOC9">
    <w:name w:val="toc 9"/>
    <w:basedOn w:val="Normal"/>
    <w:next w:val="Normal"/>
    <w:autoRedefine/>
    <w:uiPriority w:val="39"/>
    <w:unhideWhenUsed/>
    <w:rsid w:val="004424E3"/>
    <w:pPr>
      <w:spacing w:before="0" w:after="0"/>
      <w:ind w:left="176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before="240" w:after="240"/>
        <w:ind w:left="72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CB2"/>
    <w:pPr>
      <w:ind w:left="0" w:firstLine="0"/>
    </w:pPr>
    <w:rPr>
      <w:lang w:val="en-US"/>
    </w:rPr>
  </w:style>
  <w:style w:type="paragraph" w:styleId="Heading1">
    <w:name w:val="heading 1"/>
    <w:basedOn w:val="Normal"/>
    <w:next w:val="BodyText"/>
    <w:link w:val="Heading1Char"/>
    <w:uiPriority w:val="9"/>
    <w:qFormat/>
    <w:rsid w:val="00886B46"/>
    <w:pPr>
      <w:keepNext/>
      <w:keepLines/>
      <w:spacing w:after="120"/>
      <w:outlineLvl w:val="0"/>
    </w:pPr>
    <w:rPr>
      <w:rFonts w:ascii="Calibri" w:eastAsiaTheme="majorEastAsia" w:hAnsi="Calibr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86B46"/>
    <w:pPr>
      <w:keepNext/>
      <w:keepLines/>
      <w:spacing w:after="120"/>
      <w:outlineLvl w:val="1"/>
    </w:pPr>
    <w:rPr>
      <w:rFonts w:ascii="Calibri" w:eastAsiaTheme="majorEastAsia" w:hAnsi="Calibr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FB721A"/>
    <w:pPr>
      <w:keepNext/>
      <w:keepLines/>
      <w:spacing w:after="120"/>
      <w:outlineLvl w:val="2"/>
    </w:pPr>
    <w:rPr>
      <w:rFonts w:ascii="Calibri" w:eastAsiaTheme="majorEastAsia" w:hAnsi="Calibr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0B46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s Points,Bullet1"/>
    <w:basedOn w:val="Normal"/>
    <w:link w:val="ListParagraphChar"/>
    <w:uiPriority w:val="34"/>
    <w:qFormat/>
    <w:rsid w:val="007A5C23"/>
    <w:pPr>
      <w:spacing w:before="120" w:after="120"/>
      <w:contextualSpacing/>
    </w:pPr>
    <w:rPr>
      <w:rFonts w:ascii="Arial" w:hAnsi="Arial"/>
    </w:rPr>
  </w:style>
  <w:style w:type="character" w:customStyle="1" w:styleId="ListParagraphChar">
    <w:name w:val="List Paragraph Char"/>
    <w:aliases w:val="Bullets Points Char,Bullet1 Char"/>
    <w:basedOn w:val="DefaultParagraphFont"/>
    <w:link w:val="ListParagraph"/>
    <w:uiPriority w:val="34"/>
    <w:locked/>
    <w:rsid w:val="007A5C23"/>
    <w:rPr>
      <w:rFonts w:ascii="Arial" w:hAnsi="Arial"/>
      <w:lang w:val="en-US"/>
    </w:rPr>
  </w:style>
  <w:style w:type="paragraph" w:styleId="Header">
    <w:name w:val="header"/>
    <w:basedOn w:val="Normal"/>
    <w:link w:val="HeaderChar"/>
    <w:uiPriority w:val="99"/>
    <w:unhideWhenUsed/>
    <w:rsid w:val="00122063"/>
    <w:pPr>
      <w:tabs>
        <w:tab w:val="center" w:pos="4513"/>
        <w:tab w:val="right" w:pos="9026"/>
      </w:tabs>
    </w:pPr>
  </w:style>
  <w:style w:type="character" w:customStyle="1" w:styleId="HeaderChar">
    <w:name w:val="Header Char"/>
    <w:basedOn w:val="DefaultParagraphFont"/>
    <w:link w:val="Header"/>
    <w:uiPriority w:val="99"/>
    <w:rsid w:val="00122063"/>
  </w:style>
  <w:style w:type="paragraph" w:styleId="Footer">
    <w:name w:val="footer"/>
    <w:basedOn w:val="Normal"/>
    <w:link w:val="FooterChar"/>
    <w:uiPriority w:val="99"/>
    <w:unhideWhenUsed/>
    <w:qFormat/>
    <w:rsid w:val="0091302A"/>
    <w:pPr>
      <w:tabs>
        <w:tab w:val="center" w:pos="4513"/>
        <w:tab w:val="right" w:pos="9026"/>
      </w:tabs>
      <w:spacing w:before="0"/>
    </w:pPr>
    <w:rPr>
      <w:sz w:val="18"/>
    </w:rPr>
  </w:style>
  <w:style w:type="character" w:customStyle="1" w:styleId="FooterChar">
    <w:name w:val="Footer Char"/>
    <w:basedOn w:val="DefaultParagraphFont"/>
    <w:link w:val="Footer"/>
    <w:uiPriority w:val="99"/>
    <w:rsid w:val="0091302A"/>
    <w:rPr>
      <w:sz w:val="18"/>
    </w:rPr>
  </w:style>
  <w:style w:type="paragraph" w:styleId="BalloonText">
    <w:name w:val="Balloon Text"/>
    <w:basedOn w:val="Normal"/>
    <w:link w:val="BalloonTextChar"/>
    <w:uiPriority w:val="99"/>
    <w:semiHidden/>
    <w:unhideWhenUsed/>
    <w:rsid w:val="00462D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D59"/>
    <w:rPr>
      <w:rFonts w:ascii="Segoe UI" w:hAnsi="Segoe UI" w:cs="Segoe UI"/>
      <w:sz w:val="18"/>
      <w:szCs w:val="18"/>
    </w:rPr>
  </w:style>
  <w:style w:type="character" w:styleId="CommentReference">
    <w:name w:val="annotation reference"/>
    <w:basedOn w:val="DefaultParagraphFont"/>
    <w:uiPriority w:val="99"/>
    <w:unhideWhenUsed/>
    <w:rsid w:val="006D053F"/>
    <w:rPr>
      <w:sz w:val="16"/>
      <w:szCs w:val="16"/>
    </w:rPr>
  </w:style>
  <w:style w:type="paragraph" w:styleId="CommentText">
    <w:name w:val="annotation text"/>
    <w:basedOn w:val="Normal"/>
    <w:link w:val="CommentTextChar"/>
    <w:uiPriority w:val="99"/>
    <w:unhideWhenUsed/>
    <w:rsid w:val="006D053F"/>
    <w:rPr>
      <w:sz w:val="20"/>
      <w:szCs w:val="20"/>
    </w:rPr>
  </w:style>
  <w:style w:type="character" w:customStyle="1" w:styleId="CommentTextChar">
    <w:name w:val="Comment Text Char"/>
    <w:basedOn w:val="DefaultParagraphFont"/>
    <w:link w:val="CommentText"/>
    <w:uiPriority w:val="99"/>
    <w:rsid w:val="006D053F"/>
    <w:rPr>
      <w:sz w:val="20"/>
      <w:szCs w:val="20"/>
    </w:rPr>
  </w:style>
  <w:style w:type="paragraph" w:styleId="CommentSubject">
    <w:name w:val="annotation subject"/>
    <w:basedOn w:val="CommentText"/>
    <w:next w:val="CommentText"/>
    <w:link w:val="CommentSubjectChar"/>
    <w:uiPriority w:val="99"/>
    <w:semiHidden/>
    <w:unhideWhenUsed/>
    <w:rsid w:val="006D053F"/>
    <w:rPr>
      <w:b/>
      <w:bCs/>
    </w:rPr>
  </w:style>
  <w:style w:type="character" w:customStyle="1" w:styleId="CommentSubjectChar">
    <w:name w:val="Comment Subject Char"/>
    <w:basedOn w:val="CommentTextChar"/>
    <w:link w:val="CommentSubject"/>
    <w:uiPriority w:val="99"/>
    <w:semiHidden/>
    <w:rsid w:val="006D053F"/>
    <w:rPr>
      <w:b/>
      <w:bCs/>
      <w:sz w:val="20"/>
      <w:szCs w:val="20"/>
    </w:rPr>
  </w:style>
  <w:style w:type="character" w:customStyle="1" w:styleId="Heading1Char">
    <w:name w:val="Heading 1 Char"/>
    <w:basedOn w:val="DefaultParagraphFont"/>
    <w:link w:val="Heading1"/>
    <w:uiPriority w:val="9"/>
    <w:rsid w:val="00886B46"/>
    <w:rPr>
      <w:rFonts w:ascii="Calibri" w:eastAsiaTheme="majorEastAsia" w:hAnsi="Calibri" w:cstheme="majorBidi"/>
      <w:b/>
      <w:color w:val="2F5496" w:themeColor="accent1" w:themeShade="BF"/>
      <w:sz w:val="32"/>
      <w:szCs w:val="32"/>
      <w:lang w:val="en-US"/>
    </w:rPr>
  </w:style>
  <w:style w:type="character" w:customStyle="1" w:styleId="Heading2Char">
    <w:name w:val="Heading 2 Char"/>
    <w:basedOn w:val="DefaultParagraphFont"/>
    <w:link w:val="Heading2"/>
    <w:uiPriority w:val="9"/>
    <w:rsid w:val="00886B46"/>
    <w:rPr>
      <w:rFonts w:ascii="Calibri" w:eastAsiaTheme="majorEastAsia" w:hAnsi="Calibri" w:cstheme="majorBidi"/>
      <w:b/>
      <w:color w:val="2F5496" w:themeColor="accent1" w:themeShade="BF"/>
      <w:sz w:val="26"/>
      <w:szCs w:val="26"/>
      <w:lang w:val="en-US"/>
    </w:rPr>
  </w:style>
  <w:style w:type="character" w:styleId="Emphasis">
    <w:name w:val="Emphasis"/>
    <w:basedOn w:val="DefaultParagraphFont"/>
    <w:uiPriority w:val="20"/>
    <w:qFormat/>
    <w:rsid w:val="000B46FB"/>
    <w:rPr>
      <w:i/>
      <w:iCs/>
    </w:rPr>
  </w:style>
  <w:style w:type="character" w:customStyle="1" w:styleId="Heading3Char">
    <w:name w:val="Heading 3 Char"/>
    <w:basedOn w:val="DefaultParagraphFont"/>
    <w:link w:val="Heading3"/>
    <w:uiPriority w:val="9"/>
    <w:rsid w:val="00FB721A"/>
    <w:rPr>
      <w:rFonts w:ascii="Calibri" w:eastAsiaTheme="majorEastAsia" w:hAnsi="Calibri" w:cstheme="majorBidi"/>
      <w:b/>
      <w:color w:val="1F3763" w:themeColor="accent1" w:themeShade="7F"/>
      <w:sz w:val="24"/>
      <w:szCs w:val="24"/>
      <w:lang w:val="en-US"/>
    </w:rPr>
  </w:style>
  <w:style w:type="character" w:customStyle="1" w:styleId="Heading4Char">
    <w:name w:val="Heading 4 Char"/>
    <w:basedOn w:val="DefaultParagraphFont"/>
    <w:link w:val="Heading4"/>
    <w:uiPriority w:val="9"/>
    <w:rsid w:val="000B46FB"/>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AB642B"/>
    <w:pPr>
      <w:ind w:left="0" w:firstLine="0"/>
    </w:pPr>
  </w:style>
  <w:style w:type="paragraph" w:styleId="TOC2">
    <w:name w:val="toc 2"/>
    <w:basedOn w:val="Normal"/>
    <w:next w:val="Normal"/>
    <w:uiPriority w:val="39"/>
    <w:rsid w:val="004424E3"/>
    <w:pPr>
      <w:spacing w:before="120" w:after="0"/>
      <w:ind w:left="220"/>
    </w:pPr>
    <w:rPr>
      <w:rFonts w:ascii="Arial" w:hAnsi="Arial"/>
      <w:b/>
      <w:bCs/>
      <w:color w:val="4472C4" w:themeColor="accent1"/>
    </w:rPr>
  </w:style>
  <w:style w:type="paragraph" w:styleId="TOC1">
    <w:name w:val="toc 1"/>
    <w:basedOn w:val="Normal"/>
    <w:next w:val="Normal"/>
    <w:uiPriority w:val="39"/>
    <w:rsid w:val="004424E3"/>
    <w:pPr>
      <w:spacing w:before="120" w:after="0"/>
    </w:pPr>
    <w:rPr>
      <w:rFonts w:ascii="Arial" w:hAnsi="Arial"/>
      <w:b/>
      <w:bCs/>
      <w:i/>
      <w:iCs/>
      <w:color w:val="2F5496" w:themeColor="accent1" w:themeShade="BF"/>
      <w:sz w:val="24"/>
      <w:szCs w:val="24"/>
    </w:rPr>
  </w:style>
  <w:style w:type="paragraph" w:styleId="TOC4">
    <w:name w:val="toc 4"/>
    <w:basedOn w:val="Normal"/>
    <w:next w:val="Normal"/>
    <w:autoRedefine/>
    <w:uiPriority w:val="39"/>
    <w:rsid w:val="00E71694"/>
    <w:pPr>
      <w:spacing w:before="0" w:after="0"/>
      <w:ind w:left="660"/>
    </w:pPr>
    <w:rPr>
      <w:sz w:val="20"/>
      <w:szCs w:val="20"/>
    </w:rPr>
  </w:style>
  <w:style w:type="paragraph" w:styleId="TOC3">
    <w:name w:val="toc 3"/>
    <w:basedOn w:val="Normal"/>
    <w:next w:val="Normal"/>
    <w:uiPriority w:val="39"/>
    <w:rsid w:val="00BE08DA"/>
    <w:pPr>
      <w:spacing w:before="0" w:after="0"/>
      <w:ind w:left="440"/>
    </w:pPr>
    <w:rPr>
      <w:sz w:val="20"/>
      <w:szCs w:val="20"/>
    </w:rPr>
  </w:style>
  <w:style w:type="character" w:styleId="Hyperlink">
    <w:name w:val="Hyperlink"/>
    <w:basedOn w:val="DefaultParagraphFont"/>
    <w:uiPriority w:val="99"/>
    <w:unhideWhenUsed/>
    <w:rsid w:val="00E71694"/>
    <w:rPr>
      <w:color w:val="0563C1" w:themeColor="hyperlink"/>
      <w:u w:val="single"/>
    </w:rPr>
  </w:style>
  <w:style w:type="paragraph" w:styleId="TOCHeading">
    <w:name w:val="TOC Heading"/>
    <w:basedOn w:val="Heading1"/>
    <w:next w:val="Normal"/>
    <w:uiPriority w:val="39"/>
    <w:unhideWhenUsed/>
    <w:qFormat/>
    <w:rsid w:val="00D80047"/>
    <w:pPr>
      <w:spacing w:line="259" w:lineRule="auto"/>
      <w:outlineLvl w:val="9"/>
    </w:pPr>
  </w:style>
  <w:style w:type="table" w:styleId="TableGrid">
    <w:name w:val="Table Grid"/>
    <w:basedOn w:val="TableNormal"/>
    <w:rsid w:val="00765E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aliases w:val="Title for tables and figures,Table Caption"/>
    <w:basedOn w:val="Normal"/>
    <w:next w:val="Normal"/>
    <w:link w:val="CaptionChar"/>
    <w:uiPriority w:val="35"/>
    <w:unhideWhenUsed/>
    <w:qFormat/>
    <w:rsid w:val="00886B46"/>
    <w:pPr>
      <w:keepNext/>
      <w:spacing w:after="120"/>
    </w:pPr>
    <w:rPr>
      <w:rFonts w:ascii="Calibri" w:hAnsi="Calibri"/>
      <w:b/>
      <w:bCs/>
      <w:color w:val="000000" w:themeColor="text1"/>
      <w:szCs w:val="18"/>
    </w:rPr>
  </w:style>
  <w:style w:type="character" w:customStyle="1" w:styleId="CaptionChar">
    <w:name w:val="Caption Char"/>
    <w:aliases w:val="Title for tables and figures Char,Table Caption Char"/>
    <w:basedOn w:val="DefaultParagraphFont"/>
    <w:link w:val="Caption"/>
    <w:uiPriority w:val="35"/>
    <w:rsid w:val="00886B46"/>
    <w:rPr>
      <w:rFonts w:ascii="Calibri" w:hAnsi="Calibri"/>
      <w:b/>
      <w:bCs/>
      <w:color w:val="000000" w:themeColor="text1"/>
      <w:szCs w:val="18"/>
      <w:lang w:val="en-US"/>
    </w:rPr>
  </w:style>
  <w:style w:type="character" w:customStyle="1" w:styleId="tgc">
    <w:name w:val="_tgc"/>
    <w:basedOn w:val="DefaultParagraphFont"/>
    <w:rsid w:val="00C4516E"/>
  </w:style>
  <w:style w:type="table" w:customStyle="1" w:styleId="PlainTable12">
    <w:name w:val="Plain Table 12"/>
    <w:basedOn w:val="TableNormal"/>
    <w:rsid w:val="000A0C36"/>
    <w:pPr>
      <w:ind w:left="0" w:firstLine="0"/>
    </w:pPr>
    <w:rPr>
      <w:rFonts w:ascii="Arial" w:eastAsia="Times New Roman" w:hAnsi="Arial" w:cs="Arial"/>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ListParagraph"/>
    <w:link w:val="Style1Char"/>
    <w:qFormat/>
    <w:rsid w:val="00CA42AF"/>
    <w:rPr>
      <w:rFonts w:asciiTheme="minorHAnsi" w:hAnsiTheme="minorHAnsi"/>
    </w:rPr>
  </w:style>
  <w:style w:type="paragraph" w:styleId="NoSpacing">
    <w:name w:val="No Spacing"/>
    <w:uiPriority w:val="1"/>
    <w:qFormat/>
    <w:rsid w:val="00CA42AF"/>
  </w:style>
  <w:style w:type="character" w:customStyle="1" w:styleId="Style1Char">
    <w:name w:val="Style1 Char"/>
    <w:basedOn w:val="ListParagraphChar"/>
    <w:link w:val="Style1"/>
    <w:rsid w:val="00CA42AF"/>
    <w:rPr>
      <w:rFonts w:ascii="Arial" w:hAnsi="Arial"/>
      <w:lang w:val="en-US"/>
    </w:rPr>
  </w:style>
  <w:style w:type="character" w:styleId="IntenseEmphasis">
    <w:name w:val="Intense Emphasis"/>
    <w:basedOn w:val="DefaultParagraphFont"/>
    <w:uiPriority w:val="21"/>
    <w:qFormat/>
    <w:rsid w:val="000A4595"/>
    <w:rPr>
      <w:i/>
      <w:iCs/>
      <w:color w:val="4472C4" w:themeColor="accent1"/>
    </w:rPr>
  </w:style>
  <w:style w:type="paragraph" w:styleId="NormalWeb">
    <w:name w:val="Normal (Web)"/>
    <w:basedOn w:val="Normal"/>
    <w:uiPriority w:val="99"/>
    <w:unhideWhenUsed/>
    <w:rsid w:val="00791EBE"/>
    <w:pPr>
      <w:spacing w:before="100" w:beforeAutospacing="1" w:after="100" w:afterAutospacing="1"/>
    </w:pPr>
    <w:rPr>
      <w:rFonts w:ascii="Times New Roman" w:eastAsia="Times New Roman" w:hAnsi="Times New Roman" w:cs="Times New Roman"/>
      <w:sz w:val="24"/>
      <w:szCs w:val="24"/>
    </w:rPr>
  </w:style>
  <w:style w:type="paragraph" w:customStyle="1" w:styleId="reference">
    <w:name w:val="reference"/>
    <w:basedOn w:val="ListParagraph"/>
    <w:qFormat/>
    <w:rsid w:val="00586CDC"/>
    <w:pPr>
      <w:ind w:left="360"/>
    </w:pPr>
    <w:rPr>
      <w:rFonts w:asciiTheme="minorHAnsi" w:hAnsiTheme="minorHAnsi" w:cs="Arial"/>
      <w:sz w:val="24"/>
      <w:szCs w:val="24"/>
    </w:rPr>
  </w:style>
  <w:style w:type="character" w:styleId="Strong">
    <w:name w:val="Strong"/>
    <w:basedOn w:val="DefaultParagraphFont"/>
    <w:uiPriority w:val="22"/>
    <w:qFormat/>
    <w:rsid w:val="00AF75A3"/>
    <w:rPr>
      <w:b/>
      <w:bCs/>
    </w:rPr>
  </w:style>
  <w:style w:type="character" w:customStyle="1" w:styleId="element-citation">
    <w:name w:val="element-citation"/>
    <w:basedOn w:val="DefaultParagraphFont"/>
    <w:rsid w:val="00A118D9"/>
  </w:style>
  <w:style w:type="character" w:customStyle="1" w:styleId="ref-journal">
    <w:name w:val="ref-journal"/>
    <w:basedOn w:val="DefaultParagraphFont"/>
    <w:rsid w:val="00A118D9"/>
  </w:style>
  <w:style w:type="character" w:customStyle="1" w:styleId="ref-vol">
    <w:name w:val="ref-vol"/>
    <w:basedOn w:val="DefaultParagraphFont"/>
    <w:rsid w:val="00A118D9"/>
  </w:style>
  <w:style w:type="paragraph" w:styleId="FootnoteText">
    <w:name w:val="footnote text"/>
    <w:basedOn w:val="Normal"/>
    <w:link w:val="FootnoteTextChar"/>
    <w:uiPriority w:val="99"/>
    <w:semiHidden/>
    <w:unhideWhenUsed/>
    <w:rsid w:val="003C484E"/>
    <w:pPr>
      <w:spacing w:before="0" w:after="0"/>
    </w:pPr>
    <w:rPr>
      <w:sz w:val="20"/>
      <w:szCs w:val="20"/>
    </w:rPr>
  </w:style>
  <w:style w:type="character" w:customStyle="1" w:styleId="FootnoteTextChar">
    <w:name w:val="Footnote Text Char"/>
    <w:basedOn w:val="DefaultParagraphFont"/>
    <w:link w:val="FootnoteText"/>
    <w:uiPriority w:val="99"/>
    <w:semiHidden/>
    <w:rsid w:val="003C484E"/>
    <w:rPr>
      <w:sz w:val="20"/>
      <w:szCs w:val="20"/>
    </w:rPr>
  </w:style>
  <w:style w:type="character" w:styleId="FootnoteReference">
    <w:name w:val="footnote reference"/>
    <w:basedOn w:val="DefaultParagraphFont"/>
    <w:uiPriority w:val="99"/>
    <w:semiHidden/>
    <w:unhideWhenUsed/>
    <w:rsid w:val="003C484E"/>
    <w:rPr>
      <w:vertAlign w:val="superscript"/>
    </w:rPr>
  </w:style>
  <w:style w:type="character" w:customStyle="1" w:styleId="UnresolvedMention1">
    <w:name w:val="Unresolved Mention1"/>
    <w:basedOn w:val="DefaultParagraphFont"/>
    <w:uiPriority w:val="99"/>
    <w:semiHidden/>
    <w:unhideWhenUsed/>
    <w:rsid w:val="005A5D68"/>
    <w:rPr>
      <w:color w:val="808080"/>
      <w:shd w:val="clear" w:color="auto" w:fill="E6E6E6"/>
    </w:rPr>
  </w:style>
  <w:style w:type="paragraph" w:customStyle="1" w:styleId="Bodytextbulleted">
    <w:name w:val="Body text bulleted"/>
    <w:basedOn w:val="ListParagraph"/>
    <w:link w:val="BodytextbulletedChar"/>
    <w:rsid w:val="003876F6"/>
    <w:pPr>
      <w:numPr>
        <w:numId w:val="1"/>
      </w:numPr>
    </w:pPr>
  </w:style>
  <w:style w:type="character" w:customStyle="1" w:styleId="BodytextbulletedChar">
    <w:name w:val="Body text bulleted Char"/>
    <w:basedOn w:val="DefaultParagraphFont"/>
    <w:link w:val="Bodytextbulleted"/>
    <w:rsid w:val="003876F6"/>
    <w:rPr>
      <w:rFonts w:ascii="Arial" w:hAnsi="Arial"/>
      <w:lang w:val="en-US"/>
    </w:rPr>
  </w:style>
  <w:style w:type="paragraph" w:customStyle="1" w:styleId="Style2">
    <w:name w:val="Style2"/>
    <w:basedOn w:val="Heading2"/>
    <w:qFormat/>
    <w:rsid w:val="00000FE3"/>
    <w:pPr>
      <w:ind w:left="360"/>
    </w:pPr>
    <w:rPr>
      <w:b w:val="0"/>
    </w:rPr>
  </w:style>
  <w:style w:type="paragraph" w:customStyle="1" w:styleId="Figure">
    <w:name w:val="Figure"/>
    <w:basedOn w:val="Normal"/>
    <w:qFormat/>
    <w:rsid w:val="00000FE3"/>
    <w:pPr>
      <w:spacing w:after="0"/>
    </w:pPr>
  </w:style>
  <w:style w:type="paragraph" w:customStyle="1" w:styleId="Style3">
    <w:name w:val="Style3"/>
    <w:basedOn w:val="Caption"/>
    <w:qFormat/>
    <w:rsid w:val="00000FE3"/>
  </w:style>
  <w:style w:type="paragraph" w:customStyle="1" w:styleId="Style4">
    <w:name w:val="Style4"/>
    <w:basedOn w:val="Caption"/>
    <w:autoRedefine/>
    <w:qFormat/>
    <w:rsid w:val="00000FE3"/>
  </w:style>
  <w:style w:type="paragraph" w:customStyle="1" w:styleId="Style5">
    <w:name w:val="Style5"/>
    <w:basedOn w:val="Caption"/>
    <w:qFormat/>
    <w:rsid w:val="00000FE3"/>
  </w:style>
  <w:style w:type="paragraph" w:customStyle="1" w:styleId="Style6">
    <w:name w:val="Style6"/>
    <w:basedOn w:val="Style5"/>
    <w:autoRedefine/>
    <w:qFormat/>
    <w:rsid w:val="00810587"/>
  </w:style>
  <w:style w:type="paragraph" w:customStyle="1" w:styleId="Style7">
    <w:name w:val="Style7"/>
    <w:basedOn w:val="Heading1"/>
    <w:link w:val="Style7Char"/>
    <w:qFormat/>
    <w:rsid w:val="004E1424"/>
    <w:pPr>
      <w:ind w:left="360"/>
    </w:pPr>
  </w:style>
  <w:style w:type="paragraph" w:customStyle="1" w:styleId="Style8">
    <w:name w:val="Style8"/>
    <w:basedOn w:val="Style7"/>
    <w:next w:val="Style7"/>
    <w:link w:val="Style8Char"/>
    <w:qFormat/>
    <w:rsid w:val="004E1424"/>
  </w:style>
  <w:style w:type="character" w:customStyle="1" w:styleId="Style7Char">
    <w:name w:val="Style7 Char"/>
    <w:basedOn w:val="Heading1Char"/>
    <w:link w:val="Style7"/>
    <w:rsid w:val="004E1424"/>
    <w:rPr>
      <w:rFonts w:asciiTheme="majorHAnsi" w:eastAsiaTheme="majorEastAsia" w:hAnsiTheme="majorHAnsi" w:cstheme="majorBidi"/>
      <w:b/>
      <w:color w:val="2F5496" w:themeColor="accent1" w:themeShade="BF"/>
      <w:sz w:val="32"/>
      <w:szCs w:val="32"/>
      <w:lang w:val="en-US"/>
    </w:rPr>
  </w:style>
  <w:style w:type="paragraph" w:customStyle="1" w:styleId="Style9">
    <w:name w:val="Style9"/>
    <w:basedOn w:val="Heading2"/>
    <w:autoRedefine/>
    <w:qFormat/>
    <w:rsid w:val="00567D2D"/>
    <w:rPr>
      <w:rFonts w:asciiTheme="minorHAnsi" w:hAnsiTheme="minorHAnsi"/>
    </w:rPr>
  </w:style>
  <w:style w:type="character" w:customStyle="1" w:styleId="Style8Char">
    <w:name w:val="Style8 Char"/>
    <w:basedOn w:val="Style7Char"/>
    <w:link w:val="Style8"/>
    <w:rsid w:val="004E1424"/>
    <w:rPr>
      <w:rFonts w:ascii="Calibri" w:eastAsiaTheme="majorEastAsia" w:hAnsi="Calibri" w:cstheme="majorBidi"/>
      <w:b/>
      <w:color w:val="2F5496" w:themeColor="accent1" w:themeShade="BF"/>
      <w:sz w:val="32"/>
      <w:szCs w:val="32"/>
      <w:lang w:val="en-US"/>
    </w:rPr>
  </w:style>
  <w:style w:type="paragraph" w:customStyle="1" w:styleId="Style10">
    <w:name w:val="Style10"/>
    <w:basedOn w:val="Heading1"/>
    <w:autoRedefine/>
    <w:qFormat/>
    <w:rsid w:val="00E906EA"/>
    <w:rPr>
      <w:b w:val="0"/>
    </w:rPr>
  </w:style>
  <w:style w:type="paragraph" w:customStyle="1" w:styleId="Default">
    <w:name w:val="Default"/>
    <w:rsid w:val="00634C17"/>
    <w:pPr>
      <w:autoSpaceDE w:val="0"/>
      <w:autoSpaceDN w:val="0"/>
      <w:adjustRightInd w:val="0"/>
      <w:spacing w:before="0" w:after="0"/>
      <w:ind w:left="0" w:firstLine="0"/>
    </w:pPr>
    <w:rPr>
      <w:rFonts w:ascii="Times New Roman" w:hAnsi="Times New Roman" w:cs="Times New Roman"/>
      <w:color w:val="000000"/>
      <w:sz w:val="24"/>
      <w:szCs w:val="24"/>
      <w:lang w:val="en-US"/>
    </w:rPr>
  </w:style>
  <w:style w:type="paragraph" w:customStyle="1" w:styleId="EndNoteBibliography">
    <w:name w:val="EndNote Bibliography"/>
    <w:basedOn w:val="Normal"/>
    <w:link w:val="EndNoteBibliographyChar"/>
    <w:rsid w:val="005836E7"/>
    <w:pPr>
      <w:spacing w:before="120" w:after="120"/>
    </w:pPr>
    <w:rPr>
      <w:rFonts w:ascii="Arial" w:hAnsi="Arial" w:cs="Arial"/>
      <w:noProof/>
      <w:sz w:val="20"/>
    </w:rPr>
  </w:style>
  <w:style w:type="character" w:customStyle="1" w:styleId="EndNoteBibliographyChar">
    <w:name w:val="EndNote Bibliography Char"/>
    <w:basedOn w:val="DefaultParagraphFont"/>
    <w:link w:val="EndNoteBibliography"/>
    <w:rsid w:val="005836E7"/>
    <w:rPr>
      <w:rFonts w:ascii="Arial" w:hAnsi="Arial" w:cs="Arial"/>
      <w:noProof/>
      <w:sz w:val="20"/>
      <w:lang w:val="en-US"/>
    </w:rPr>
  </w:style>
  <w:style w:type="paragraph" w:customStyle="1" w:styleId="Bullet1">
    <w:name w:val="Bullet 1"/>
    <w:basedOn w:val="BodyText"/>
    <w:qFormat/>
    <w:rsid w:val="00E3384F"/>
  </w:style>
  <w:style w:type="paragraph" w:styleId="BodyText">
    <w:name w:val="Body Text"/>
    <w:basedOn w:val="Normal"/>
    <w:link w:val="BodyTextChar"/>
    <w:uiPriority w:val="99"/>
    <w:unhideWhenUsed/>
    <w:rsid w:val="000A5672"/>
    <w:pPr>
      <w:spacing w:before="60" w:after="180" w:line="264" w:lineRule="auto"/>
    </w:pPr>
  </w:style>
  <w:style w:type="character" w:customStyle="1" w:styleId="BodyTextChar">
    <w:name w:val="Body Text Char"/>
    <w:basedOn w:val="DefaultParagraphFont"/>
    <w:link w:val="BodyText"/>
    <w:uiPriority w:val="99"/>
    <w:rsid w:val="000A5672"/>
    <w:rPr>
      <w:lang w:val="en-US"/>
    </w:rPr>
  </w:style>
  <w:style w:type="paragraph" w:customStyle="1" w:styleId="TableHeader">
    <w:name w:val="Table Header"/>
    <w:basedOn w:val="Normal"/>
    <w:qFormat/>
    <w:rsid w:val="0084594D"/>
    <w:pPr>
      <w:spacing w:before="60" w:after="60"/>
    </w:pPr>
    <w:rPr>
      <w:b/>
    </w:rPr>
  </w:style>
  <w:style w:type="paragraph" w:customStyle="1" w:styleId="Tabletext">
    <w:name w:val="Table text"/>
    <w:basedOn w:val="Normal"/>
    <w:qFormat/>
    <w:rsid w:val="0084594D"/>
    <w:pPr>
      <w:spacing w:before="60" w:after="60"/>
    </w:pPr>
  </w:style>
  <w:style w:type="character" w:styleId="FollowedHyperlink">
    <w:name w:val="FollowedHyperlink"/>
    <w:basedOn w:val="DefaultParagraphFont"/>
    <w:uiPriority w:val="99"/>
    <w:semiHidden/>
    <w:unhideWhenUsed/>
    <w:rsid w:val="00B71E4D"/>
    <w:rPr>
      <w:color w:val="954F72" w:themeColor="followedHyperlink"/>
      <w:u w:val="single"/>
    </w:rPr>
  </w:style>
  <w:style w:type="paragraph" w:customStyle="1" w:styleId="Bullet2">
    <w:name w:val="Bullet 2"/>
    <w:basedOn w:val="BodyText"/>
    <w:qFormat/>
    <w:rsid w:val="00E3384F"/>
    <w:pPr>
      <w:numPr>
        <w:numId w:val="3"/>
      </w:numPr>
    </w:pPr>
  </w:style>
  <w:style w:type="paragraph" w:customStyle="1" w:styleId="Heading2NOTOC">
    <w:name w:val="Heading 2 (NO TOC)"/>
    <w:basedOn w:val="Heading2"/>
    <w:qFormat/>
    <w:rsid w:val="00395E11"/>
    <w:rPr>
      <w:rFonts w:eastAsia="Times New Roman"/>
    </w:rPr>
  </w:style>
  <w:style w:type="paragraph" w:customStyle="1" w:styleId="Heading3NOTOC">
    <w:name w:val="Heading 3 (NO TOC)"/>
    <w:basedOn w:val="Heading3"/>
    <w:qFormat/>
    <w:rsid w:val="00BF049D"/>
    <w:rPr>
      <w:rFonts w:eastAsia="Times New Roman"/>
      <w:sz w:val="22"/>
      <w:szCs w:val="22"/>
      <w:lang w:val="en-GB"/>
    </w:rPr>
  </w:style>
  <w:style w:type="paragraph" w:customStyle="1" w:styleId="Bullet3">
    <w:name w:val="Bullet 3"/>
    <w:basedOn w:val="Bullet2"/>
    <w:qFormat/>
    <w:rsid w:val="00395E11"/>
    <w:pPr>
      <w:numPr>
        <w:numId w:val="6"/>
      </w:numPr>
    </w:pPr>
  </w:style>
  <w:style w:type="paragraph" w:customStyle="1" w:styleId="EndNoteBibliographyTitle">
    <w:name w:val="EndNote Bibliography Title"/>
    <w:basedOn w:val="Normal"/>
    <w:rsid w:val="00AC437F"/>
    <w:pPr>
      <w:spacing w:after="0"/>
      <w:jc w:val="center"/>
    </w:pPr>
    <w:rPr>
      <w:rFonts w:ascii="Arial" w:hAnsi="Arial" w:cs="Arial"/>
      <w:sz w:val="20"/>
    </w:rPr>
  </w:style>
  <w:style w:type="character" w:customStyle="1" w:styleId="apple-converted-space">
    <w:name w:val="apple-converted-space"/>
    <w:basedOn w:val="DefaultParagraphFont"/>
    <w:rsid w:val="009B5ABF"/>
  </w:style>
  <w:style w:type="paragraph" w:styleId="DocumentMap">
    <w:name w:val="Document Map"/>
    <w:basedOn w:val="Normal"/>
    <w:link w:val="DocumentMapChar"/>
    <w:uiPriority w:val="99"/>
    <w:semiHidden/>
    <w:unhideWhenUsed/>
    <w:rsid w:val="00D73246"/>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73246"/>
    <w:rPr>
      <w:rFonts w:ascii="Lucida Grande" w:hAnsi="Lucida Grande" w:cs="Lucida Grande"/>
      <w:sz w:val="24"/>
      <w:szCs w:val="24"/>
      <w:lang w:val="en-US"/>
    </w:rPr>
  </w:style>
  <w:style w:type="paragraph" w:styleId="TOC5">
    <w:name w:val="toc 5"/>
    <w:basedOn w:val="Normal"/>
    <w:next w:val="Normal"/>
    <w:autoRedefine/>
    <w:uiPriority w:val="39"/>
    <w:unhideWhenUsed/>
    <w:rsid w:val="004424E3"/>
    <w:pPr>
      <w:spacing w:before="0" w:after="0"/>
      <w:ind w:left="880"/>
    </w:pPr>
    <w:rPr>
      <w:sz w:val="20"/>
      <w:szCs w:val="20"/>
    </w:rPr>
  </w:style>
  <w:style w:type="paragraph" w:styleId="TOC6">
    <w:name w:val="toc 6"/>
    <w:basedOn w:val="Normal"/>
    <w:next w:val="Normal"/>
    <w:autoRedefine/>
    <w:uiPriority w:val="39"/>
    <w:unhideWhenUsed/>
    <w:rsid w:val="004424E3"/>
    <w:pPr>
      <w:spacing w:before="0" w:after="0"/>
      <w:ind w:left="1100"/>
    </w:pPr>
    <w:rPr>
      <w:sz w:val="20"/>
      <w:szCs w:val="20"/>
    </w:rPr>
  </w:style>
  <w:style w:type="paragraph" w:styleId="TOC7">
    <w:name w:val="toc 7"/>
    <w:basedOn w:val="Normal"/>
    <w:next w:val="Normal"/>
    <w:autoRedefine/>
    <w:uiPriority w:val="39"/>
    <w:unhideWhenUsed/>
    <w:rsid w:val="004424E3"/>
    <w:pPr>
      <w:spacing w:before="0" w:after="0"/>
      <w:ind w:left="1320"/>
    </w:pPr>
    <w:rPr>
      <w:sz w:val="20"/>
      <w:szCs w:val="20"/>
    </w:rPr>
  </w:style>
  <w:style w:type="paragraph" w:styleId="TOC8">
    <w:name w:val="toc 8"/>
    <w:basedOn w:val="Normal"/>
    <w:next w:val="Normal"/>
    <w:autoRedefine/>
    <w:uiPriority w:val="39"/>
    <w:unhideWhenUsed/>
    <w:rsid w:val="004424E3"/>
    <w:pPr>
      <w:spacing w:before="0" w:after="0"/>
      <w:ind w:left="1540"/>
    </w:pPr>
    <w:rPr>
      <w:sz w:val="20"/>
      <w:szCs w:val="20"/>
    </w:rPr>
  </w:style>
  <w:style w:type="paragraph" w:styleId="TOC9">
    <w:name w:val="toc 9"/>
    <w:basedOn w:val="Normal"/>
    <w:next w:val="Normal"/>
    <w:autoRedefine/>
    <w:uiPriority w:val="39"/>
    <w:unhideWhenUsed/>
    <w:rsid w:val="004424E3"/>
    <w:pPr>
      <w:spacing w:before="0"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602634">
      <w:bodyDiv w:val="1"/>
      <w:marLeft w:val="0"/>
      <w:marRight w:val="0"/>
      <w:marTop w:val="0"/>
      <w:marBottom w:val="0"/>
      <w:divBdr>
        <w:top w:val="none" w:sz="0" w:space="0" w:color="auto"/>
        <w:left w:val="none" w:sz="0" w:space="0" w:color="auto"/>
        <w:bottom w:val="none" w:sz="0" w:space="0" w:color="auto"/>
        <w:right w:val="none" w:sz="0" w:space="0" w:color="auto"/>
      </w:divBdr>
      <w:divsChild>
        <w:div w:id="1351880178">
          <w:marLeft w:val="547"/>
          <w:marRight w:val="0"/>
          <w:marTop w:val="0"/>
          <w:marBottom w:val="0"/>
          <w:divBdr>
            <w:top w:val="none" w:sz="0" w:space="0" w:color="auto"/>
            <w:left w:val="none" w:sz="0" w:space="0" w:color="auto"/>
            <w:bottom w:val="none" w:sz="0" w:space="0" w:color="auto"/>
            <w:right w:val="none" w:sz="0" w:space="0" w:color="auto"/>
          </w:divBdr>
        </w:div>
      </w:divsChild>
    </w:div>
    <w:div w:id="266814007">
      <w:bodyDiv w:val="1"/>
      <w:marLeft w:val="0"/>
      <w:marRight w:val="0"/>
      <w:marTop w:val="0"/>
      <w:marBottom w:val="0"/>
      <w:divBdr>
        <w:top w:val="none" w:sz="0" w:space="0" w:color="auto"/>
        <w:left w:val="none" w:sz="0" w:space="0" w:color="auto"/>
        <w:bottom w:val="none" w:sz="0" w:space="0" w:color="auto"/>
        <w:right w:val="none" w:sz="0" w:space="0" w:color="auto"/>
      </w:divBdr>
    </w:div>
    <w:div w:id="286011018">
      <w:bodyDiv w:val="1"/>
      <w:marLeft w:val="0"/>
      <w:marRight w:val="0"/>
      <w:marTop w:val="0"/>
      <w:marBottom w:val="0"/>
      <w:divBdr>
        <w:top w:val="none" w:sz="0" w:space="0" w:color="auto"/>
        <w:left w:val="none" w:sz="0" w:space="0" w:color="auto"/>
        <w:bottom w:val="none" w:sz="0" w:space="0" w:color="auto"/>
        <w:right w:val="none" w:sz="0" w:space="0" w:color="auto"/>
      </w:divBdr>
    </w:div>
    <w:div w:id="314770109">
      <w:bodyDiv w:val="1"/>
      <w:marLeft w:val="0"/>
      <w:marRight w:val="0"/>
      <w:marTop w:val="0"/>
      <w:marBottom w:val="0"/>
      <w:divBdr>
        <w:top w:val="none" w:sz="0" w:space="0" w:color="auto"/>
        <w:left w:val="none" w:sz="0" w:space="0" w:color="auto"/>
        <w:bottom w:val="none" w:sz="0" w:space="0" w:color="auto"/>
        <w:right w:val="none" w:sz="0" w:space="0" w:color="auto"/>
      </w:divBdr>
    </w:div>
    <w:div w:id="318844861">
      <w:bodyDiv w:val="1"/>
      <w:marLeft w:val="0"/>
      <w:marRight w:val="0"/>
      <w:marTop w:val="0"/>
      <w:marBottom w:val="0"/>
      <w:divBdr>
        <w:top w:val="none" w:sz="0" w:space="0" w:color="auto"/>
        <w:left w:val="none" w:sz="0" w:space="0" w:color="auto"/>
        <w:bottom w:val="none" w:sz="0" w:space="0" w:color="auto"/>
        <w:right w:val="none" w:sz="0" w:space="0" w:color="auto"/>
      </w:divBdr>
      <w:divsChild>
        <w:div w:id="1471825842">
          <w:marLeft w:val="0"/>
          <w:marRight w:val="0"/>
          <w:marTop w:val="0"/>
          <w:marBottom w:val="0"/>
          <w:divBdr>
            <w:top w:val="none" w:sz="0" w:space="0" w:color="auto"/>
            <w:left w:val="none" w:sz="0" w:space="0" w:color="auto"/>
            <w:bottom w:val="none" w:sz="0" w:space="0" w:color="auto"/>
            <w:right w:val="none" w:sz="0" w:space="0" w:color="auto"/>
          </w:divBdr>
          <w:divsChild>
            <w:div w:id="2134519877">
              <w:marLeft w:val="0"/>
              <w:marRight w:val="0"/>
              <w:marTop w:val="0"/>
              <w:marBottom w:val="0"/>
              <w:divBdr>
                <w:top w:val="none" w:sz="0" w:space="0" w:color="auto"/>
                <w:left w:val="none" w:sz="0" w:space="0" w:color="auto"/>
                <w:bottom w:val="none" w:sz="0" w:space="0" w:color="auto"/>
                <w:right w:val="none" w:sz="0" w:space="0" w:color="auto"/>
              </w:divBdr>
              <w:divsChild>
                <w:div w:id="941230414">
                  <w:marLeft w:val="0"/>
                  <w:marRight w:val="0"/>
                  <w:marTop w:val="0"/>
                  <w:marBottom w:val="0"/>
                  <w:divBdr>
                    <w:top w:val="none" w:sz="0" w:space="0" w:color="auto"/>
                    <w:left w:val="none" w:sz="0" w:space="0" w:color="auto"/>
                    <w:bottom w:val="none" w:sz="0" w:space="0" w:color="auto"/>
                    <w:right w:val="none" w:sz="0" w:space="0" w:color="auto"/>
                  </w:divBdr>
                  <w:divsChild>
                    <w:div w:id="20696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80543">
      <w:bodyDiv w:val="1"/>
      <w:marLeft w:val="0"/>
      <w:marRight w:val="0"/>
      <w:marTop w:val="0"/>
      <w:marBottom w:val="0"/>
      <w:divBdr>
        <w:top w:val="none" w:sz="0" w:space="0" w:color="auto"/>
        <w:left w:val="none" w:sz="0" w:space="0" w:color="auto"/>
        <w:bottom w:val="none" w:sz="0" w:space="0" w:color="auto"/>
        <w:right w:val="none" w:sz="0" w:space="0" w:color="auto"/>
      </w:divBdr>
    </w:div>
    <w:div w:id="385419280">
      <w:bodyDiv w:val="1"/>
      <w:marLeft w:val="0"/>
      <w:marRight w:val="0"/>
      <w:marTop w:val="0"/>
      <w:marBottom w:val="0"/>
      <w:divBdr>
        <w:top w:val="none" w:sz="0" w:space="0" w:color="auto"/>
        <w:left w:val="none" w:sz="0" w:space="0" w:color="auto"/>
        <w:bottom w:val="none" w:sz="0" w:space="0" w:color="auto"/>
        <w:right w:val="none" w:sz="0" w:space="0" w:color="auto"/>
      </w:divBdr>
      <w:divsChild>
        <w:div w:id="1341279665">
          <w:marLeft w:val="0"/>
          <w:marRight w:val="0"/>
          <w:marTop w:val="0"/>
          <w:marBottom w:val="0"/>
          <w:divBdr>
            <w:top w:val="none" w:sz="0" w:space="0" w:color="auto"/>
            <w:left w:val="none" w:sz="0" w:space="0" w:color="auto"/>
            <w:bottom w:val="none" w:sz="0" w:space="0" w:color="auto"/>
            <w:right w:val="none" w:sz="0" w:space="0" w:color="auto"/>
          </w:divBdr>
          <w:divsChild>
            <w:div w:id="602615536">
              <w:marLeft w:val="0"/>
              <w:marRight w:val="0"/>
              <w:marTop w:val="0"/>
              <w:marBottom w:val="0"/>
              <w:divBdr>
                <w:top w:val="none" w:sz="0" w:space="0" w:color="auto"/>
                <w:left w:val="none" w:sz="0" w:space="0" w:color="auto"/>
                <w:bottom w:val="none" w:sz="0" w:space="0" w:color="auto"/>
                <w:right w:val="none" w:sz="0" w:space="0" w:color="auto"/>
              </w:divBdr>
              <w:divsChild>
                <w:div w:id="5945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743252">
      <w:bodyDiv w:val="1"/>
      <w:marLeft w:val="0"/>
      <w:marRight w:val="0"/>
      <w:marTop w:val="0"/>
      <w:marBottom w:val="0"/>
      <w:divBdr>
        <w:top w:val="none" w:sz="0" w:space="0" w:color="auto"/>
        <w:left w:val="none" w:sz="0" w:space="0" w:color="auto"/>
        <w:bottom w:val="none" w:sz="0" w:space="0" w:color="auto"/>
        <w:right w:val="none" w:sz="0" w:space="0" w:color="auto"/>
      </w:divBdr>
    </w:div>
    <w:div w:id="513880210">
      <w:bodyDiv w:val="1"/>
      <w:marLeft w:val="0"/>
      <w:marRight w:val="0"/>
      <w:marTop w:val="0"/>
      <w:marBottom w:val="0"/>
      <w:divBdr>
        <w:top w:val="none" w:sz="0" w:space="0" w:color="auto"/>
        <w:left w:val="none" w:sz="0" w:space="0" w:color="auto"/>
        <w:bottom w:val="none" w:sz="0" w:space="0" w:color="auto"/>
        <w:right w:val="none" w:sz="0" w:space="0" w:color="auto"/>
      </w:divBdr>
    </w:div>
    <w:div w:id="552545970">
      <w:bodyDiv w:val="1"/>
      <w:marLeft w:val="0"/>
      <w:marRight w:val="0"/>
      <w:marTop w:val="0"/>
      <w:marBottom w:val="0"/>
      <w:divBdr>
        <w:top w:val="none" w:sz="0" w:space="0" w:color="auto"/>
        <w:left w:val="none" w:sz="0" w:space="0" w:color="auto"/>
        <w:bottom w:val="none" w:sz="0" w:space="0" w:color="auto"/>
        <w:right w:val="none" w:sz="0" w:space="0" w:color="auto"/>
      </w:divBdr>
      <w:divsChild>
        <w:div w:id="1189174039">
          <w:marLeft w:val="0"/>
          <w:marRight w:val="0"/>
          <w:marTop w:val="0"/>
          <w:marBottom w:val="0"/>
          <w:divBdr>
            <w:top w:val="none" w:sz="0" w:space="0" w:color="auto"/>
            <w:left w:val="none" w:sz="0" w:space="0" w:color="auto"/>
            <w:bottom w:val="none" w:sz="0" w:space="0" w:color="auto"/>
            <w:right w:val="none" w:sz="0" w:space="0" w:color="auto"/>
          </w:divBdr>
          <w:divsChild>
            <w:div w:id="2145006527">
              <w:marLeft w:val="0"/>
              <w:marRight w:val="0"/>
              <w:marTop w:val="0"/>
              <w:marBottom w:val="0"/>
              <w:divBdr>
                <w:top w:val="none" w:sz="0" w:space="0" w:color="auto"/>
                <w:left w:val="none" w:sz="0" w:space="0" w:color="auto"/>
                <w:bottom w:val="none" w:sz="0" w:space="0" w:color="auto"/>
                <w:right w:val="none" w:sz="0" w:space="0" w:color="auto"/>
              </w:divBdr>
              <w:divsChild>
                <w:div w:id="926186198">
                  <w:marLeft w:val="0"/>
                  <w:marRight w:val="0"/>
                  <w:marTop w:val="0"/>
                  <w:marBottom w:val="0"/>
                  <w:divBdr>
                    <w:top w:val="none" w:sz="0" w:space="0" w:color="auto"/>
                    <w:left w:val="none" w:sz="0" w:space="0" w:color="auto"/>
                    <w:bottom w:val="none" w:sz="0" w:space="0" w:color="auto"/>
                    <w:right w:val="none" w:sz="0" w:space="0" w:color="auto"/>
                  </w:divBdr>
                  <w:divsChild>
                    <w:div w:id="100455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4106">
      <w:bodyDiv w:val="1"/>
      <w:marLeft w:val="0"/>
      <w:marRight w:val="0"/>
      <w:marTop w:val="0"/>
      <w:marBottom w:val="0"/>
      <w:divBdr>
        <w:top w:val="none" w:sz="0" w:space="0" w:color="auto"/>
        <w:left w:val="none" w:sz="0" w:space="0" w:color="auto"/>
        <w:bottom w:val="none" w:sz="0" w:space="0" w:color="auto"/>
        <w:right w:val="none" w:sz="0" w:space="0" w:color="auto"/>
      </w:divBdr>
    </w:div>
    <w:div w:id="697049586">
      <w:bodyDiv w:val="1"/>
      <w:marLeft w:val="0"/>
      <w:marRight w:val="0"/>
      <w:marTop w:val="0"/>
      <w:marBottom w:val="0"/>
      <w:divBdr>
        <w:top w:val="none" w:sz="0" w:space="0" w:color="auto"/>
        <w:left w:val="none" w:sz="0" w:space="0" w:color="auto"/>
        <w:bottom w:val="none" w:sz="0" w:space="0" w:color="auto"/>
        <w:right w:val="none" w:sz="0" w:space="0" w:color="auto"/>
      </w:divBdr>
      <w:divsChild>
        <w:div w:id="840315008">
          <w:marLeft w:val="0"/>
          <w:marRight w:val="0"/>
          <w:marTop w:val="0"/>
          <w:marBottom w:val="0"/>
          <w:divBdr>
            <w:top w:val="none" w:sz="0" w:space="0" w:color="auto"/>
            <w:left w:val="none" w:sz="0" w:space="0" w:color="auto"/>
            <w:bottom w:val="none" w:sz="0" w:space="0" w:color="auto"/>
            <w:right w:val="none" w:sz="0" w:space="0" w:color="auto"/>
          </w:divBdr>
          <w:divsChild>
            <w:div w:id="244069788">
              <w:marLeft w:val="0"/>
              <w:marRight w:val="0"/>
              <w:marTop w:val="0"/>
              <w:marBottom w:val="0"/>
              <w:divBdr>
                <w:top w:val="none" w:sz="0" w:space="0" w:color="auto"/>
                <w:left w:val="none" w:sz="0" w:space="0" w:color="auto"/>
                <w:bottom w:val="none" w:sz="0" w:space="0" w:color="auto"/>
                <w:right w:val="none" w:sz="0" w:space="0" w:color="auto"/>
              </w:divBdr>
              <w:divsChild>
                <w:div w:id="13588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90317">
      <w:bodyDiv w:val="1"/>
      <w:marLeft w:val="0"/>
      <w:marRight w:val="0"/>
      <w:marTop w:val="0"/>
      <w:marBottom w:val="0"/>
      <w:divBdr>
        <w:top w:val="none" w:sz="0" w:space="0" w:color="auto"/>
        <w:left w:val="none" w:sz="0" w:space="0" w:color="auto"/>
        <w:bottom w:val="none" w:sz="0" w:space="0" w:color="auto"/>
        <w:right w:val="none" w:sz="0" w:space="0" w:color="auto"/>
      </w:divBdr>
      <w:divsChild>
        <w:div w:id="1748067903">
          <w:marLeft w:val="0"/>
          <w:marRight w:val="0"/>
          <w:marTop w:val="0"/>
          <w:marBottom w:val="0"/>
          <w:divBdr>
            <w:top w:val="none" w:sz="0" w:space="0" w:color="auto"/>
            <w:left w:val="none" w:sz="0" w:space="0" w:color="auto"/>
            <w:bottom w:val="none" w:sz="0" w:space="0" w:color="auto"/>
            <w:right w:val="none" w:sz="0" w:space="0" w:color="auto"/>
          </w:divBdr>
          <w:divsChild>
            <w:div w:id="54547388">
              <w:marLeft w:val="0"/>
              <w:marRight w:val="0"/>
              <w:marTop w:val="0"/>
              <w:marBottom w:val="0"/>
              <w:divBdr>
                <w:top w:val="none" w:sz="0" w:space="0" w:color="auto"/>
                <w:left w:val="none" w:sz="0" w:space="0" w:color="auto"/>
                <w:bottom w:val="none" w:sz="0" w:space="0" w:color="auto"/>
                <w:right w:val="none" w:sz="0" w:space="0" w:color="auto"/>
              </w:divBdr>
              <w:divsChild>
                <w:div w:id="1028214052">
                  <w:marLeft w:val="0"/>
                  <w:marRight w:val="0"/>
                  <w:marTop w:val="0"/>
                  <w:marBottom w:val="0"/>
                  <w:divBdr>
                    <w:top w:val="none" w:sz="0" w:space="0" w:color="auto"/>
                    <w:left w:val="none" w:sz="0" w:space="0" w:color="auto"/>
                    <w:bottom w:val="none" w:sz="0" w:space="0" w:color="auto"/>
                    <w:right w:val="none" w:sz="0" w:space="0" w:color="auto"/>
                  </w:divBdr>
                  <w:divsChild>
                    <w:div w:id="18438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16382">
      <w:bodyDiv w:val="1"/>
      <w:marLeft w:val="0"/>
      <w:marRight w:val="0"/>
      <w:marTop w:val="0"/>
      <w:marBottom w:val="0"/>
      <w:divBdr>
        <w:top w:val="none" w:sz="0" w:space="0" w:color="auto"/>
        <w:left w:val="none" w:sz="0" w:space="0" w:color="auto"/>
        <w:bottom w:val="none" w:sz="0" w:space="0" w:color="auto"/>
        <w:right w:val="none" w:sz="0" w:space="0" w:color="auto"/>
      </w:divBdr>
    </w:div>
    <w:div w:id="739206925">
      <w:bodyDiv w:val="1"/>
      <w:marLeft w:val="0"/>
      <w:marRight w:val="0"/>
      <w:marTop w:val="0"/>
      <w:marBottom w:val="0"/>
      <w:divBdr>
        <w:top w:val="none" w:sz="0" w:space="0" w:color="auto"/>
        <w:left w:val="none" w:sz="0" w:space="0" w:color="auto"/>
        <w:bottom w:val="none" w:sz="0" w:space="0" w:color="auto"/>
        <w:right w:val="none" w:sz="0" w:space="0" w:color="auto"/>
      </w:divBdr>
    </w:div>
    <w:div w:id="860633595">
      <w:bodyDiv w:val="1"/>
      <w:marLeft w:val="0"/>
      <w:marRight w:val="0"/>
      <w:marTop w:val="0"/>
      <w:marBottom w:val="0"/>
      <w:divBdr>
        <w:top w:val="none" w:sz="0" w:space="0" w:color="auto"/>
        <w:left w:val="none" w:sz="0" w:space="0" w:color="auto"/>
        <w:bottom w:val="none" w:sz="0" w:space="0" w:color="auto"/>
        <w:right w:val="none" w:sz="0" w:space="0" w:color="auto"/>
      </w:divBdr>
    </w:div>
    <w:div w:id="895816940">
      <w:bodyDiv w:val="1"/>
      <w:marLeft w:val="0"/>
      <w:marRight w:val="0"/>
      <w:marTop w:val="0"/>
      <w:marBottom w:val="0"/>
      <w:divBdr>
        <w:top w:val="none" w:sz="0" w:space="0" w:color="auto"/>
        <w:left w:val="none" w:sz="0" w:space="0" w:color="auto"/>
        <w:bottom w:val="none" w:sz="0" w:space="0" w:color="auto"/>
        <w:right w:val="none" w:sz="0" w:space="0" w:color="auto"/>
      </w:divBdr>
      <w:divsChild>
        <w:div w:id="1284733094">
          <w:marLeft w:val="0"/>
          <w:marRight w:val="0"/>
          <w:marTop w:val="0"/>
          <w:marBottom w:val="0"/>
          <w:divBdr>
            <w:top w:val="none" w:sz="0" w:space="0" w:color="auto"/>
            <w:left w:val="none" w:sz="0" w:space="0" w:color="auto"/>
            <w:bottom w:val="none" w:sz="0" w:space="0" w:color="auto"/>
            <w:right w:val="none" w:sz="0" w:space="0" w:color="auto"/>
          </w:divBdr>
        </w:div>
        <w:div w:id="1301151780">
          <w:marLeft w:val="0"/>
          <w:marRight w:val="0"/>
          <w:marTop w:val="0"/>
          <w:marBottom w:val="0"/>
          <w:divBdr>
            <w:top w:val="none" w:sz="0" w:space="0" w:color="auto"/>
            <w:left w:val="none" w:sz="0" w:space="0" w:color="auto"/>
            <w:bottom w:val="none" w:sz="0" w:space="0" w:color="auto"/>
            <w:right w:val="none" w:sz="0" w:space="0" w:color="auto"/>
          </w:divBdr>
        </w:div>
        <w:div w:id="1705910466">
          <w:marLeft w:val="0"/>
          <w:marRight w:val="0"/>
          <w:marTop w:val="0"/>
          <w:marBottom w:val="0"/>
          <w:divBdr>
            <w:top w:val="none" w:sz="0" w:space="0" w:color="auto"/>
            <w:left w:val="none" w:sz="0" w:space="0" w:color="auto"/>
            <w:bottom w:val="none" w:sz="0" w:space="0" w:color="auto"/>
            <w:right w:val="none" w:sz="0" w:space="0" w:color="auto"/>
          </w:divBdr>
        </w:div>
        <w:div w:id="1847137944">
          <w:marLeft w:val="0"/>
          <w:marRight w:val="0"/>
          <w:marTop w:val="0"/>
          <w:marBottom w:val="0"/>
          <w:divBdr>
            <w:top w:val="none" w:sz="0" w:space="0" w:color="auto"/>
            <w:left w:val="none" w:sz="0" w:space="0" w:color="auto"/>
            <w:bottom w:val="none" w:sz="0" w:space="0" w:color="auto"/>
            <w:right w:val="none" w:sz="0" w:space="0" w:color="auto"/>
          </w:divBdr>
        </w:div>
        <w:div w:id="1965580244">
          <w:marLeft w:val="0"/>
          <w:marRight w:val="0"/>
          <w:marTop w:val="0"/>
          <w:marBottom w:val="0"/>
          <w:divBdr>
            <w:top w:val="none" w:sz="0" w:space="0" w:color="auto"/>
            <w:left w:val="none" w:sz="0" w:space="0" w:color="auto"/>
            <w:bottom w:val="none" w:sz="0" w:space="0" w:color="auto"/>
            <w:right w:val="none" w:sz="0" w:space="0" w:color="auto"/>
          </w:divBdr>
        </w:div>
      </w:divsChild>
    </w:div>
    <w:div w:id="1010180858">
      <w:bodyDiv w:val="1"/>
      <w:marLeft w:val="0"/>
      <w:marRight w:val="0"/>
      <w:marTop w:val="0"/>
      <w:marBottom w:val="0"/>
      <w:divBdr>
        <w:top w:val="none" w:sz="0" w:space="0" w:color="auto"/>
        <w:left w:val="none" w:sz="0" w:space="0" w:color="auto"/>
        <w:bottom w:val="none" w:sz="0" w:space="0" w:color="auto"/>
        <w:right w:val="none" w:sz="0" w:space="0" w:color="auto"/>
      </w:divBdr>
      <w:divsChild>
        <w:div w:id="1935475677">
          <w:marLeft w:val="0"/>
          <w:marRight w:val="0"/>
          <w:marTop w:val="0"/>
          <w:marBottom w:val="0"/>
          <w:divBdr>
            <w:top w:val="none" w:sz="0" w:space="0" w:color="auto"/>
            <w:left w:val="none" w:sz="0" w:space="0" w:color="auto"/>
            <w:bottom w:val="none" w:sz="0" w:space="0" w:color="auto"/>
            <w:right w:val="none" w:sz="0" w:space="0" w:color="auto"/>
          </w:divBdr>
          <w:divsChild>
            <w:div w:id="817303666">
              <w:marLeft w:val="0"/>
              <w:marRight w:val="0"/>
              <w:marTop w:val="0"/>
              <w:marBottom w:val="0"/>
              <w:divBdr>
                <w:top w:val="none" w:sz="0" w:space="0" w:color="auto"/>
                <w:left w:val="none" w:sz="0" w:space="0" w:color="auto"/>
                <w:bottom w:val="none" w:sz="0" w:space="0" w:color="auto"/>
                <w:right w:val="none" w:sz="0" w:space="0" w:color="auto"/>
              </w:divBdr>
              <w:divsChild>
                <w:div w:id="873932267">
                  <w:marLeft w:val="0"/>
                  <w:marRight w:val="0"/>
                  <w:marTop w:val="0"/>
                  <w:marBottom w:val="0"/>
                  <w:divBdr>
                    <w:top w:val="none" w:sz="0" w:space="0" w:color="auto"/>
                    <w:left w:val="none" w:sz="0" w:space="0" w:color="auto"/>
                    <w:bottom w:val="none" w:sz="0" w:space="0" w:color="auto"/>
                    <w:right w:val="none" w:sz="0" w:space="0" w:color="auto"/>
                  </w:divBdr>
                  <w:divsChild>
                    <w:div w:id="17387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17463">
      <w:bodyDiv w:val="1"/>
      <w:marLeft w:val="0"/>
      <w:marRight w:val="0"/>
      <w:marTop w:val="0"/>
      <w:marBottom w:val="0"/>
      <w:divBdr>
        <w:top w:val="none" w:sz="0" w:space="0" w:color="auto"/>
        <w:left w:val="none" w:sz="0" w:space="0" w:color="auto"/>
        <w:bottom w:val="none" w:sz="0" w:space="0" w:color="auto"/>
        <w:right w:val="none" w:sz="0" w:space="0" w:color="auto"/>
      </w:divBdr>
    </w:div>
    <w:div w:id="1065760185">
      <w:bodyDiv w:val="1"/>
      <w:marLeft w:val="0"/>
      <w:marRight w:val="0"/>
      <w:marTop w:val="0"/>
      <w:marBottom w:val="0"/>
      <w:divBdr>
        <w:top w:val="none" w:sz="0" w:space="0" w:color="auto"/>
        <w:left w:val="none" w:sz="0" w:space="0" w:color="auto"/>
        <w:bottom w:val="none" w:sz="0" w:space="0" w:color="auto"/>
        <w:right w:val="none" w:sz="0" w:space="0" w:color="auto"/>
      </w:divBdr>
    </w:div>
    <w:div w:id="1069117036">
      <w:bodyDiv w:val="1"/>
      <w:marLeft w:val="0"/>
      <w:marRight w:val="0"/>
      <w:marTop w:val="0"/>
      <w:marBottom w:val="0"/>
      <w:divBdr>
        <w:top w:val="none" w:sz="0" w:space="0" w:color="auto"/>
        <w:left w:val="none" w:sz="0" w:space="0" w:color="auto"/>
        <w:bottom w:val="none" w:sz="0" w:space="0" w:color="auto"/>
        <w:right w:val="none" w:sz="0" w:space="0" w:color="auto"/>
      </w:divBdr>
      <w:divsChild>
        <w:div w:id="347218628">
          <w:marLeft w:val="0"/>
          <w:marRight w:val="0"/>
          <w:marTop w:val="0"/>
          <w:marBottom w:val="0"/>
          <w:divBdr>
            <w:top w:val="none" w:sz="0" w:space="0" w:color="auto"/>
            <w:left w:val="none" w:sz="0" w:space="0" w:color="auto"/>
            <w:bottom w:val="none" w:sz="0" w:space="0" w:color="auto"/>
            <w:right w:val="none" w:sz="0" w:space="0" w:color="auto"/>
          </w:divBdr>
          <w:divsChild>
            <w:div w:id="2140567441">
              <w:marLeft w:val="0"/>
              <w:marRight w:val="0"/>
              <w:marTop w:val="0"/>
              <w:marBottom w:val="0"/>
              <w:divBdr>
                <w:top w:val="none" w:sz="0" w:space="0" w:color="auto"/>
                <w:left w:val="none" w:sz="0" w:space="0" w:color="auto"/>
                <w:bottom w:val="none" w:sz="0" w:space="0" w:color="auto"/>
                <w:right w:val="none" w:sz="0" w:space="0" w:color="auto"/>
              </w:divBdr>
              <w:divsChild>
                <w:div w:id="160779913">
                  <w:marLeft w:val="0"/>
                  <w:marRight w:val="0"/>
                  <w:marTop w:val="0"/>
                  <w:marBottom w:val="0"/>
                  <w:divBdr>
                    <w:top w:val="none" w:sz="0" w:space="0" w:color="auto"/>
                    <w:left w:val="none" w:sz="0" w:space="0" w:color="auto"/>
                    <w:bottom w:val="none" w:sz="0" w:space="0" w:color="auto"/>
                    <w:right w:val="none" w:sz="0" w:space="0" w:color="auto"/>
                  </w:divBdr>
                  <w:divsChild>
                    <w:div w:id="18368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578192">
      <w:bodyDiv w:val="1"/>
      <w:marLeft w:val="0"/>
      <w:marRight w:val="0"/>
      <w:marTop w:val="0"/>
      <w:marBottom w:val="0"/>
      <w:divBdr>
        <w:top w:val="none" w:sz="0" w:space="0" w:color="auto"/>
        <w:left w:val="none" w:sz="0" w:space="0" w:color="auto"/>
        <w:bottom w:val="none" w:sz="0" w:space="0" w:color="auto"/>
        <w:right w:val="none" w:sz="0" w:space="0" w:color="auto"/>
      </w:divBdr>
      <w:divsChild>
        <w:div w:id="308631583">
          <w:marLeft w:val="547"/>
          <w:marRight w:val="0"/>
          <w:marTop w:val="0"/>
          <w:marBottom w:val="0"/>
          <w:divBdr>
            <w:top w:val="none" w:sz="0" w:space="0" w:color="auto"/>
            <w:left w:val="none" w:sz="0" w:space="0" w:color="auto"/>
            <w:bottom w:val="none" w:sz="0" w:space="0" w:color="auto"/>
            <w:right w:val="none" w:sz="0" w:space="0" w:color="auto"/>
          </w:divBdr>
        </w:div>
      </w:divsChild>
    </w:div>
    <w:div w:id="1102729512">
      <w:bodyDiv w:val="1"/>
      <w:marLeft w:val="0"/>
      <w:marRight w:val="0"/>
      <w:marTop w:val="0"/>
      <w:marBottom w:val="0"/>
      <w:divBdr>
        <w:top w:val="none" w:sz="0" w:space="0" w:color="auto"/>
        <w:left w:val="none" w:sz="0" w:space="0" w:color="auto"/>
        <w:bottom w:val="none" w:sz="0" w:space="0" w:color="auto"/>
        <w:right w:val="none" w:sz="0" w:space="0" w:color="auto"/>
      </w:divBdr>
      <w:divsChild>
        <w:div w:id="256402808">
          <w:marLeft w:val="0"/>
          <w:marRight w:val="0"/>
          <w:marTop w:val="0"/>
          <w:marBottom w:val="0"/>
          <w:divBdr>
            <w:top w:val="none" w:sz="0" w:space="0" w:color="auto"/>
            <w:left w:val="none" w:sz="0" w:space="0" w:color="auto"/>
            <w:bottom w:val="none" w:sz="0" w:space="0" w:color="auto"/>
            <w:right w:val="none" w:sz="0" w:space="0" w:color="auto"/>
          </w:divBdr>
        </w:div>
        <w:div w:id="595214254">
          <w:marLeft w:val="0"/>
          <w:marRight w:val="0"/>
          <w:marTop w:val="0"/>
          <w:marBottom w:val="0"/>
          <w:divBdr>
            <w:top w:val="none" w:sz="0" w:space="0" w:color="auto"/>
            <w:left w:val="none" w:sz="0" w:space="0" w:color="auto"/>
            <w:bottom w:val="none" w:sz="0" w:space="0" w:color="auto"/>
            <w:right w:val="none" w:sz="0" w:space="0" w:color="auto"/>
          </w:divBdr>
        </w:div>
        <w:div w:id="948388142">
          <w:marLeft w:val="0"/>
          <w:marRight w:val="0"/>
          <w:marTop w:val="0"/>
          <w:marBottom w:val="0"/>
          <w:divBdr>
            <w:top w:val="none" w:sz="0" w:space="0" w:color="auto"/>
            <w:left w:val="none" w:sz="0" w:space="0" w:color="auto"/>
            <w:bottom w:val="none" w:sz="0" w:space="0" w:color="auto"/>
            <w:right w:val="none" w:sz="0" w:space="0" w:color="auto"/>
          </w:divBdr>
        </w:div>
      </w:divsChild>
    </w:div>
    <w:div w:id="1143931310">
      <w:bodyDiv w:val="1"/>
      <w:marLeft w:val="0"/>
      <w:marRight w:val="0"/>
      <w:marTop w:val="0"/>
      <w:marBottom w:val="0"/>
      <w:divBdr>
        <w:top w:val="none" w:sz="0" w:space="0" w:color="auto"/>
        <w:left w:val="none" w:sz="0" w:space="0" w:color="auto"/>
        <w:bottom w:val="none" w:sz="0" w:space="0" w:color="auto"/>
        <w:right w:val="none" w:sz="0" w:space="0" w:color="auto"/>
      </w:divBdr>
      <w:divsChild>
        <w:div w:id="1930000271">
          <w:marLeft w:val="547"/>
          <w:marRight w:val="0"/>
          <w:marTop w:val="0"/>
          <w:marBottom w:val="0"/>
          <w:divBdr>
            <w:top w:val="none" w:sz="0" w:space="0" w:color="auto"/>
            <w:left w:val="none" w:sz="0" w:space="0" w:color="auto"/>
            <w:bottom w:val="none" w:sz="0" w:space="0" w:color="auto"/>
            <w:right w:val="none" w:sz="0" w:space="0" w:color="auto"/>
          </w:divBdr>
        </w:div>
      </w:divsChild>
    </w:div>
    <w:div w:id="1160080010">
      <w:bodyDiv w:val="1"/>
      <w:marLeft w:val="0"/>
      <w:marRight w:val="0"/>
      <w:marTop w:val="0"/>
      <w:marBottom w:val="0"/>
      <w:divBdr>
        <w:top w:val="none" w:sz="0" w:space="0" w:color="auto"/>
        <w:left w:val="none" w:sz="0" w:space="0" w:color="auto"/>
        <w:bottom w:val="none" w:sz="0" w:space="0" w:color="auto"/>
        <w:right w:val="none" w:sz="0" w:space="0" w:color="auto"/>
      </w:divBdr>
      <w:divsChild>
        <w:div w:id="536358380">
          <w:marLeft w:val="0"/>
          <w:marRight w:val="0"/>
          <w:marTop w:val="0"/>
          <w:marBottom w:val="0"/>
          <w:divBdr>
            <w:top w:val="none" w:sz="0" w:space="0" w:color="auto"/>
            <w:left w:val="none" w:sz="0" w:space="0" w:color="auto"/>
            <w:bottom w:val="none" w:sz="0" w:space="0" w:color="auto"/>
            <w:right w:val="none" w:sz="0" w:space="0" w:color="auto"/>
          </w:divBdr>
          <w:divsChild>
            <w:div w:id="1536969560">
              <w:marLeft w:val="0"/>
              <w:marRight w:val="0"/>
              <w:marTop w:val="0"/>
              <w:marBottom w:val="0"/>
              <w:divBdr>
                <w:top w:val="none" w:sz="0" w:space="0" w:color="auto"/>
                <w:left w:val="none" w:sz="0" w:space="0" w:color="auto"/>
                <w:bottom w:val="none" w:sz="0" w:space="0" w:color="auto"/>
                <w:right w:val="none" w:sz="0" w:space="0" w:color="auto"/>
              </w:divBdr>
              <w:divsChild>
                <w:div w:id="473836446">
                  <w:marLeft w:val="0"/>
                  <w:marRight w:val="0"/>
                  <w:marTop w:val="0"/>
                  <w:marBottom w:val="0"/>
                  <w:divBdr>
                    <w:top w:val="none" w:sz="0" w:space="0" w:color="auto"/>
                    <w:left w:val="none" w:sz="0" w:space="0" w:color="auto"/>
                    <w:bottom w:val="none" w:sz="0" w:space="0" w:color="auto"/>
                    <w:right w:val="none" w:sz="0" w:space="0" w:color="auto"/>
                  </w:divBdr>
                  <w:divsChild>
                    <w:div w:id="5219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12546">
      <w:bodyDiv w:val="1"/>
      <w:marLeft w:val="0"/>
      <w:marRight w:val="0"/>
      <w:marTop w:val="0"/>
      <w:marBottom w:val="0"/>
      <w:divBdr>
        <w:top w:val="none" w:sz="0" w:space="0" w:color="auto"/>
        <w:left w:val="none" w:sz="0" w:space="0" w:color="auto"/>
        <w:bottom w:val="none" w:sz="0" w:space="0" w:color="auto"/>
        <w:right w:val="none" w:sz="0" w:space="0" w:color="auto"/>
      </w:divBdr>
    </w:div>
    <w:div w:id="1191214264">
      <w:bodyDiv w:val="1"/>
      <w:marLeft w:val="0"/>
      <w:marRight w:val="0"/>
      <w:marTop w:val="0"/>
      <w:marBottom w:val="0"/>
      <w:divBdr>
        <w:top w:val="none" w:sz="0" w:space="0" w:color="auto"/>
        <w:left w:val="none" w:sz="0" w:space="0" w:color="auto"/>
        <w:bottom w:val="none" w:sz="0" w:space="0" w:color="auto"/>
        <w:right w:val="none" w:sz="0" w:space="0" w:color="auto"/>
      </w:divBdr>
    </w:div>
    <w:div w:id="1224675713">
      <w:bodyDiv w:val="1"/>
      <w:marLeft w:val="0"/>
      <w:marRight w:val="0"/>
      <w:marTop w:val="0"/>
      <w:marBottom w:val="0"/>
      <w:divBdr>
        <w:top w:val="none" w:sz="0" w:space="0" w:color="auto"/>
        <w:left w:val="none" w:sz="0" w:space="0" w:color="auto"/>
        <w:bottom w:val="none" w:sz="0" w:space="0" w:color="auto"/>
        <w:right w:val="none" w:sz="0" w:space="0" w:color="auto"/>
      </w:divBdr>
      <w:divsChild>
        <w:div w:id="498736589">
          <w:marLeft w:val="0"/>
          <w:marRight w:val="0"/>
          <w:marTop w:val="0"/>
          <w:marBottom w:val="0"/>
          <w:divBdr>
            <w:top w:val="none" w:sz="0" w:space="0" w:color="auto"/>
            <w:left w:val="none" w:sz="0" w:space="0" w:color="auto"/>
            <w:bottom w:val="none" w:sz="0" w:space="0" w:color="auto"/>
            <w:right w:val="none" w:sz="0" w:space="0" w:color="auto"/>
          </w:divBdr>
        </w:div>
        <w:div w:id="1051464746">
          <w:marLeft w:val="0"/>
          <w:marRight w:val="0"/>
          <w:marTop w:val="0"/>
          <w:marBottom w:val="0"/>
          <w:divBdr>
            <w:top w:val="none" w:sz="0" w:space="0" w:color="auto"/>
            <w:left w:val="none" w:sz="0" w:space="0" w:color="auto"/>
            <w:bottom w:val="none" w:sz="0" w:space="0" w:color="auto"/>
            <w:right w:val="none" w:sz="0" w:space="0" w:color="auto"/>
          </w:divBdr>
        </w:div>
      </w:divsChild>
    </w:div>
    <w:div w:id="1231304455">
      <w:bodyDiv w:val="1"/>
      <w:marLeft w:val="0"/>
      <w:marRight w:val="0"/>
      <w:marTop w:val="0"/>
      <w:marBottom w:val="0"/>
      <w:divBdr>
        <w:top w:val="none" w:sz="0" w:space="0" w:color="auto"/>
        <w:left w:val="none" w:sz="0" w:space="0" w:color="auto"/>
        <w:bottom w:val="none" w:sz="0" w:space="0" w:color="auto"/>
        <w:right w:val="none" w:sz="0" w:space="0" w:color="auto"/>
      </w:divBdr>
    </w:div>
    <w:div w:id="1323852354">
      <w:bodyDiv w:val="1"/>
      <w:marLeft w:val="0"/>
      <w:marRight w:val="0"/>
      <w:marTop w:val="0"/>
      <w:marBottom w:val="0"/>
      <w:divBdr>
        <w:top w:val="none" w:sz="0" w:space="0" w:color="auto"/>
        <w:left w:val="none" w:sz="0" w:space="0" w:color="auto"/>
        <w:bottom w:val="none" w:sz="0" w:space="0" w:color="auto"/>
        <w:right w:val="none" w:sz="0" w:space="0" w:color="auto"/>
      </w:divBdr>
    </w:div>
    <w:div w:id="1349604070">
      <w:bodyDiv w:val="1"/>
      <w:marLeft w:val="0"/>
      <w:marRight w:val="0"/>
      <w:marTop w:val="0"/>
      <w:marBottom w:val="0"/>
      <w:divBdr>
        <w:top w:val="none" w:sz="0" w:space="0" w:color="auto"/>
        <w:left w:val="none" w:sz="0" w:space="0" w:color="auto"/>
        <w:bottom w:val="none" w:sz="0" w:space="0" w:color="auto"/>
        <w:right w:val="none" w:sz="0" w:space="0" w:color="auto"/>
      </w:divBdr>
      <w:divsChild>
        <w:div w:id="1794329834">
          <w:marLeft w:val="0"/>
          <w:marRight w:val="0"/>
          <w:marTop w:val="0"/>
          <w:marBottom w:val="0"/>
          <w:divBdr>
            <w:top w:val="none" w:sz="0" w:space="0" w:color="auto"/>
            <w:left w:val="none" w:sz="0" w:space="0" w:color="auto"/>
            <w:bottom w:val="none" w:sz="0" w:space="0" w:color="auto"/>
            <w:right w:val="none" w:sz="0" w:space="0" w:color="auto"/>
          </w:divBdr>
          <w:divsChild>
            <w:div w:id="2004820707">
              <w:marLeft w:val="0"/>
              <w:marRight w:val="0"/>
              <w:marTop w:val="0"/>
              <w:marBottom w:val="0"/>
              <w:divBdr>
                <w:top w:val="none" w:sz="0" w:space="0" w:color="auto"/>
                <w:left w:val="none" w:sz="0" w:space="0" w:color="auto"/>
                <w:bottom w:val="none" w:sz="0" w:space="0" w:color="auto"/>
                <w:right w:val="none" w:sz="0" w:space="0" w:color="auto"/>
              </w:divBdr>
              <w:divsChild>
                <w:div w:id="1616524972">
                  <w:marLeft w:val="0"/>
                  <w:marRight w:val="0"/>
                  <w:marTop w:val="0"/>
                  <w:marBottom w:val="0"/>
                  <w:divBdr>
                    <w:top w:val="none" w:sz="0" w:space="0" w:color="auto"/>
                    <w:left w:val="none" w:sz="0" w:space="0" w:color="auto"/>
                    <w:bottom w:val="none" w:sz="0" w:space="0" w:color="auto"/>
                    <w:right w:val="none" w:sz="0" w:space="0" w:color="auto"/>
                  </w:divBdr>
                  <w:divsChild>
                    <w:div w:id="9153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90489">
      <w:bodyDiv w:val="1"/>
      <w:marLeft w:val="0"/>
      <w:marRight w:val="0"/>
      <w:marTop w:val="0"/>
      <w:marBottom w:val="0"/>
      <w:divBdr>
        <w:top w:val="none" w:sz="0" w:space="0" w:color="auto"/>
        <w:left w:val="none" w:sz="0" w:space="0" w:color="auto"/>
        <w:bottom w:val="none" w:sz="0" w:space="0" w:color="auto"/>
        <w:right w:val="none" w:sz="0" w:space="0" w:color="auto"/>
      </w:divBdr>
    </w:div>
    <w:div w:id="1362635253">
      <w:bodyDiv w:val="1"/>
      <w:marLeft w:val="0"/>
      <w:marRight w:val="0"/>
      <w:marTop w:val="0"/>
      <w:marBottom w:val="0"/>
      <w:divBdr>
        <w:top w:val="none" w:sz="0" w:space="0" w:color="auto"/>
        <w:left w:val="none" w:sz="0" w:space="0" w:color="auto"/>
        <w:bottom w:val="none" w:sz="0" w:space="0" w:color="auto"/>
        <w:right w:val="none" w:sz="0" w:space="0" w:color="auto"/>
      </w:divBdr>
      <w:divsChild>
        <w:div w:id="350496923">
          <w:marLeft w:val="547"/>
          <w:marRight w:val="0"/>
          <w:marTop w:val="0"/>
          <w:marBottom w:val="0"/>
          <w:divBdr>
            <w:top w:val="none" w:sz="0" w:space="0" w:color="auto"/>
            <w:left w:val="none" w:sz="0" w:space="0" w:color="auto"/>
            <w:bottom w:val="none" w:sz="0" w:space="0" w:color="auto"/>
            <w:right w:val="none" w:sz="0" w:space="0" w:color="auto"/>
          </w:divBdr>
        </w:div>
      </w:divsChild>
    </w:div>
    <w:div w:id="1373505495">
      <w:bodyDiv w:val="1"/>
      <w:marLeft w:val="0"/>
      <w:marRight w:val="0"/>
      <w:marTop w:val="0"/>
      <w:marBottom w:val="0"/>
      <w:divBdr>
        <w:top w:val="none" w:sz="0" w:space="0" w:color="auto"/>
        <w:left w:val="none" w:sz="0" w:space="0" w:color="auto"/>
        <w:bottom w:val="none" w:sz="0" w:space="0" w:color="auto"/>
        <w:right w:val="none" w:sz="0" w:space="0" w:color="auto"/>
      </w:divBdr>
      <w:divsChild>
        <w:div w:id="241792408">
          <w:marLeft w:val="0"/>
          <w:marRight w:val="0"/>
          <w:marTop w:val="0"/>
          <w:marBottom w:val="0"/>
          <w:divBdr>
            <w:top w:val="none" w:sz="0" w:space="0" w:color="auto"/>
            <w:left w:val="none" w:sz="0" w:space="0" w:color="auto"/>
            <w:bottom w:val="none" w:sz="0" w:space="0" w:color="auto"/>
            <w:right w:val="none" w:sz="0" w:space="0" w:color="auto"/>
          </w:divBdr>
        </w:div>
        <w:div w:id="621689371">
          <w:marLeft w:val="0"/>
          <w:marRight w:val="0"/>
          <w:marTop w:val="0"/>
          <w:marBottom w:val="0"/>
          <w:divBdr>
            <w:top w:val="none" w:sz="0" w:space="0" w:color="auto"/>
            <w:left w:val="none" w:sz="0" w:space="0" w:color="auto"/>
            <w:bottom w:val="none" w:sz="0" w:space="0" w:color="auto"/>
            <w:right w:val="none" w:sz="0" w:space="0" w:color="auto"/>
          </w:divBdr>
        </w:div>
        <w:div w:id="876694797">
          <w:marLeft w:val="0"/>
          <w:marRight w:val="0"/>
          <w:marTop w:val="0"/>
          <w:marBottom w:val="0"/>
          <w:divBdr>
            <w:top w:val="none" w:sz="0" w:space="0" w:color="auto"/>
            <w:left w:val="none" w:sz="0" w:space="0" w:color="auto"/>
            <w:bottom w:val="none" w:sz="0" w:space="0" w:color="auto"/>
            <w:right w:val="none" w:sz="0" w:space="0" w:color="auto"/>
          </w:divBdr>
        </w:div>
        <w:div w:id="1690638169">
          <w:marLeft w:val="0"/>
          <w:marRight w:val="0"/>
          <w:marTop w:val="0"/>
          <w:marBottom w:val="0"/>
          <w:divBdr>
            <w:top w:val="none" w:sz="0" w:space="0" w:color="auto"/>
            <w:left w:val="none" w:sz="0" w:space="0" w:color="auto"/>
            <w:bottom w:val="none" w:sz="0" w:space="0" w:color="auto"/>
            <w:right w:val="none" w:sz="0" w:space="0" w:color="auto"/>
          </w:divBdr>
        </w:div>
      </w:divsChild>
    </w:div>
    <w:div w:id="1409302281">
      <w:bodyDiv w:val="1"/>
      <w:marLeft w:val="0"/>
      <w:marRight w:val="0"/>
      <w:marTop w:val="0"/>
      <w:marBottom w:val="0"/>
      <w:divBdr>
        <w:top w:val="none" w:sz="0" w:space="0" w:color="auto"/>
        <w:left w:val="none" w:sz="0" w:space="0" w:color="auto"/>
        <w:bottom w:val="none" w:sz="0" w:space="0" w:color="auto"/>
        <w:right w:val="none" w:sz="0" w:space="0" w:color="auto"/>
      </w:divBdr>
      <w:divsChild>
        <w:div w:id="235214227">
          <w:marLeft w:val="0"/>
          <w:marRight w:val="0"/>
          <w:marTop w:val="0"/>
          <w:marBottom w:val="0"/>
          <w:divBdr>
            <w:top w:val="none" w:sz="0" w:space="0" w:color="auto"/>
            <w:left w:val="none" w:sz="0" w:space="0" w:color="auto"/>
            <w:bottom w:val="none" w:sz="0" w:space="0" w:color="auto"/>
            <w:right w:val="none" w:sz="0" w:space="0" w:color="auto"/>
          </w:divBdr>
        </w:div>
        <w:div w:id="367067248">
          <w:marLeft w:val="0"/>
          <w:marRight w:val="0"/>
          <w:marTop w:val="0"/>
          <w:marBottom w:val="0"/>
          <w:divBdr>
            <w:top w:val="none" w:sz="0" w:space="0" w:color="auto"/>
            <w:left w:val="none" w:sz="0" w:space="0" w:color="auto"/>
            <w:bottom w:val="none" w:sz="0" w:space="0" w:color="auto"/>
            <w:right w:val="none" w:sz="0" w:space="0" w:color="auto"/>
          </w:divBdr>
        </w:div>
        <w:div w:id="993728596">
          <w:marLeft w:val="0"/>
          <w:marRight w:val="0"/>
          <w:marTop w:val="0"/>
          <w:marBottom w:val="0"/>
          <w:divBdr>
            <w:top w:val="none" w:sz="0" w:space="0" w:color="auto"/>
            <w:left w:val="none" w:sz="0" w:space="0" w:color="auto"/>
            <w:bottom w:val="none" w:sz="0" w:space="0" w:color="auto"/>
            <w:right w:val="none" w:sz="0" w:space="0" w:color="auto"/>
          </w:divBdr>
        </w:div>
        <w:div w:id="1155990467">
          <w:marLeft w:val="0"/>
          <w:marRight w:val="0"/>
          <w:marTop w:val="0"/>
          <w:marBottom w:val="0"/>
          <w:divBdr>
            <w:top w:val="none" w:sz="0" w:space="0" w:color="auto"/>
            <w:left w:val="none" w:sz="0" w:space="0" w:color="auto"/>
            <w:bottom w:val="none" w:sz="0" w:space="0" w:color="auto"/>
            <w:right w:val="none" w:sz="0" w:space="0" w:color="auto"/>
          </w:divBdr>
        </w:div>
        <w:div w:id="1312559846">
          <w:marLeft w:val="0"/>
          <w:marRight w:val="0"/>
          <w:marTop w:val="0"/>
          <w:marBottom w:val="0"/>
          <w:divBdr>
            <w:top w:val="none" w:sz="0" w:space="0" w:color="auto"/>
            <w:left w:val="none" w:sz="0" w:space="0" w:color="auto"/>
            <w:bottom w:val="none" w:sz="0" w:space="0" w:color="auto"/>
            <w:right w:val="none" w:sz="0" w:space="0" w:color="auto"/>
          </w:divBdr>
        </w:div>
        <w:div w:id="1575238300">
          <w:marLeft w:val="0"/>
          <w:marRight w:val="0"/>
          <w:marTop w:val="0"/>
          <w:marBottom w:val="0"/>
          <w:divBdr>
            <w:top w:val="none" w:sz="0" w:space="0" w:color="auto"/>
            <w:left w:val="none" w:sz="0" w:space="0" w:color="auto"/>
            <w:bottom w:val="none" w:sz="0" w:space="0" w:color="auto"/>
            <w:right w:val="none" w:sz="0" w:space="0" w:color="auto"/>
          </w:divBdr>
        </w:div>
        <w:div w:id="1605456330">
          <w:marLeft w:val="0"/>
          <w:marRight w:val="0"/>
          <w:marTop w:val="0"/>
          <w:marBottom w:val="0"/>
          <w:divBdr>
            <w:top w:val="none" w:sz="0" w:space="0" w:color="auto"/>
            <w:left w:val="none" w:sz="0" w:space="0" w:color="auto"/>
            <w:bottom w:val="none" w:sz="0" w:space="0" w:color="auto"/>
            <w:right w:val="none" w:sz="0" w:space="0" w:color="auto"/>
          </w:divBdr>
        </w:div>
        <w:div w:id="1646083839">
          <w:marLeft w:val="0"/>
          <w:marRight w:val="0"/>
          <w:marTop w:val="0"/>
          <w:marBottom w:val="0"/>
          <w:divBdr>
            <w:top w:val="none" w:sz="0" w:space="0" w:color="auto"/>
            <w:left w:val="none" w:sz="0" w:space="0" w:color="auto"/>
            <w:bottom w:val="none" w:sz="0" w:space="0" w:color="auto"/>
            <w:right w:val="none" w:sz="0" w:space="0" w:color="auto"/>
          </w:divBdr>
        </w:div>
        <w:div w:id="1845365229">
          <w:marLeft w:val="0"/>
          <w:marRight w:val="0"/>
          <w:marTop w:val="0"/>
          <w:marBottom w:val="0"/>
          <w:divBdr>
            <w:top w:val="none" w:sz="0" w:space="0" w:color="auto"/>
            <w:left w:val="none" w:sz="0" w:space="0" w:color="auto"/>
            <w:bottom w:val="none" w:sz="0" w:space="0" w:color="auto"/>
            <w:right w:val="none" w:sz="0" w:space="0" w:color="auto"/>
          </w:divBdr>
        </w:div>
      </w:divsChild>
    </w:div>
    <w:div w:id="1430081582">
      <w:bodyDiv w:val="1"/>
      <w:marLeft w:val="0"/>
      <w:marRight w:val="0"/>
      <w:marTop w:val="0"/>
      <w:marBottom w:val="0"/>
      <w:divBdr>
        <w:top w:val="none" w:sz="0" w:space="0" w:color="auto"/>
        <w:left w:val="none" w:sz="0" w:space="0" w:color="auto"/>
        <w:bottom w:val="none" w:sz="0" w:space="0" w:color="auto"/>
        <w:right w:val="none" w:sz="0" w:space="0" w:color="auto"/>
      </w:divBdr>
    </w:div>
    <w:div w:id="1466506014">
      <w:bodyDiv w:val="1"/>
      <w:marLeft w:val="0"/>
      <w:marRight w:val="0"/>
      <w:marTop w:val="0"/>
      <w:marBottom w:val="0"/>
      <w:divBdr>
        <w:top w:val="none" w:sz="0" w:space="0" w:color="auto"/>
        <w:left w:val="none" w:sz="0" w:space="0" w:color="auto"/>
        <w:bottom w:val="none" w:sz="0" w:space="0" w:color="auto"/>
        <w:right w:val="none" w:sz="0" w:space="0" w:color="auto"/>
      </w:divBdr>
      <w:divsChild>
        <w:div w:id="1077706726">
          <w:marLeft w:val="0"/>
          <w:marRight w:val="0"/>
          <w:marTop w:val="0"/>
          <w:marBottom w:val="0"/>
          <w:divBdr>
            <w:top w:val="none" w:sz="0" w:space="0" w:color="auto"/>
            <w:left w:val="none" w:sz="0" w:space="0" w:color="auto"/>
            <w:bottom w:val="none" w:sz="0" w:space="0" w:color="auto"/>
            <w:right w:val="none" w:sz="0" w:space="0" w:color="auto"/>
          </w:divBdr>
          <w:divsChild>
            <w:div w:id="609700033">
              <w:marLeft w:val="0"/>
              <w:marRight w:val="0"/>
              <w:marTop w:val="0"/>
              <w:marBottom w:val="0"/>
              <w:divBdr>
                <w:top w:val="none" w:sz="0" w:space="0" w:color="auto"/>
                <w:left w:val="none" w:sz="0" w:space="0" w:color="auto"/>
                <w:bottom w:val="none" w:sz="0" w:space="0" w:color="auto"/>
                <w:right w:val="none" w:sz="0" w:space="0" w:color="auto"/>
              </w:divBdr>
              <w:divsChild>
                <w:div w:id="2393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00119">
      <w:bodyDiv w:val="1"/>
      <w:marLeft w:val="0"/>
      <w:marRight w:val="0"/>
      <w:marTop w:val="0"/>
      <w:marBottom w:val="0"/>
      <w:divBdr>
        <w:top w:val="none" w:sz="0" w:space="0" w:color="auto"/>
        <w:left w:val="none" w:sz="0" w:space="0" w:color="auto"/>
        <w:bottom w:val="none" w:sz="0" w:space="0" w:color="auto"/>
        <w:right w:val="none" w:sz="0" w:space="0" w:color="auto"/>
      </w:divBdr>
      <w:divsChild>
        <w:div w:id="311062778">
          <w:marLeft w:val="0"/>
          <w:marRight w:val="1"/>
          <w:marTop w:val="0"/>
          <w:marBottom w:val="0"/>
          <w:divBdr>
            <w:top w:val="none" w:sz="0" w:space="0" w:color="auto"/>
            <w:left w:val="none" w:sz="0" w:space="0" w:color="auto"/>
            <w:bottom w:val="none" w:sz="0" w:space="0" w:color="auto"/>
            <w:right w:val="none" w:sz="0" w:space="0" w:color="auto"/>
          </w:divBdr>
          <w:divsChild>
            <w:div w:id="1346709173">
              <w:marLeft w:val="0"/>
              <w:marRight w:val="0"/>
              <w:marTop w:val="0"/>
              <w:marBottom w:val="0"/>
              <w:divBdr>
                <w:top w:val="none" w:sz="0" w:space="0" w:color="auto"/>
                <w:left w:val="none" w:sz="0" w:space="0" w:color="auto"/>
                <w:bottom w:val="none" w:sz="0" w:space="0" w:color="auto"/>
                <w:right w:val="none" w:sz="0" w:space="0" w:color="auto"/>
              </w:divBdr>
              <w:divsChild>
                <w:div w:id="550504017">
                  <w:marLeft w:val="0"/>
                  <w:marRight w:val="1"/>
                  <w:marTop w:val="0"/>
                  <w:marBottom w:val="0"/>
                  <w:divBdr>
                    <w:top w:val="none" w:sz="0" w:space="0" w:color="auto"/>
                    <w:left w:val="none" w:sz="0" w:space="0" w:color="auto"/>
                    <w:bottom w:val="none" w:sz="0" w:space="0" w:color="auto"/>
                    <w:right w:val="none" w:sz="0" w:space="0" w:color="auto"/>
                  </w:divBdr>
                  <w:divsChild>
                    <w:div w:id="369646296">
                      <w:marLeft w:val="0"/>
                      <w:marRight w:val="0"/>
                      <w:marTop w:val="0"/>
                      <w:marBottom w:val="0"/>
                      <w:divBdr>
                        <w:top w:val="none" w:sz="0" w:space="0" w:color="auto"/>
                        <w:left w:val="none" w:sz="0" w:space="0" w:color="auto"/>
                        <w:bottom w:val="none" w:sz="0" w:space="0" w:color="auto"/>
                        <w:right w:val="none" w:sz="0" w:space="0" w:color="auto"/>
                      </w:divBdr>
                      <w:divsChild>
                        <w:div w:id="533468349">
                          <w:marLeft w:val="0"/>
                          <w:marRight w:val="0"/>
                          <w:marTop w:val="0"/>
                          <w:marBottom w:val="0"/>
                          <w:divBdr>
                            <w:top w:val="none" w:sz="0" w:space="0" w:color="auto"/>
                            <w:left w:val="none" w:sz="0" w:space="0" w:color="auto"/>
                            <w:bottom w:val="none" w:sz="0" w:space="0" w:color="auto"/>
                            <w:right w:val="none" w:sz="0" w:space="0" w:color="auto"/>
                          </w:divBdr>
                          <w:divsChild>
                            <w:div w:id="971248215">
                              <w:marLeft w:val="0"/>
                              <w:marRight w:val="0"/>
                              <w:marTop w:val="120"/>
                              <w:marBottom w:val="360"/>
                              <w:divBdr>
                                <w:top w:val="none" w:sz="0" w:space="0" w:color="auto"/>
                                <w:left w:val="none" w:sz="0" w:space="0" w:color="auto"/>
                                <w:bottom w:val="none" w:sz="0" w:space="0" w:color="auto"/>
                                <w:right w:val="none" w:sz="0" w:space="0" w:color="auto"/>
                              </w:divBdr>
                              <w:divsChild>
                                <w:div w:id="1261989834">
                                  <w:marLeft w:val="0"/>
                                  <w:marRight w:val="0"/>
                                  <w:marTop w:val="0"/>
                                  <w:marBottom w:val="0"/>
                                  <w:divBdr>
                                    <w:top w:val="none" w:sz="0" w:space="0" w:color="auto"/>
                                    <w:left w:val="none" w:sz="0" w:space="0" w:color="auto"/>
                                    <w:bottom w:val="none" w:sz="0" w:space="0" w:color="auto"/>
                                    <w:right w:val="none" w:sz="0" w:space="0" w:color="auto"/>
                                  </w:divBdr>
                                  <w:divsChild>
                                    <w:div w:id="10133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33670">
      <w:bodyDiv w:val="1"/>
      <w:marLeft w:val="0"/>
      <w:marRight w:val="0"/>
      <w:marTop w:val="0"/>
      <w:marBottom w:val="0"/>
      <w:divBdr>
        <w:top w:val="none" w:sz="0" w:space="0" w:color="auto"/>
        <w:left w:val="none" w:sz="0" w:space="0" w:color="auto"/>
        <w:bottom w:val="none" w:sz="0" w:space="0" w:color="auto"/>
        <w:right w:val="none" w:sz="0" w:space="0" w:color="auto"/>
      </w:divBdr>
      <w:divsChild>
        <w:div w:id="30151719">
          <w:marLeft w:val="0"/>
          <w:marRight w:val="0"/>
          <w:marTop w:val="0"/>
          <w:marBottom w:val="0"/>
          <w:divBdr>
            <w:top w:val="none" w:sz="0" w:space="0" w:color="auto"/>
            <w:left w:val="none" w:sz="0" w:space="0" w:color="auto"/>
            <w:bottom w:val="none" w:sz="0" w:space="0" w:color="auto"/>
            <w:right w:val="none" w:sz="0" w:space="0" w:color="auto"/>
          </w:divBdr>
        </w:div>
        <w:div w:id="82843753">
          <w:marLeft w:val="0"/>
          <w:marRight w:val="0"/>
          <w:marTop w:val="0"/>
          <w:marBottom w:val="0"/>
          <w:divBdr>
            <w:top w:val="none" w:sz="0" w:space="0" w:color="auto"/>
            <w:left w:val="none" w:sz="0" w:space="0" w:color="auto"/>
            <w:bottom w:val="none" w:sz="0" w:space="0" w:color="auto"/>
            <w:right w:val="none" w:sz="0" w:space="0" w:color="auto"/>
          </w:divBdr>
        </w:div>
        <w:div w:id="815222775">
          <w:marLeft w:val="0"/>
          <w:marRight w:val="0"/>
          <w:marTop w:val="0"/>
          <w:marBottom w:val="0"/>
          <w:divBdr>
            <w:top w:val="none" w:sz="0" w:space="0" w:color="auto"/>
            <w:left w:val="none" w:sz="0" w:space="0" w:color="auto"/>
            <w:bottom w:val="none" w:sz="0" w:space="0" w:color="auto"/>
            <w:right w:val="none" w:sz="0" w:space="0" w:color="auto"/>
          </w:divBdr>
        </w:div>
      </w:divsChild>
    </w:div>
    <w:div w:id="1606032784">
      <w:bodyDiv w:val="1"/>
      <w:marLeft w:val="0"/>
      <w:marRight w:val="0"/>
      <w:marTop w:val="0"/>
      <w:marBottom w:val="0"/>
      <w:divBdr>
        <w:top w:val="none" w:sz="0" w:space="0" w:color="auto"/>
        <w:left w:val="none" w:sz="0" w:space="0" w:color="auto"/>
        <w:bottom w:val="none" w:sz="0" w:space="0" w:color="auto"/>
        <w:right w:val="none" w:sz="0" w:space="0" w:color="auto"/>
      </w:divBdr>
    </w:div>
    <w:div w:id="1640379685">
      <w:bodyDiv w:val="1"/>
      <w:marLeft w:val="0"/>
      <w:marRight w:val="0"/>
      <w:marTop w:val="0"/>
      <w:marBottom w:val="0"/>
      <w:divBdr>
        <w:top w:val="none" w:sz="0" w:space="0" w:color="auto"/>
        <w:left w:val="none" w:sz="0" w:space="0" w:color="auto"/>
        <w:bottom w:val="none" w:sz="0" w:space="0" w:color="auto"/>
        <w:right w:val="none" w:sz="0" w:space="0" w:color="auto"/>
      </w:divBdr>
    </w:div>
    <w:div w:id="1640499957">
      <w:bodyDiv w:val="1"/>
      <w:marLeft w:val="0"/>
      <w:marRight w:val="0"/>
      <w:marTop w:val="0"/>
      <w:marBottom w:val="0"/>
      <w:divBdr>
        <w:top w:val="none" w:sz="0" w:space="0" w:color="auto"/>
        <w:left w:val="none" w:sz="0" w:space="0" w:color="auto"/>
        <w:bottom w:val="none" w:sz="0" w:space="0" w:color="auto"/>
        <w:right w:val="none" w:sz="0" w:space="0" w:color="auto"/>
      </w:divBdr>
    </w:div>
    <w:div w:id="1725370022">
      <w:bodyDiv w:val="1"/>
      <w:marLeft w:val="0"/>
      <w:marRight w:val="0"/>
      <w:marTop w:val="0"/>
      <w:marBottom w:val="0"/>
      <w:divBdr>
        <w:top w:val="none" w:sz="0" w:space="0" w:color="auto"/>
        <w:left w:val="none" w:sz="0" w:space="0" w:color="auto"/>
        <w:bottom w:val="none" w:sz="0" w:space="0" w:color="auto"/>
        <w:right w:val="none" w:sz="0" w:space="0" w:color="auto"/>
      </w:divBdr>
    </w:div>
    <w:div w:id="1752699813">
      <w:bodyDiv w:val="1"/>
      <w:marLeft w:val="0"/>
      <w:marRight w:val="0"/>
      <w:marTop w:val="0"/>
      <w:marBottom w:val="0"/>
      <w:divBdr>
        <w:top w:val="none" w:sz="0" w:space="0" w:color="auto"/>
        <w:left w:val="none" w:sz="0" w:space="0" w:color="auto"/>
        <w:bottom w:val="none" w:sz="0" w:space="0" w:color="auto"/>
        <w:right w:val="none" w:sz="0" w:space="0" w:color="auto"/>
      </w:divBdr>
      <w:divsChild>
        <w:div w:id="1781876206">
          <w:marLeft w:val="547"/>
          <w:marRight w:val="0"/>
          <w:marTop w:val="0"/>
          <w:marBottom w:val="0"/>
          <w:divBdr>
            <w:top w:val="none" w:sz="0" w:space="0" w:color="auto"/>
            <w:left w:val="none" w:sz="0" w:space="0" w:color="auto"/>
            <w:bottom w:val="none" w:sz="0" w:space="0" w:color="auto"/>
            <w:right w:val="none" w:sz="0" w:space="0" w:color="auto"/>
          </w:divBdr>
        </w:div>
      </w:divsChild>
    </w:div>
    <w:div w:id="1756397034">
      <w:bodyDiv w:val="1"/>
      <w:marLeft w:val="0"/>
      <w:marRight w:val="0"/>
      <w:marTop w:val="0"/>
      <w:marBottom w:val="0"/>
      <w:divBdr>
        <w:top w:val="none" w:sz="0" w:space="0" w:color="auto"/>
        <w:left w:val="none" w:sz="0" w:space="0" w:color="auto"/>
        <w:bottom w:val="none" w:sz="0" w:space="0" w:color="auto"/>
        <w:right w:val="none" w:sz="0" w:space="0" w:color="auto"/>
      </w:divBdr>
    </w:div>
    <w:div w:id="1816295219">
      <w:bodyDiv w:val="1"/>
      <w:marLeft w:val="0"/>
      <w:marRight w:val="0"/>
      <w:marTop w:val="0"/>
      <w:marBottom w:val="0"/>
      <w:divBdr>
        <w:top w:val="none" w:sz="0" w:space="0" w:color="auto"/>
        <w:left w:val="none" w:sz="0" w:space="0" w:color="auto"/>
        <w:bottom w:val="none" w:sz="0" w:space="0" w:color="auto"/>
        <w:right w:val="none" w:sz="0" w:space="0" w:color="auto"/>
      </w:divBdr>
      <w:divsChild>
        <w:div w:id="42489918">
          <w:marLeft w:val="0"/>
          <w:marRight w:val="0"/>
          <w:marTop w:val="0"/>
          <w:marBottom w:val="0"/>
          <w:divBdr>
            <w:top w:val="none" w:sz="0" w:space="0" w:color="auto"/>
            <w:left w:val="none" w:sz="0" w:space="0" w:color="auto"/>
            <w:bottom w:val="none" w:sz="0" w:space="0" w:color="auto"/>
            <w:right w:val="none" w:sz="0" w:space="0" w:color="auto"/>
          </w:divBdr>
          <w:divsChild>
            <w:div w:id="1471627472">
              <w:marLeft w:val="0"/>
              <w:marRight w:val="0"/>
              <w:marTop w:val="0"/>
              <w:marBottom w:val="0"/>
              <w:divBdr>
                <w:top w:val="none" w:sz="0" w:space="0" w:color="auto"/>
                <w:left w:val="none" w:sz="0" w:space="0" w:color="auto"/>
                <w:bottom w:val="none" w:sz="0" w:space="0" w:color="auto"/>
                <w:right w:val="none" w:sz="0" w:space="0" w:color="auto"/>
              </w:divBdr>
              <w:divsChild>
                <w:div w:id="1408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505202">
      <w:bodyDiv w:val="1"/>
      <w:marLeft w:val="0"/>
      <w:marRight w:val="0"/>
      <w:marTop w:val="0"/>
      <w:marBottom w:val="0"/>
      <w:divBdr>
        <w:top w:val="none" w:sz="0" w:space="0" w:color="auto"/>
        <w:left w:val="none" w:sz="0" w:space="0" w:color="auto"/>
        <w:bottom w:val="none" w:sz="0" w:space="0" w:color="auto"/>
        <w:right w:val="none" w:sz="0" w:space="0" w:color="auto"/>
      </w:divBdr>
    </w:div>
    <w:div w:id="1860197596">
      <w:bodyDiv w:val="1"/>
      <w:marLeft w:val="0"/>
      <w:marRight w:val="0"/>
      <w:marTop w:val="0"/>
      <w:marBottom w:val="0"/>
      <w:divBdr>
        <w:top w:val="none" w:sz="0" w:space="0" w:color="auto"/>
        <w:left w:val="none" w:sz="0" w:space="0" w:color="auto"/>
        <w:bottom w:val="none" w:sz="0" w:space="0" w:color="auto"/>
        <w:right w:val="none" w:sz="0" w:space="0" w:color="auto"/>
      </w:divBdr>
    </w:div>
    <w:div w:id="1867525450">
      <w:bodyDiv w:val="1"/>
      <w:marLeft w:val="0"/>
      <w:marRight w:val="0"/>
      <w:marTop w:val="0"/>
      <w:marBottom w:val="0"/>
      <w:divBdr>
        <w:top w:val="none" w:sz="0" w:space="0" w:color="auto"/>
        <w:left w:val="none" w:sz="0" w:space="0" w:color="auto"/>
        <w:bottom w:val="none" w:sz="0" w:space="0" w:color="auto"/>
        <w:right w:val="none" w:sz="0" w:space="0" w:color="auto"/>
      </w:divBdr>
      <w:divsChild>
        <w:div w:id="582570496">
          <w:marLeft w:val="0"/>
          <w:marRight w:val="0"/>
          <w:marTop w:val="0"/>
          <w:marBottom w:val="0"/>
          <w:divBdr>
            <w:top w:val="none" w:sz="0" w:space="0" w:color="auto"/>
            <w:left w:val="none" w:sz="0" w:space="0" w:color="auto"/>
            <w:bottom w:val="none" w:sz="0" w:space="0" w:color="auto"/>
            <w:right w:val="none" w:sz="0" w:space="0" w:color="auto"/>
          </w:divBdr>
          <w:divsChild>
            <w:div w:id="1501888566">
              <w:marLeft w:val="0"/>
              <w:marRight w:val="0"/>
              <w:marTop w:val="0"/>
              <w:marBottom w:val="0"/>
              <w:divBdr>
                <w:top w:val="none" w:sz="0" w:space="0" w:color="auto"/>
                <w:left w:val="none" w:sz="0" w:space="0" w:color="auto"/>
                <w:bottom w:val="none" w:sz="0" w:space="0" w:color="auto"/>
                <w:right w:val="none" w:sz="0" w:space="0" w:color="auto"/>
              </w:divBdr>
              <w:divsChild>
                <w:div w:id="812984386">
                  <w:marLeft w:val="0"/>
                  <w:marRight w:val="0"/>
                  <w:marTop w:val="0"/>
                  <w:marBottom w:val="0"/>
                  <w:divBdr>
                    <w:top w:val="none" w:sz="0" w:space="0" w:color="auto"/>
                    <w:left w:val="none" w:sz="0" w:space="0" w:color="auto"/>
                    <w:bottom w:val="none" w:sz="0" w:space="0" w:color="auto"/>
                    <w:right w:val="none" w:sz="0" w:space="0" w:color="auto"/>
                  </w:divBdr>
                </w:div>
                <w:div w:id="20079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91422">
      <w:bodyDiv w:val="1"/>
      <w:marLeft w:val="0"/>
      <w:marRight w:val="0"/>
      <w:marTop w:val="0"/>
      <w:marBottom w:val="0"/>
      <w:divBdr>
        <w:top w:val="none" w:sz="0" w:space="0" w:color="auto"/>
        <w:left w:val="none" w:sz="0" w:space="0" w:color="auto"/>
        <w:bottom w:val="none" w:sz="0" w:space="0" w:color="auto"/>
        <w:right w:val="none" w:sz="0" w:space="0" w:color="auto"/>
      </w:divBdr>
    </w:div>
    <w:div w:id="1940291573">
      <w:bodyDiv w:val="1"/>
      <w:marLeft w:val="0"/>
      <w:marRight w:val="0"/>
      <w:marTop w:val="0"/>
      <w:marBottom w:val="0"/>
      <w:divBdr>
        <w:top w:val="none" w:sz="0" w:space="0" w:color="auto"/>
        <w:left w:val="none" w:sz="0" w:space="0" w:color="auto"/>
        <w:bottom w:val="none" w:sz="0" w:space="0" w:color="auto"/>
        <w:right w:val="none" w:sz="0" w:space="0" w:color="auto"/>
      </w:divBdr>
    </w:div>
    <w:div w:id="209593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C173F-775D-354B-BCDD-33C98409E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27541</Words>
  <Characters>156989</Characters>
  <Application>Microsoft Macintosh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IMPLEMENTING PATIENT-REPORTED OUTCOMES (PROs) WITHIN HIV ROUTINE CARE: AN EVIDENCE DOSSIER</vt:lpstr>
    </vt:vector>
  </TitlesOfParts>
  <Company/>
  <LinksUpToDate>false</LinksUpToDate>
  <CharactersWithSpaces>184162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PATIENT-REPORTED OUTCOMES (PROs) WITHIN HIV ROUTINE CARE: AN EVIDENCE DOSSIER</dc:title>
  <dc:subject/>
  <dc:creator>Leah Kleinman</dc:creator>
  <cp:keywords/>
  <dc:description/>
  <cp:lastModifiedBy>Rob Fredericksen</cp:lastModifiedBy>
  <cp:revision>2</cp:revision>
  <cp:lastPrinted>2020-08-28T18:19:00Z</cp:lastPrinted>
  <dcterms:created xsi:type="dcterms:W3CDTF">2020-09-02T04:48:00Z</dcterms:created>
  <dcterms:modified xsi:type="dcterms:W3CDTF">2020-09-02T04:48:00Z</dcterms:modified>
</cp:coreProperties>
</file>