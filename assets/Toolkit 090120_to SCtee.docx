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D1F74F" w14:textId="77777777" w:rsidR="009D2E76" w:rsidRPr="00DA6E37" w:rsidRDefault="009D2E76" w:rsidP="009D2E76">
      <w:pPr>
        <w:rPr>
          <w:rFonts w:ascii="Arial" w:hAnsi="Arial" w:cs="Arial"/>
          <w:b/>
          <w:color w:val="2F5496" w:themeColor="accent1" w:themeShade="BF"/>
          <w:sz w:val="52"/>
          <w:szCs w:val="52"/>
        </w:rPr>
      </w:pPr>
      <w:bookmarkStart w:id="0" w:name="Glossary"/>
      <w:bookmarkEnd w:id="0"/>
      <w:r w:rsidRPr="00DA6E37">
        <w:rPr>
          <w:rFonts w:ascii="Arial" w:hAnsi="Arial" w:cs="Arial"/>
          <w:b/>
          <w:color w:val="2F5496" w:themeColor="accent1" w:themeShade="BF"/>
          <w:sz w:val="52"/>
          <w:szCs w:val="52"/>
        </w:rPr>
        <w:t xml:space="preserve">Toolkit: </w:t>
      </w:r>
    </w:p>
    <w:p w14:paraId="260966D2" w14:textId="77777777" w:rsidR="009D2E76" w:rsidRPr="00DA6E37" w:rsidRDefault="009D2E76" w:rsidP="009D2E76">
      <w:pPr>
        <w:spacing w:after="600"/>
        <w:rPr>
          <w:rFonts w:ascii="Arial" w:hAnsi="Arial" w:cs="Arial"/>
          <w:bCs/>
          <w:color w:val="4472C4" w:themeColor="accent1"/>
          <w:sz w:val="40"/>
          <w:szCs w:val="40"/>
        </w:rPr>
      </w:pPr>
      <w:r w:rsidRPr="00DA6E37">
        <w:rPr>
          <w:rFonts w:ascii="Arial" w:hAnsi="Arial" w:cs="Arial"/>
          <w:bCs/>
          <w:color w:val="4472C4" w:themeColor="accent1"/>
          <w:sz w:val="40"/>
          <w:szCs w:val="40"/>
        </w:rPr>
        <w:t>Integrating Patient-Reported Outcomes Assessments into Routine HIV Care</w:t>
      </w:r>
    </w:p>
    <w:p w14:paraId="51BA46F4" w14:textId="77777777" w:rsidR="009D2E76" w:rsidRPr="0087588B" w:rsidRDefault="009D2E76" w:rsidP="009D2E76">
      <w:pPr>
        <w:rPr>
          <w:rFonts w:ascii="Arial" w:eastAsia="Calibri" w:hAnsi="Arial" w:cs="Arial"/>
          <w:color w:val="595959"/>
          <w:sz w:val="22"/>
          <w:szCs w:val="22"/>
        </w:rPr>
      </w:pPr>
      <w:r w:rsidRPr="0087588B">
        <w:rPr>
          <w:rFonts w:ascii="Arial" w:eastAsia="Calibri" w:hAnsi="Arial" w:cs="Arial"/>
          <w:color w:val="595959"/>
          <w:sz w:val="22"/>
          <w:szCs w:val="22"/>
        </w:rPr>
        <w:t xml:space="preserve">Rob </w:t>
      </w:r>
      <w:r>
        <w:rPr>
          <w:rFonts w:ascii="Arial" w:eastAsia="Calibri" w:hAnsi="Arial" w:cs="Arial"/>
          <w:color w:val="595959"/>
          <w:sz w:val="22"/>
          <w:szCs w:val="22"/>
        </w:rPr>
        <w:t xml:space="preserve">J. </w:t>
      </w:r>
      <w:r w:rsidRPr="0087588B">
        <w:rPr>
          <w:rFonts w:ascii="Arial" w:eastAsia="Calibri" w:hAnsi="Arial" w:cs="Arial"/>
          <w:color w:val="595959"/>
          <w:sz w:val="22"/>
          <w:szCs w:val="22"/>
        </w:rPr>
        <w:t>Fredericksen, PhD, MPH</w:t>
      </w:r>
      <w:r>
        <w:rPr>
          <w:rFonts w:ascii="Arial" w:eastAsia="Calibri" w:hAnsi="Arial" w:cs="Arial"/>
          <w:color w:val="595959"/>
          <w:sz w:val="22"/>
          <w:szCs w:val="22"/>
        </w:rPr>
        <w:t xml:space="preserve"> </w:t>
      </w:r>
      <w:r w:rsidRPr="0087588B">
        <w:rPr>
          <w:rFonts w:ascii="Arial" w:eastAsia="Calibri" w:hAnsi="Arial" w:cs="Arial"/>
          <w:color w:val="595959"/>
          <w:sz w:val="22"/>
          <w:szCs w:val="22"/>
        </w:rPr>
        <w:t>– University of Washington, Seattle, USA</w:t>
      </w:r>
    </w:p>
    <w:p w14:paraId="7240CF1C" w14:textId="77777777" w:rsidR="009D2E76" w:rsidRPr="0087588B" w:rsidRDefault="009D2E76" w:rsidP="009D2E76">
      <w:pPr>
        <w:rPr>
          <w:rFonts w:ascii="Arial" w:eastAsia="Calibri" w:hAnsi="Arial" w:cs="Arial"/>
          <w:color w:val="595959"/>
          <w:sz w:val="22"/>
          <w:szCs w:val="22"/>
        </w:rPr>
      </w:pPr>
      <w:r w:rsidRPr="0087588B">
        <w:rPr>
          <w:rFonts w:ascii="Arial" w:eastAsia="Calibri" w:hAnsi="Arial" w:cs="Arial"/>
          <w:color w:val="595959"/>
          <w:sz w:val="22"/>
          <w:szCs w:val="22"/>
        </w:rPr>
        <w:t xml:space="preserve">Duncan Short, PhD – </w:t>
      </w:r>
      <w:proofErr w:type="spellStart"/>
      <w:r w:rsidRPr="0087588B">
        <w:rPr>
          <w:rFonts w:ascii="Arial" w:eastAsia="Calibri" w:hAnsi="Arial" w:cs="Arial"/>
          <w:color w:val="595959"/>
          <w:sz w:val="22"/>
          <w:szCs w:val="22"/>
        </w:rPr>
        <w:t>ViiV</w:t>
      </w:r>
      <w:proofErr w:type="spellEnd"/>
      <w:r w:rsidRPr="0087588B">
        <w:rPr>
          <w:rFonts w:ascii="Arial" w:eastAsia="Calibri" w:hAnsi="Arial" w:cs="Arial"/>
          <w:color w:val="595959"/>
          <w:sz w:val="22"/>
          <w:szCs w:val="22"/>
        </w:rPr>
        <w:t xml:space="preserve"> Healthcare, UK</w:t>
      </w:r>
    </w:p>
    <w:p w14:paraId="3B566886" w14:textId="77777777" w:rsidR="009D2E76" w:rsidRPr="0087588B" w:rsidRDefault="009D2E76" w:rsidP="009D2E76">
      <w:pPr>
        <w:rPr>
          <w:rFonts w:ascii="Arial" w:eastAsia="Calibri" w:hAnsi="Arial" w:cs="Arial"/>
          <w:color w:val="595959"/>
          <w:sz w:val="22"/>
          <w:szCs w:val="22"/>
        </w:rPr>
      </w:pPr>
      <w:r w:rsidRPr="0087588B">
        <w:rPr>
          <w:rFonts w:ascii="Arial" w:eastAsia="Calibri" w:hAnsi="Arial" w:cs="Arial"/>
          <w:color w:val="595959"/>
          <w:sz w:val="22"/>
          <w:szCs w:val="22"/>
        </w:rPr>
        <w:t>Emma Fitzsimmons, BA – University of Washington, Seattle, USA</w:t>
      </w:r>
    </w:p>
    <w:p w14:paraId="7CF4A030" w14:textId="77777777" w:rsidR="009D2E76" w:rsidRPr="0087588B" w:rsidRDefault="009D2E76" w:rsidP="009D2E76">
      <w:pPr>
        <w:rPr>
          <w:rFonts w:ascii="Arial" w:eastAsia="Calibri" w:hAnsi="Arial" w:cs="Arial"/>
          <w:color w:val="595959"/>
          <w:sz w:val="22"/>
          <w:szCs w:val="22"/>
        </w:rPr>
      </w:pPr>
      <w:r w:rsidRPr="0087588B">
        <w:rPr>
          <w:rFonts w:ascii="Arial" w:eastAsia="Calibri" w:hAnsi="Arial" w:cs="Arial"/>
          <w:color w:val="595959"/>
          <w:sz w:val="22"/>
          <w:szCs w:val="22"/>
        </w:rPr>
        <w:t>Justin McReynolds, MS</w:t>
      </w:r>
      <w:r>
        <w:rPr>
          <w:rFonts w:ascii="Arial" w:eastAsia="Calibri" w:hAnsi="Arial" w:cs="Arial"/>
          <w:color w:val="595959"/>
          <w:sz w:val="22"/>
          <w:szCs w:val="22"/>
        </w:rPr>
        <w:t xml:space="preserve"> </w:t>
      </w:r>
      <w:r w:rsidRPr="0087588B">
        <w:rPr>
          <w:rFonts w:ascii="Arial" w:eastAsia="Calibri" w:hAnsi="Arial" w:cs="Arial"/>
          <w:color w:val="595959"/>
          <w:sz w:val="22"/>
          <w:szCs w:val="22"/>
        </w:rPr>
        <w:t>– University of Washington, Seattle, USA</w:t>
      </w:r>
    </w:p>
    <w:p w14:paraId="4FB24487" w14:textId="77777777" w:rsidR="009D2E76" w:rsidRPr="0087588B" w:rsidRDefault="009D2E76" w:rsidP="009D2E76">
      <w:pPr>
        <w:rPr>
          <w:rFonts w:ascii="Arial" w:eastAsia="Calibri" w:hAnsi="Arial" w:cs="Arial"/>
          <w:color w:val="595959"/>
          <w:sz w:val="22"/>
          <w:szCs w:val="22"/>
        </w:rPr>
      </w:pPr>
      <w:proofErr w:type="spellStart"/>
      <w:r w:rsidRPr="0087588B">
        <w:rPr>
          <w:rFonts w:ascii="Arial" w:eastAsia="Calibri" w:hAnsi="Arial" w:cs="Arial"/>
          <w:color w:val="595959"/>
          <w:sz w:val="22"/>
          <w:szCs w:val="22"/>
        </w:rPr>
        <w:t>Sierramatice</w:t>
      </w:r>
      <w:proofErr w:type="spellEnd"/>
      <w:r w:rsidRPr="0087588B">
        <w:rPr>
          <w:rFonts w:ascii="Arial" w:eastAsia="Calibri" w:hAnsi="Arial" w:cs="Arial"/>
          <w:color w:val="595959"/>
          <w:sz w:val="22"/>
          <w:szCs w:val="22"/>
        </w:rPr>
        <w:t xml:space="preserve"> </w:t>
      </w:r>
      <w:proofErr w:type="spellStart"/>
      <w:r w:rsidRPr="0087588B">
        <w:rPr>
          <w:rFonts w:ascii="Arial" w:eastAsia="Calibri" w:hAnsi="Arial" w:cs="Arial"/>
          <w:color w:val="595959"/>
          <w:sz w:val="22"/>
          <w:szCs w:val="22"/>
        </w:rPr>
        <w:t>Karras</w:t>
      </w:r>
      <w:proofErr w:type="spellEnd"/>
      <w:r w:rsidRPr="0087588B">
        <w:rPr>
          <w:rFonts w:ascii="Arial" w:eastAsia="Calibri" w:hAnsi="Arial" w:cs="Arial"/>
          <w:color w:val="595959"/>
          <w:sz w:val="22"/>
          <w:szCs w:val="22"/>
        </w:rPr>
        <w:t>, BS</w:t>
      </w:r>
      <w:r>
        <w:rPr>
          <w:rFonts w:ascii="Arial" w:eastAsia="Calibri" w:hAnsi="Arial" w:cs="Arial"/>
          <w:color w:val="595959"/>
          <w:sz w:val="22"/>
          <w:szCs w:val="22"/>
        </w:rPr>
        <w:t xml:space="preserve"> </w:t>
      </w:r>
      <w:r w:rsidRPr="0087588B">
        <w:rPr>
          <w:rFonts w:ascii="Arial" w:eastAsia="Calibri" w:hAnsi="Arial" w:cs="Arial"/>
          <w:color w:val="595959"/>
          <w:sz w:val="22"/>
          <w:szCs w:val="22"/>
        </w:rPr>
        <w:t>– University of Washington, Seattle, USA</w:t>
      </w:r>
    </w:p>
    <w:p w14:paraId="04FBC8E3" w14:textId="77777777" w:rsidR="009D2E76" w:rsidRPr="0087588B" w:rsidRDefault="009D2E76" w:rsidP="009D2E76">
      <w:pPr>
        <w:rPr>
          <w:rFonts w:ascii="Arial" w:eastAsia="Calibri" w:hAnsi="Arial" w:cs="Arial"/>
          <w:color w:val="595959"/>
          <w:sz w:val="22"/>
          <w:szCs w:val="22"/>
        </w:rPr>
      </w:pPr>
      <w:r>
        <w:rPr>
          <w:rFonts w:ascii="Arial" w:eastAsia="Calibri" w:hAnsi="Arial" w:cs="Arial"/>
          <w:color w:val="595959"/>
          <w:sz w:val="22"/>
          <w:szCs w:val="22"/>
        </w:rPr>
        <w:t>William</w:t>
      </w:r>
      <w:r w:rsidRPr="0087588B">
        <w:rPr>
          <w:rFonts w:ascii="Arial" w:eastAsia="Calibri" w:hAnsi="Arial" w:cs="Arial"/>
          <w:color w:val="595959"/>
          <w:sz w:val="22"/>
          <w:szCs w:val="22"/>
        </w:rPr>
        <w:t xml:space="preserve"> </w:t>
      </w:r>
      <w:proofErr w:type="spellStart"/>
      <w:r w:rsidRPr="0087588B">
        <w:rPr>
          <w:rFonts w:ascii="Arial" w:eastAsia="Calibri" w:hAnsi="Arial" w:cs="Arial"/>
          <w:color w:val="595959"/>
          <w:sz w:val="22"/>
          <w:szCs w:val="22"/>
        </w:rPr>
        <w:t>Lober</w:t>
      </w:r>
      <w:proofErr w:type="spellEnd"/>
      <w:r w:rsidRPr="0087588B">
        <w:rPr>
          <w:rFonts w:ascii="Arial" w:eastAsia="Calibri" w:hAnsi="Arial" w:cs="Arial"/>
          <w:color w:val="595959"/>
          <w:sz w:val="22"/>
          <w:szCs w:val="22"/>
        </w:rPr>
        <w:t>, MD – University of Washington, Seattle, USA</w:t>
      </w:r>
    </w:p>
    <w:p w14:paraId="4A5657C6" w14:textId="5F17E032" w:rsidR="009D2E76" w:rsidRDefault="009D2E76" w:rsidP="009D2E76">
      <w:pPr>
        <w:rPr>
          <w:rFonts w:ascii="Arial" w:eastAsia="Calibri" w:hAnsi="Arial" w:cs="Arial"/>
          <w:color w:val="595959"/>
          <w:sz w:val="22"/>
          <w:szCs w:val="22"/>
        </w:rPr>
      </w:pPr>
      <w:r w:rsidRPr="0087588B">
        <w:rPr>
          <w:rFonts w:ascii="Arial" w:eastAsia="Calibri" w:hAnsi="Arial" w:cs="Arial"/>
          <w:color w:val="595959"/>
          <w:sz w:val="22"/>
          <w:szCs w:val="22"/>
        </w:rPr>
        <w:t xml:space="preserve">Heidi </w:t>
      </w:r>
      <w:r>
        <w:rPr>
          <w:rFonts w:ascii="Arial" w:eastAsia="Calibri" w:hAnsi="Arial" w:cs="Arial"/>
          <w:color w:val="595959"/>
          <w:sz w:val="22"/>
          <w:szCs w:val="22"/>
        </w:rPr>
        <w:t xml:space="preserve">M. </w:t>
      </w:r>
      <w:r w:rsidRPr="0087588B">
        <w:rPr>
          <w:rFonts w:ascii="Arial" w:eastAsia="Calibri" w:hAnsi="Arial" w:cs="Arial"/>
          <w:color w:val="595959"/>
          <w:sz w:val="22"/>
          <w:szCs w:val="22"/>
        </w:rPr>
        <w:t>Crane, MD, MPH</w:t>
      </w:r>
      <w:r>
        <w:rPr>
          <w:rFonts w:ascii="Arial" w:eastAsia="Calibri" w:hAnsi="Arial" w:cs="Arial"/>
          <w:color w:val="595959"/>
          <w:sz w:val="22"/>
          <w:szCs w:val="22"/>
        </w:rPr>
        <w:t xml:space="preserve"> </w:t>
      </w:r>
      <w:r w:rsidRPr="0087588B">
        <w:rPr>
          <w:rFonts w:ascii="Arial" w:eastAsia="Calibri" w:hAnsi="Arial" w:cs="Arial"/>
          <w:color w:val="595959"/>
          <w:sz w:val="22"/>
          <w:szCs w:val="22"/>
        </w:rPr>
        <w:t>– University of Washington, Seattle, USA</w:t>
      </w:r>
    </w:p>
    <w:p w14:paraId="3200CC89" w14:textId="63B36C99" w:rsidR="005D7840" w:rsidRDefault="005D7840" w:rsidP="009D2E76">
      <w:pPr>
        <w:rPr>
          <w:rFonts w:ascii="Arial" w:eastAsia="Calibri" w:hAnsi="Arial" w:cs="Arial"/>
          <w:color w:val="595959"/>
          <w:sz w:val="22"/>
          <w:szCs w:val="22"/>
        </w:rPr>
      </w:pPr>
    </w:p>
    <w:p w14:paraId="2BE374F4" w14:textId="77777777" w:rsidR="0087588B" w:rsidRDefault="00035446">
      <w:pPr>
        <w:pStyle w:val="CommentSubject"/>
        <w:rPr>
          <w:rFonts w:ascii="Arial" w:hAnsi="Arial" w:cs="Arial"/>
        </w:rPr>
      </w:pPr>
      <w:r w:rsidRPr="0087588B">
        <w:rPr>
          <w:rFonts w:ascii="Arial" w:hAnsi="Arial" w:cs="Arial"/>
        </w:rPr>
        <w:br w:type="page"/>
      </w:r>
    </w:p>
    <w:p w14:paraId="31C5F535" w14:textId="77777777" w:rsidR="009D2E76" w:rsidRPr="009824E6" w:rsidRDefault="009D2E76" w:rsidP="009D2E76">
      <w:pPr>
        <w:spacing w:after="360"/>
        <w:rPr>
          <w:rFonts w:ascii="Arial" w:hAnsi="Arial" w:cs="Arial"/>
          <w:b/>
          <w:bCs/>
          <w:color w:val="2F5496" w:themeColor="accent1" w:themeShade="BF"/>
          <w:sz w:val="32"/>
          <w:szCs w:val="32"/>
        </w:rPr>
      </w:pPr>
      <w:bookmarkStart w:id="1" w:name="_Toc49509555"/>
      <w:bookmarkStart w:id="2" w:name="_Toc49863311"/>
      <w:r w:rsidRPr="009824E6">
        <w:rPr>
          <w:rFonts w:ascii="Arial" w:hAnsi="Arial" w:cs="Arial"/>
          <w:b/>
          <w:bCs/>
          <w:color w:val="2F5496" w:themeColor="accent1" w:themeShade="BF"/>
          <w:sz w:val="32"/>
          <w:szCs w:val="32"/>
        </w:rPr>
        <w:lastRenderedPageBreak/>
        <w:t>TABLE OF CONTENTS</w:t>
      </w:r>
    </w:p>
    <w:p w14:paraId="125CAF19" w14:textId="77777777" w:rsidR="009D2E76" w:rsidRDefault="009D2E76" w:rsidP="009D2E76">
      <w:pPr>
        <w:pStyle w:val="TOC1"/>
        <w:tabs>
          <w:tab w:val="right" w:leader="underscore" w:pos="9350"/>
        </w:tabs>
        <w:rPr>
          <w:rFonts w:asciiTheme="minorHAnsi" w:eastAsiaTheme="minorEastAsia" w:hAnsiTheme="minorHAnsi"/>
          <w:b w:val="0"/>
          <w:bCs w:val="0"/>
          <w:i w:val="0"/>
          <w:iCs w:val="0"/>
          <w:noProof/>
          <w:color w:val="auto"/>
        </w:rPr>
      </w:pPr>
      <w:r>
        <w:rPr>
          <w:rFonts w:cs="Arial"/>
        </w:rPr>
        <w:fldChar w:fldCharType="begin"/>
      </w:r>
      <w:r>
        <w:rPr>
          <w:rFonts w:cs="Arial"/>
        </w:rPr>
        <w:instrText xml:space="preserve"> TOC \o "1-3" \h \z \u </w:instrText>
      </w:r>
      <w:r>
        <w:rPr>
          <w:rFonts w:cs="Arial"/>
        </w:rPr>
        <w:fldChar w:fldCharType="separate"/>
      </w:r>
      <w:hyperlink w:anchor="_Toc49524099" w:history="1">
        <w:r w:rsidRPr="00832D6E">
          <w:rPr>
            <w:rStyle w:val="Hyperlink"/>
            <w:noProof/>
          </w:rPr>
          <w:t>OVERVIEW</w:t>
        </w:r>
        <w:r>
          <w:rPr>
            <w:noProof/>
            <w:webHidden/>
          </w:rPr>
          <w:tab/>
        </w:r>
        <w:r>
          <w:rPr>
            <w:noProof/>
            <w:webHidden/>
          </w:rPr>
          <w:fldChar w:fldCharType="begin"/>
        </w:r>
        <w:r>
          <w:rPr>
            <w:noProof/>
            <w:webHidden/>
          </w:rPr>
          <w:instrText xml:space="preserve"> PAGEREF _Toc49524099 \h </w:instrText>
        </w:r>
        <w:r>
          <w:rPr>
            <w:noProof/>
            <w:webHidden/>
          </w:rPr>
        </w:r>
        <w:r>
          <w:rPr>
            <w:noProof/>
            <w:webHidden/>
          </w:rPr>
          <w:fldChar w:fldCharType="separate"/>
        </w:r>
        <w:r>
          <w:rPr>
            <w:noProof/>
            <w:webHidden/>
          </w:rPr>
          <w:t>4</w:t>
        </w:r>
        <w:r>
          <w:rPr>
            <w:noProof/>
            <w:webHidden/>
          </w:rPr>
          <w:fldChar w:fldCharType="end"/>
        </w:r>
      </w:hyperlink>
    </w:p>
    <w:p w14:paraId="08B61872"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00" w:history="1">
        <w:r w:rsidR="009D2E76" w:rsidRPr="00832D6E">
          <w:rPr>
            <w:rStyle w:val="Hyperlink"/>
            <w:noProof/>
          </w:rPr>
          <w:t>Introduction: What is a PRO?</w:t>
        </w:r>
        <w:r w:rsidR="009D2E76">
          <w:rPr>
            <w:noProof/>
            <w:webHidden/>
          </w:rPr>
          <w:tab/>
        </w:r>
        <w:r w:rsidR="009D2E76">
          <w:rPr>
            <w:noProof/>
            <w:webHidden/>
          </w:rPr>
          <w:fldChar w:fldCharType="begin"/>
        </w:r>
        <w:r w:rsidR="009D2E76">
          <w:rPr>
            <w:noProof/>
            <w:webHidden/>
          </w:rPr>
          <w:instrText xml:space="preserve"> PAGEREF _Toc49524100 \h </w:instrText>
        </w:r>
        <w:r w:rsidR="009D2E76">
          <w:rPr>
            <w:noProof/>
            <w:webHidden/>
          </w:rPr>
        </w:r>
        <w:r w:rsidR="009D2E76">
          <w:rPr>
            <w:noProof/>
            <w:webHidden/>
          </w:rPr>
          <w:fldChar w:fldCharType="separate"/>
        </w:r>
        <w:r w:rsidR="009D2E76">
          <w:rPr>
            <w:noProof/>
            <w:webHidden/>
          </w:rPr>
          <w:t>4</w:t>
        </w:r>
        <w:r w:rsidR="009D2E76">
          <w:rPr>
            <w:noProof/>
            <w:webHidden/>
          </w:rPr>
          <w:fldChar w:fldCharType="end"/>
        </w:r>
      </w:hyperlink>
    </w:p>
    <w:p w14:paraId="4CD47008"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01" w:history="1">
        <w:r w:rsidR="009D2E76" w:rsidRPr="00832D6E">
          <w:rPr>
            <w:rStyle w:val="Hyperlink"/>
            <w:noProof/>
          </w:rPr>
          <w:t>Evolution of PROs in care</w:t>
        </w:r>
        <w:r w:rsidR="009D2E76">
          <w:rPr>
            <w:noProof/>
            <w:webHidden/>
          </w:rPr>
          <w:tab/>
        </w:r>
        <w:r w:rsidR="009D2E76">
          <w:rPr>
            <w:noProof/>
            <w:webHidden/>
          </w:rPr>
          <w:fldChar w:fldCharType="begin"/>
        </w:r>
        <w:r w:rsidR="009D2E76">
          <w:rPr>
            <w:noProof/>
            <w:webHidden/>
          </w:rPr>
          <w:instrText xml:space="preserve"> PAGEREF _Toc49524101 \h </w:instrText>
        </w:r>
        <w:r w:rsidR="009D2E76">
          <w:rPr>
            <w:noProof/>
            <w:webHidden/>
          </w:rPr>
        </w:r>
        <w:r w:rsidR="009D2E76">
          <w:rPr>
            <w:noProof/>
            <w:webHidden/>
          </w:rPr>
          <w:fldChar w:fldCharType="separate"/>
        </w:r>
        <w:r w:rsidR="009D2E76">
          <w:rPr>
            <w:noProof/>
            <w:webHidden/>
          </w:rPr>
          <w:t>4</w:t>
        </w:r>
        <w:r w:rsidR="009D2E76">
          <w:rPr>
            <w:noProof/>
            <w:webHidden/>
          </w:rPr>
          <w:fldChar w:fldCharType="end"/>
        </w:r>
      </w:hyperlink>
    </w:p>
    <w:p w14:paraId="0CDAB99A"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02" w:history="1">
        <w:r w:rsidR="009D2E76" w:rsidRPr="00832D6E">
          <w:rPr>
            <w:rStyle w:val="Hyperlink"/>
            <w:noProof/>
          </w:rPr>
          <w:t>Relevance of PROs to modern HIV care</w:t>
        </w:r>
        <w:r w:rsidR="009D2E76">
          <w:rPr>
            <w:noProof/>
            <w:webHidden/>
          </w:rPr>
          <w:tab/>
        </w:r>
        <w:r w:rsidR="009D2E76">
          <w:rPr>
            <w:noProof/>
            <w:webHidden/>
          </w:rPr>
          <w:fldChar w:fldCharType="begin"/>
        </w:r>
        <w:r w:rsidR="009D2E76">
          <w:rPr>
            <w:noProof/>
            <w:webHidden/>
          </w:rPr>
          <w:instrText xml:space="preserve"> PAGEREF _Toc49524102 \h </w:instrText>
        </w:r>
        <w:r w:rsidR="009D2E76">
          <w:rPr>
            <w:noProof/>
            <w:webHidden/>
          </w:rPr>
        </w:r>
        <w:r w:rsidR="009D2E76">
          <w:rPr>
            <w:noProof/>
            <w:webHidden/>
          </w:rPr>
          <w:fldChar w:fldCharType="separate"/>
        </w:r>
        <w:r w:rsidR="009D2E76">
          <w:rPr>
            <w:noProof/>
            <w:webHidden/>
          </w:rPr>
          <w:t>4</w:t>
        </w:r>
        <w:r w:rsidR="009D2E76">
          <w:rPr>
            <w:noProof/>
            <w:webHidden/>
          </w:rPr>
          <w:fldChar w:fldCharType="end"/>
        </w:r>
      </w:hyperlink>
    </w:p>
    <w:p w14:paraId="3E0F027E"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03" w:history="1">
        <w:r w:rsidR="009D2E76" w:rsidRPr="00832D6E">
          <w:rPr>
            <w:rStyle w:val="Hyperlink"/>
            <w:noProof/>
          </w:rPr>
          <w:t>Evidence-based support for PROs in HIV Care</w:t>
        </w:r>
        <w:r w:rsidR="009D2E76">
          <w:rPr>
            <w:noProof/>
            <w:webHidden/>
          </w:rPr>
          <w:tab/>
        </w:r>
        <w:r w:rsidR="009D2E76">
          <w:rPr>
            <w:noProof/>
            <w:webHidden/>
          </w:rPr>
          <w:fldChar w:fldCharType="begin"/>
        </w:r>
        <w:r w:rsidR="009D2E76">
          <w:rPr>
            <w:noProof/>
            <w:webHidden/>
          </w:rPr>
          <w:instrText xml:space="preserve"> PAGEREF _Toc49524103 \h </w:instrText>
        </w:r>
        <w:r w:rsidR="009D2E76">
          <w:rPr>
            <w:noProof/>
            <w:webHidden/>
          </w:rPr>
        </w:r>
        <w:r w:rsidR="009D2E76">
          <w:rPr>
            <w:noProof/>
            <w:webHidden/>
          </w:rPr>
          <w:fldChar w:fldCharType="separate"/>
        </w:r>
        <w:r w:rsidR="009D2E76">
          <w:rPr>
            <w:noProof/>
            <w:webHidden/>
          </w:rPr>
          <w:t>4</w:t>
        </w:r>
        <w:r w:rsidR="009D2E76">
          <w:rPr>
            <w:noProof/>
            <w:webHidden/>
          </w:rPr>
          <w:fldChar w:fldCharType="end"/>
        </w:r>
      </w:hyperlink>
    </w:p>
    <w:p w14:paraId="60DF626E"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04" w:history="1">
        <w:r w:rsidR="009D2E76" w:rsidRPr="00832D6E">
          <w:rPr>
            <w:rStyle w:val="Hyperlink"/>
            <w:noProof/>
          </w:rPr>
          <w:t>Toolkit purpose</w:t>
        </w:r>
        <w:r w:rsidR="009D2E76">
          <w:rPr>
            <w:noProof/>
            <w:webHidden/>
          </w:rPr>
          <w:tab/>
        </w:r>
        <w:r w:rsidR="009D2E76">
          <w:rPr>
            <w:noProof/>
            <w:webHidden/>
          </w:rPr>
          <w:fldChar w:fldCharType="begin"/>
        </w:r>
        <w:r w:rsidR="009D2E76">
          <w:rPr>
            <w:noProof/>
            <w:webHidden/>
          </w:rPr>
          <w:instrText xml:space="preserve"> PAGEREF _Toc49524104 \h </w:instrText>
        </w:r>
        <w:r w:rsidR="009D2E76">
          <w:rPr>
            <w:noProof/>
            <w:webHidden/>
          </w:rPr>
        </w:r>
        <w:r w:rsidR="009D2E76">
          <w:rPr>
            <w:noProof/>
            <w:webHidden/>
          </w:rPr>
          <w:fldChar w:fldCharType="separate"/>
        </w:r>
        <w:r w:rsidR="009D2E76">
          <w:rPr>
            <w:noProof/>
            <w:webHidden/>
          </w:rPr>
          <w:t>5</w:t>
        </w:r>
        <w:r w:rsidR="009D2E76">
          <w:rPr>
            <w:noProof/>
            <w:webHidden/>
          </w:rPr>
          <w:fldChar w:fldCharType="end"/>
        </w:r>
      </w:hyperlink>
    </w:p>
    <w:p w14:paraId="74CFFAD0"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05" w:history="1">
        <w:r w:rsidR="009D2E76" w:rsidRPr="00832D6E">
          <w:rPr>
            <w:rStyle w:val="Hyperlink"/>
            <w:noProof/>
          </w:rPr>
          <w:t>Chapter overview: steps toward implementation</w:t>
        </w:r>
        <w:r w:rsidR="009D2E76">
          <w:rPr>
            <w:noProof/>
            <w:webHidden/>
          </w:rPr>
          <w:tab/>
        </w:r>
        <w:r w:rsidR="009D2E76">
          <w:rPr>
            <w:noProof/>
            <w:webHidden/>
          </w:rPr>
          <w:fldChar w:fldCharType="begin"/>
        </w:r>
        <w:r w:rsidR="009D2E76">
          <w:rPr>
            <w:noProof/>
            <w:webHidden/>
          </w:rPr>
          <w:instrText xml:space="preserve"> PAGEREF _Toc49524105 \h </w:instrText>
        </w:r>
        <w:r w:rsidR="009D2E76">
          <w:rPr>
            <w:noProof/>
            <w:webHidden/>
          </w:rPr>
        </w:r>
        <w:r w:rsidR="009D2E76">
          <w:rPr>
            <w:noProof/>
            <w:webHidden/>
          </w:rPr>
          <w:fldChar w:fldCharType="separate"/>
        </w:r>
        <w:r w:rsidR="009D2E76">
          <w:rPr>
            <w:noProof/>
            <w:webHidden/>
          </w:rPr>
          <w:t>5</w:t>
        </w:r>
        <w:r w:rsidR="009D2E76">
          <w:rPr>
            <w:noProof/>
            <w:webHidden/>
          </w:rPr>
          <w:fldChar w:fldCharType="end"/>
        </w:r>
      </w:hyperlink>
    </w:p>
    <w:p w14:paraId="69D5EA22"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06" w:history="1">
        <w:r w:rsidR="009D2E76" w:rsidRPr="00832D6E">
          <w:rPr>
            <w:rStyle w:val="Hyperlink"/>
            <w:noProof/>
          </w:rPr>
          <w:t>How this Toolkit was developed</w:t>
        </w:r>
        <w:r w:rsidR="009D2E76">
          <w:rPr>
            <w:noProof/>
            <w:webHidden/>
          </w:rPr>
          <w:tab/>
        </w:r>
        <w:r w:rsidR="009D2E76">
          <w:rPr>
            <w:noProof/>
            <w:webHidden/>
          </w:rPr>
          <w:fldChar w:fldCharType="begin"/>
        </w:r>
        <w:r w:rsidR="009D2E76">
          <w:rPr>
            <w:noProof/>
            <w:webHidden/>
          </w:rPr>
          <w:instrText xml:space="preserve"> PAGEREF _Toc49524106 \h </w:instrText>
        </w:r>
        <w:r w:rsidR="009D2E76">
          <w:rPr>
            <w:noProof/>
            <w:webHidden/>
          </w:rPr>
        </w:r>
        <w:r w:rsidR="009D2E76">
          <w:rPr>
            <w:noProof/>
            <w:webHidden/>
          </w:rPr>
          <w:fldChar w:fldCharType="separate"/>
        </w:r>
        <w:r w:rsidR="009D2E76">
          <w:rPr>
            <w:noProof/>
            <w:webHidden/>
          </w:rPr>
          <w:t>5</w:t>
        </w:r>
        <w:r w:rsidR="009D2E76">
          <w:rPr>
            <w:noProof/>
            <w:webHidden/>
          </w:rPr>
          <w:fldChar w:fldCharType="end"/>
        </w:r>
      </w:hyperlink>
    </w:p>
    <w:p w14:paraId="4E83FBD5"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07" w:history="1">
        <w:r w:rsidR="009D2E76" w:rsidRPr="00832D6E">
          <w:rPr>
            <w:rStyle w:val="Hyperlink"/>
            <w:noProof/>
          </w:rPr>
          <w:t>Language</w:t>
        </w:r>
        <w:r w:rsidR="009D2E76">
          <w:rPr>
            <w:noProof/>
            <w:webHidden/>
          </w:rPr>
          <w:tab/>
        </w:r>
        <w:r w:rsidR="009D2E76">
          <w:rPr>
            <w:noProof/>
            <w:webHidden/>
          </w:rPr>
          <w:fldChar w:fldCharType="begin"/>
        </w:r>
        <w:r w:rsidR="009D2E76">
          <w:rPr>
            <w:noProof/>
            <w:webHidden/>
          </w:rPr>
          <w:instrText xml:space="preserve"> PAGEREF _Toc49524107 \h </w:instrText>
        </w:r>
        <w:r w:rsidR="009D2E76">
          <w:rPr>
            <w:noProof/>
            <w:webHidden/>
          </w:rPr>
        </w:r>
        <w:r w:rsidR="009D2E76">
          <w:rPr>
            <w:noProof/>
            <w:webHidden/>
          </w:rPr>
          <w:fldChar w:fldCharType="separate"/>
        </w:r>
        <w:r w:rsidR="009D2E76">
          <w:rPr>
            <w:noProof/>
            <w:webHidden/>
          </w:rPr>
          <w:t>6</w:t>
        </w:r>
        <w:r w:rsidR="009D2E76">
          <w:rPr>
            <w:noProof/>
            <w:webHidden/>
          </w:rPr>
          <w:fldChar w:fldCharType="end"/>
        </w:r>
      </w:hyperlink>
    </w:p>
    <w:p w14:paraId="38610048"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08" w:history="1">
        <w:r w:rsidR="009D2E76" w:rsidRPr="00832D6E">
          <w:rPr>
            <w:rStyle w:val="Hyperlink"/>
            <w:noProof/>
          </w:rPr>
          <w:t>Resources</w:t>
        </w:r>
        <w:r w:rsidR="009D2E76">
          <w:rPr>
            <w:noProof/>
            <w:webHidden/>
          </w:rPr>
          <w:tab/>
        </w:r>
        <w:r w:rsidR="009D2E76">
          <w:rPr>
            <w:noProof/>
            <w:webHidden/>
          </w:rPr>
          <w:fldChar w:fldCharType="begin"/>
        </w:r>
        <w:r w:rsidR="009D2E76">
          <w:rPr>
            <w:noProof/>
            <w:webHidden/>
          </w:rPr>
          <w:instrText xml:space="preserve"> PAGEREF _Toc49524108 \h </w:instrText>
        </w:r>
        <w:r w:rsidR="009D2E76">
          <w:rPr>
            <w:noProof/>
            <w:webHidden/>
          </w:rPr>
        </w:r>
        <w:r w:rsidR="009D2E76">
          <w:rPr>
            <w:noProof/>
            <w:webHidden/>
          </w:rPr>
          <w:fldChar w:fldCharType="separate"/>
        </w:r>
        <w:r w:rsidR="009D2E76">
          <w:rPr>
            <w:noProof/>
            <w:webHidden/>
          </w:rPr>
          <w:t>6</w:t>
        </w:r>
        <w:r w:rsidR="009D2E76">
          <w:rPr>
            <w:noProof/>
            <w:webHidden/>
          </w:rPr>
          <w:fldChar w:fldCharType="end"/>
        </w:r>
      </w:hyperlink>
    </w:p>
    <w:p w14:paraId="7C54A531" w14:textId="77777777" w:rsidR="009D2E76" w:rsidRDefault="00CE292C" w:rsidP="009D2E76">
      <w:pPr>
        <w:pStyle w:val="TOC1"/>
        <w:tabs>
          <w:tab w:val="right" w:leader="underscore" w:pos="9350"/>
        </w:tabs>
        <w:rPr>
          <w:rFonts w:asciiTheme="minorHAnsi" w:eastAsiaTheme="minorEastAsia" w:hAnsiTheme="minorHAnsi"/>
          <w:b w:val="0"/>
          <w:bCs w:val="0"/>
          <w:i w:val="0"/>
          <w:iCs w:val="0"/>
          <w:noProof/>
          <w:color w:val="auto"/>
        </w:rPr>
      </w:pPr>
      <w:hyperlink w:anchor="_Toc49524109" w:history="1">
        <w:r w:rsidR="009D2E76" w:rsidRPr="00832D6E">
          <w:rPr>
            <w:rStyle w:val="Hyperlink"/>
            <w:noProof/>
          </w:rPr>
          <w:t>CHAPTER 1. ASSESSING AND IMPROVING READINESS TO IMPLEMENT PROs IN HIV CLINICAL CARE</w:t>
        </w:r>
        <w:r w:rsidR="009D2E76">
          <w:rPr>
            <w:noProof/>
            <w:webHidden/>
          </w:rPr>
          <w:tab/>
        </w:r>
        <w:r w:rsidR="009D2E76">
          <w:rPr>
            <w:noProof/>
            <w:webHidden/>
          </w:rPr>
          <w:fldChar w:fldCharType="begin"/>
        </w:r>
        <w:r w:rsidR="009D2E76">
          <w:rPr>
            <w:noProof/>
            <w:webHidden/>
          </w:rPr>
          <w:instrText xml:space="preserve"> PAGEREF _Toc49524109 \h </w:instrText>
        </w:r>
        <w:r w:rsidR="009D2E76">
          <w:rPr>
            <w:noProof/>
            <w:webHidden/>
          </w:rPr>
        </w:r>
        <w:r w:rsidR="009D2E76">
          <w:rPr>
            <w:noProof/>
            <w:webHidden/>
          </w:rPr>
          <w:fldChar w:fldCharType="separate"/>
        </w:r>
        <w:r w:rsidR="009D2E76">
          <w:rPr>
            <w:noProof/>
            <w:webHidden/>
          </w:rPr>
          <w:t>7</w:t>
        </w:r>
        <w:r w:rsidR="009D2E76">
          <w:rPr>
            <w:noProof/>
            <w:webHidden/>
          </w:rPr>
          <w:fldChar w:fldCharType="end"/>
        </w:r>
      </w:hyperlink>
    </w:p>
    <w:p w14:paraId="56523D3D"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10" w:history="1">
        <w:r w:rsidR="009D2E76" w:rsidRPr="00832D6E">
          <w:rPr>
            <w:rStyle w:val="Hyperlink"/>
            <w:noProof/>
          </w:rPr>
          <w:t>Are PROs right for my clinic right now? If not, how do we get there?</w:t>
        </w:r>
        <w:r w:rsidR="009D2E76">
          <w:rPr>
            <w:noProof/>
            <w:webHidden/>
          </w:rPr>
          <w:tab/>
        </w:r>
        <w:r w:rsidR="009D2E76">
          <w:rPr>
            <w:noProof/>
            <w:webHidden/>
          </w:rPr>
          <w:fldChar w:fldCharType="begin"/>
        </w:r>
        <w:r w:rsidR="009D2E76">
          <w:rPr>
            <w:noProof/>
            <w:webHidden/>
          </w:rPr>
          <w:instrText xml:space="preserve"> PAGEREF _Toc49524110 \h </w:instrText>
        </w:r>
        <w:r w:rsidR="009D2E76">
          <w:rPr>
            <w:noProof/>
            <w:webHidden/>
          </w:rPr>
        </w:r>
        <w:r w:rsidR="009D2E76">
          <w:rPr>
            <w:noProof/>
            <w:webHidden/>
          </w:rPr>
          <w:fldChar w:fldCharType="separate"/>
        </w:r>
        <w:r w:rsidR="009D2E76">
          <w:rPr>
            <w:noProof/>
            <w:webHidden/>
          </w:rPr>
          <w:t>7</w:t>
        </w:r>
        <w:r w:rsidR="009D2E76">
          <w:rPr>
            <w:noProof/>
            <w:webHidden/>
          </w:rPr>
          <w:fldChar w:fldCharType="end"/>
        </w:r>
      </w:hyperlink>
    </w:p>
    <w:p w14:paraId="2C04317E"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11" w:history="1">
        <w:r w:rsidR="009D2E76" w:rsidRPr="00832D6E">
          <w:rPr>
            <w:rStyle w:val="Hyperlink"/>
            <w:noProof/>
          </w:rPr>
          <w:t>Startup and recurring costs</w:t>
        </w:r>
        <w:r w:rsidR="009D2E76">
          <w:rPr>
            <w:noProof/>
            <w:webHidden/>
          </w:rPr>
          <w:tab/>
        </w:r>
        <w:r w:rsidR="009D2E76">
          <w:rPr>
            <w:noProof/>
            <w:webHidden/>
          </w:rPr>
          <w:fldChar w:fldCharType="begin"/>
        </w:r>
        <w:r w:rsidR="009D2E76">
          <w:rPr>
            <w:noProof/>
            <w:webHidden/>
          </w:rPr>
          <w:instrText xml:space="preserve"> PAGEREF _Toc49524111 \h </w:instrText>
        </w:r>
        <w:r w:rsidR="009D2E76">
          <w:rPr>
            <w:noProof/>
            <w:webHidden/>
          </w:rPr>
        </w:r>
        <w:r w:rsidR="009D2E76">
          <w:rPr>
            <w:noProof/>
            <w:webHidden/>
          </w:rPr>
          <w:fldChar w:fldCharType="separate"/>
        </w:r>
        <w:r w:rsidR="009D2E76">
          <w:rPr>
            <w:noProof/>
            <w:webHidden/>
          </w:rPr>
          <w:t>9</w:t>
        </w:r>
        <w:r w:rsidR="009D2E76">
          <w:rPr>
            <w:noProof/>
            <w:webHidden/>
          </w:rPr>
          <w:fldChar w:fldCharType="end"/>
        </w:r>
      </w:hyperlink>
    </w:p>
    <w:p w14:paraId="37EB6A91"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12" w:history="1">
        <w:r w:rsidR="009D2E76" w:rsidRPr="00832D6E">
          <w:rPr>
            <w:rStyle w:val="Hyperlink"/>
            <w:noProof/>
          </w:rPr>
          <w:t>Creating a business case for PRO implementation</w:t>
        </w:r>
        <w:r w:rsidR="009D2E76">
          <w:rPr>
            <w:noProof/>
            <w:webHidden/>
          </w:rPr>
          <w:tab/>
        </w:r>
        <w:r w:rsidR="009D2E76">
          <w:rPr>
            <w:noProof/>
            <w:webHidden/>
          </w:rPr>
          <w:fldChar w:fldCharType="begin"/>
        </w:r>
        <w:r w:rsidR="009D2E76">
          <w:rPr>
            <w:noProof/>
            <w:webHidden/>
          </w:rPr>
          <w:instrText xml:space="preserve"> PAGEREF _Toc49524112 \h </w:instrText>
        </w:r>
        <w:r w:rsidR="009D2E76">
          <w:rPr>
            <w:noProof/>
            <w:webHidden/>
          </w:rPr>
        </w:r>
        <w:r w:rsidR="009D2E76">
          <w:rPr>
            <w:noProof/>
            <w:webHidden/>
          </w:rPr>
          <w:fldChar w:fldCharType="separate"/>
        </w:r>
        <w:r w:rsidR="009D2E76">
          <w:rPr>
            <w:noProof/>
            <w:webHidden/>
          </w:rPr>
          <w:t>11</w:t>
        </w:r>
        <w:r w:rsidR="009D2E76">
          <w:rPr>
            <w:noProof/>
            <w:webHidden/>
          </w:rPr>
          <w:fldChar w:fldCharType="end"/>
        </w:r>
      </w:hyperlink>
    </w:p>
    <w:p w14:paraId="5D641491"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13" w:history="1">
        <w:r w:rsidR="009D2E76" w:rsidRPr="00832D6E">
          <w:rPr>
            <w:rStyle w:val="Hyperlink"/>
            <w:noProof/>
          </w:rPr>
          <w:t>Resources</w:t>
        </w:r>
        <w:r w:rsidR="009D2E76">
          <w:rPr>
            <w:noProof/>
            <w:webHidden/>
          </w:rPr>
          <w:tab/>
        </w:r>
        <w:r w:rsidR="009D2E76">
          <w:rPr>
            <w:noProof/>
            <w:webHidden/>
          </w:rPr>
          <w:fldChar w:fldCharType="begin"/>
        </w:r>
        <w:r w:rsidR="009D2E76">
          <w:rPr>
            <w:noProof/>
            <w:webHidden/>
          </w:rPr>
          <w:instrText xml:space="preserve"> PAGEREF _Toc49524113 \h </w:instrText>
        </w:r>
        <w:r w:rsidR="009D2E76">
          <w:rPr>
            <w:noProof/>
            <w:webHidden/>
          </w:rPr>
        </w:r>
        <w:r w:rsidR="009D2E76">
          <w:rPr>
            <w:noProof/>
            <w:webHidden/>
          </w:rPr>
          <w:fldChar w:fldCharType="separate"/>
        </w:r>
        <w:r w:rsidR="009D2E76">
          <w:rPr>
            <w:noProof/>
            <w:webHidden/>
          </w:rPr>
          <w:t>11</w:t>
        </w:r>
        <w:r w:rsidR="009D2E76">
          <w:rPr>
            <w:noProof/>
            <w:webHidden/>
          </w:rPr>
          <w:fldChar w:fldCharType="end"/>
        </w:r>
      </w:hyperlink>
    </w:p>
    <w:p w14:paraId="6375DAFC" w14:textId="77777777" w:rsidR="009D2E76" w:rsidRDefault="00CE292C" w:rsidP="009D2E76">
      <w:pPr>
        <w:pStyle w:val="TOC1"/>
        <w:tabs>
          <w:tab w:val="right" w:leader="underscore" w:pos="9350"/>
        </w:tabs>
        <w:rPr>
          <w:rFonts w:asciiTheme="minorHAnsi" w:eastAsiaTheme="minorEastAsia" w:hAnsiTheme="minorHAnsi"/>
          <w:b w:val="0"/>
          <w:bCs w:val="0"/>
          <w:i w:val="0"/>
          <w:iCs w:val="0"/>
          <w:noProof/>
          <w:color w:val="auto"/>
        </w:rPr>
      </w:pPr>
      <w:hyperlink w:anchor="_Toc49524115" w:history="1">
        <w:r w:rsidR="009D2E76" w:rsidRPr="00832D6E">
          <w:rPr>
            <w:rStyle w:val="Hyperlink"/>
            <w:noProof/>
          </w:rPr>
          <w:t>CHAPTER 2. ENGAGE STAKEHOLDERS</w:t>
        </w:r>
        <w:r w:rsidR="009D2E76">
          <w:rPr>
            <w:noProof/>
            <w:webHidden/>
          </w:rPr>
          <w:tab/>
        </w:r>
        <w:r w:rsidR="009D2E76">
          <w:rPr>
            <w:noProof/>
            <w:webHidden/>
          </w:rPr>
          <w:fldChar w:fldCharType="begin"/>
        </w:r>
        <w:r w:rsidR="009D2E76">
          <w:rPr>
            <w:noProof/>
            <w:webHidden/>
          </w:rPr>
          <w:instrText xml:space="preserve"> PAGEREF _Toc49524115 \h </w:instrText>
        </w:r>
        <w:r w:rsidR="009D2E76">
          <w:rPr>
            <w:noProof/>
            <w:webHidden/>
          </w:rPr>
        </w:r>
        <w:r w:rsidR="009D2E76">
          <w:rPr>
            <w:noProof/>
            <w:webHidden/>
          </w:rPr>
          <w:fldChar w:fldCharType="separate"/>
        </w:r>
        <w:r w:rsidR="009D2E76">
          <w:rPr>
            <w:noProof/>
            <w:webHidden/>
          </w:rPr>
          <w:t>12</w:t>
        </w:r>
        <w:r w:rsidR="009D2E76">
          <w:rPr>
            <w:noProof/>
            <w:webHidden/>
          </w:rPr>
          <w:fldChar w:fldCharType="end"/>
        </w:r>
      </w:hyperlink>
    </w:p>
    <w:p w14:paraId="3B5EED5C"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16" w:history="1">
        <w:r w:rsidR="009D2E76" w:rsidRPr="00832D6E">
          <w:rPr>
            <w:rStyle w:val="Hyperlink"/>
            <w:noProof/>
          </w:rPr>
          <w:t>Identify stakeholders</w:t>
        </w:r>
        <w:r w:rsidR="009D2E76">
          <w:rPr>
            <w:noProof/>
            <w:webHidden/>
          </w:rPr>
          <w:tab/>
        </w:r>
        <w:r w:rsidR="009D2E76">
          <w:rPr>
            <w:noProof/>
            <w:webHidden/>
          </w:rPr>
          <w:fldChar w:fldCharType="begin"/>
        </w:r>
        <w:r w:rsidR="009D2E76">
          <w:rPr>
            <w:noProof/>
            <w:webHidden/>
          </w:rPr>
          <w:instrText xml:space="preserve"> PAGEREF _Toc49524116 \h </w:instrText>
        </w:r>
        <w:r w:rsidR="009D2E76">
          <w:rPr>
            <w:noProof/>
            <w:webHidden/>
          </w:rPr>
        </w:r>
        <w:r w:rsidR="009D2E76">
          <w:rPr>
            <w:noProof/>
            <w:webHidden/>
          </w:rPr>
          <w:fldChar w:fldCharType="separate"/>
        </w:r>
        <w:r w:rsidR="009D2E76">
          <w:rPr>
            <w:noProof/>
            <w:webHidden/>
          </w:rPr>
          <w:t>12</w:t>
        </w:r>
        <w:r w:rsidR="009D2E76">
          <w:rPr>
            <w:noProof/>
            <w:webHidden/>
          </w:rPr>
          <w:fldChar w:fldCharType="end"/>
        </w:r>
      </w:hyperlink>
    </w:p>
    <w:p w14:paraId="43C4A6E8"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17" w:history="1">
        <w:r w:rsidR="009D2E76" w:rsidRPr="00832D6E">
          <w:rPr>
            <w:rStyle w:val="Hyperlink"/>
            <w:noProof/>
          </w:rPr>
          <w:t>Prepare demonstration of value</w:t>
        </w:r>
        <w:r w:rsidR="009D2E76">
          <w:rPr>
            <w:noProof/>
            <w:webHidden/>
          </w:rPr>
          <w:tab/>
        </w:r>
        <w:r w:rsidR="009D2E76">
          <w:rPr>
            <w:noProof/>
            <w:webHidden/>
          </w:rPr>
          <w:fldChar w:fldCharType="begin"/>
        </w:r>
        <w:r w:rsidR="009D2E76">
          <w:rPr>
            <w:noProof/>
            <w:webHidden/>
          </w:rPr>
          <w:instrText xml:space="preserve"> PAGEREF _Toc49524117 \h </w:instrText>
        </w:r>
        <w:r w:rsidR="009D2E76">
          <w:rPr>
            <w:noProof/>
            <w:webHidden/>
          </w:rPr>
        </w:r>
        <w:r w:rsidR="009D2E76">
          <w:rPr>
            <w:noProof/>
            <w:webHidden/>
          </w:rPr>
          <w:fldChar w:fldCharType="separate"/>
        </w:r>
        <w:r w:rsidR="009D2E76">
          <w:rPr>
            <w:noProof/>
            <w:webHidden/>
          </w:rPr>
          <w:t>12</w:t>
        </w:r>
        <w:r w:rsidR="009D2E76">
          <w:rPr>
            <w:noProof/>
            <w:webHidden/>
          </w:rPr>
          <w:fldChar w:fldCharType="end"/>
        </w:r>
      </w:hyperlink>
    </w:p>
    <w:p w14:paraId="6A43ECDE"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18" w:history="1">
        <w:r w:rsidR="009D2E76" w:rsidRPr="00832D6E">
          <w:rPr>
            <w:rStyle w:val="Hyperlink"/>
            <w:noProof/>
          </w:rPr>
          <w:t>Meet with stakeholders</w:t>
        </w:r>
        <w:r w:rsidR="009D2E76">
          <w:rPr>
            <w:noProof/>
            <w:webHidden/>
          </w:rPr>
          <w:tab/>
        </w:r>
        <w:r w:rsidR="009D2E76">
          <w:rPr>
            <w:noProof/>
            <w:webHidden/>
          </w:rPr>
          <w:fldChar w:fldCharType="begin"/>
        </w:r>
        <w:r w:rsidR="009D2E76">
          <w:rPr>
            <w:noProof/>
            <w:webHidden/>
          </w:rPr>
          <w:instrText xml:space="preserve"> PAGEREF _Toc49524118 \h </w:instrText>
        </w:r>
        <w:r w:rsidR="009D2E76">
          <w:rPr>
            <w:noProof/>
            <w:webHidden/>
          </w:rPr>
        </w:r>
        <w:r w:rsidR="009D2E76">
          <w:rPr>
            <w:noProof/>
            <w:webHidden/>
          </w:rPr>
          <w:fldChar w:fldCharType="separate"/>
        </w:r>
        <w:r w:rsidR="009D2E76">
          <w:rPr>
            <w:noProof/>
            <w:webHidden/>
          </w:rPr>
          <w:t>13</w:t>
        </w:r>
        <w:r w:rsidR="009D2E76">
          <w:rPr>
            <w:noProof/>
            <w:webHidden/>
          </w:rPr>
          <w:fldChar w:fldCharType="end"/>
        </w:r>
      </w:hyperlink>
    </w:p>
    <w:p w14:paraId="4AE2F1A4"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19" w:history="1">
        <w:r w:rsidR="009D2E76" w:rsidRPr="00832D6E">
          <w:rPr>
            <w:rStyle w:val="Hyperlink"/>
            <w:noProof/>
          </w:rPr>
          <w:t>Address common concerns</w:t>
        </w:r>
        <w:r w:rsidR="009D2E76">
          <w:rPr>
            <w:noProof/>
            <w:webHidden/>
          </w:rPr>
          <w:tab/>
        </w:r>
        <w:r w:rsidR="009D2E76">
          <w:rPr>
            <w:noProof/>
            <w:webHidden/>
          </w:rPr>
          <w:fldChar w:fldCharType="begin"/>
        </w:r>
        <w:r w:rsidR="009D2E76">
          <w:rPr>
            <w:noProof/>
            <w:webHidden/>
          </w:rPr>
          <w:instrText xml:space="preserve"> PAGEREF _Toc49524119 \h </w:instrText>
        </w:r>
        <w:r w:rsidR="009D2E76">
          <w:rPr>
            <w:noProof/>
            <w:webHidden/>
          </w:rPr>
        </w:r>
        <w:r w:rsidR="009D2E76">
          <w:rPr>
            <w:noProof/>
            <w:webHidden/>
          </w:rPr>
          <w:fldChar w:fldCharType="separate"/>
        </w:r>
        <w:r w:rsidR="009D2E76">
          <w:rPr>
            <w:noProof/>
            <w:webHidden/>
          </w:rPr>
          <w:t>13</w:t>
        </w:r>
        <w:r w:rsidR="009D2E76">
          <w:rPr>
            <w:noProof/>
            <w:webHidden/>
          </w:rPr>
          <w:fldChar w:fldCharType="end"/>
        </w:r>
      </w:hyperlink>
    </w:p>
    <w:p w14:paraId="7F5CF71E"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20" w:history="1">
        <w:r w:rsidR="009D2E76" w:rsidRPr="00832D6E">
          <w:rPr>
            <w:rStyle w:val="Hyperlink"/>
            <w:noProof/>
          </w:rPr>
          <w:t>Include providers in PRO selection process and output design</w:t>
        </w:r>
        <w:r w:rsidR="009D2E76">
          <w:rPr>
            <w:noProof/>
            <w:webHidden/>
          </w:rPr>
          <w:tab/>
        </w:r>
        <w:r w:rsidR="009D2E76">
          <w:rPr>
            <w:noProof/>
            <w:webHidden/>
          </w:rPr>
          <w:fldChar w:fldCharType="begin"/>
        </w:r>
        <w:r w:rsidR="009D2E76">
          <w:rPr>
            <w:noProof/>
            <w:webHidden/>
          </w:rPr>
          <w:instrText xml:space="preserve"> PAGEREF _Toc49524120 \h </w:instrText>
        </w:r>
        <w:r w:rsidR="009D2E76">
          <w:rPr>
            <w:noProof/>
            <w:webHidden/>
          </w:rPr>
        </w:r>
        <w:r w:rsidR="009D2E76">
          <w:rPr>
            <w:noProof/>
            <w:webHidden/>
          </w:rPr>
          <w:fldChar w:fldCharType="separate"/>
        </w:r>
        <w:r w:rsidR="009D2E76">
          <w:rPr>
            <w:noProof/>
            <w:webHidden/>
          </w:rPr>
          <w:t>15</w:t>
        </w:r>
        <w:r w:rsidR="009D2E76">
          <w:rPr>
            <w:noProof/>
            <w:webHidden/>
          </w:rPr>
          <w:fldChar w:fldCharType="end"/>
        </w:r>
      </w:hyperlink>
    </w:p>
    <w:p w14:paraId="2C81323C"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21" w:history="1">
        <w:r w:rsidR="009D2E76" w:rsidRPr="00832D6E">
          <w:rPr>
            <w:rStyle w:val="Hyperlink"/>
            <w:noProof/>
          </w:rPr>
          <w:t>Secure implementation champion</w:t>
        </w:r>
        <w:r w:rsidR="009D2E76">
          <w:rPr>
            <w:noProof/>
            <w:webHidden/>
          </w:rPr>
          <w:tab/>
        </w:r>
        <w:r w:rsidR="009D2E76">
          <w:rPr>
            <w:noProof/>
            <w:webHidden/>
          </w:rPr>
          <w:fldChar w:fldCharType="begin"/>
        </w:r>
        <w:r w:rsidR="009D2E76">
          <w:rPr>
            <w:noProof/>
            <w:webHidden/>
          </w:rPr>
          <w:instrText xml:space="preserve"> PAGEREF _Toc49524121 \h </w:instrText>
        </w:r>
        <w:r w:rsidR="009D2E76">
          <w:rPr>
            <w:noProof/>
            <w:webHidden/>
          </w:rPr>
        </w:r>
        <w:r w:rsidR="009D2E76">
          <w:rPr>
            <w:noProof/>
            <w:webHidden/>
          </w:rPr>
          <w:fldChar w:fldCharType="separate"/>
        </w:r>
        <w:r w:rsidR="009D2E76">
          <w:rPr>
            <w:noProof/>
            <w:webHidden/>
          </w:rPr>
          <w:t>15</w:t>
        </w:r>
        <w:r w:rsidR="009D2E76">
          <w:rPr>
            <w:noProof/>
            <w:webHidden/>
          </w:rPr>
          <w:fldChar w:fldCharType="end"/>
        </w:r>
      </w:hyperlink>
    </w:p>
    <w:p w14:paraId="7370F6D8"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22" w:history="1">
        <w:r w:rsidR="009D2E76" w:rsidRPr="00832D6E">
          <w:rPr>
            <w:rStyle w:val="Hyperlink"/>
            <w:noProof/>
          </w:rPr>
          <w:t>References</w:t>
        </w:r>
        <w:r w:rsidR="009D2E76">
          <w:rPr>
            <w:noProof/>
            <w:webHidden/>
          </w:rPr>
          <w:tab/>
        </w:r>
        <w:r w:rsidR="009D2E76">
          <w:rPr>
            <w:noProof/>
            <w:webHidden/>
          </w:rPr>
          <w:fldChar w:fldCharType="begin"/>
        </w:r>
        <w:r w:rsidR="009D2E76">
          <w:rPr>
            <w:noProof/>
            <w:webHidden/>
          </w:rPr>
          <w:instrText xml:space="preserve"> PAGEREF _Toc49524122 \h </w:instrText>
        </w:r>
        <w:r w:rsidR="009D2E76">
          <w:rPr>
            <w:noProof/>
            <w:webHidden/>
          </w:rPr>
        </w:r>
        <w:r w:rsidR="009D2E76">
          <w:rPr>
            <w:noProof/>
            <w:webHidden/>
          </w:rPr>
          <w:fldChar w:fldCharType="separate"/>
        </w:r>
        <w:r w:rsidR="009D2E76">
          <w:rPr>
            <w:b w:val="0"/>
            <w:noProof/>
            <w:webHidden/>
          </w:rPr>
          <w:t>Error! Bookmark not defined.</w:t>
        </w:r>
        <w:r w:rsidR="009D2E76">
          <w:rPr>
            <w:noProof/>
            <w:webHidden/>
          </w:rPr>
          <w:fldChar w:fldCharType="end"/>
        </w:r>
      </w:hyperlink>
    </w:p>
    <w:p w14:paraId="4FBAAE82" w14:textId="77777777" w:rsidR="009D2E76" w:rsidRDefault="00CE292C" w:rsidP="009D2E76">
      <w:pPr>
        <w:pStyle w:val="TOC1"/>
        <w:tabs>
          <w:tab w:val="right" w:leader="underscore" w:pos="9350"/>
        </w:tabs>
        <w:rPr>
          <w:rFonts w:asciiTheme="minorHAnsi" w:eastAsiaTheme="minorEastAsia" w:hAnsiTheme="minorHAnsi"/>
          <w:b w:val="0"/>
          <w:bCs w:val="0"/>
          <w:i w:val="0"/>
          <w:iCs w:val="0"/>
          <w:noProof/>
          <w:color w:val="auto"/>
        </w:rPr>
      </w:pPr>
      <w:hyperlink w:anchor="_Toc49524123" w:history="1">
        <w:r w:rsidR="009D2E76" w:rsidRPr="00832D6E">
          <w:rPr>
            <w:rStyle w:val="Hyperlink"/>
            <w:noProof/>
          </w:rPr>
          <w:t>CHAPTER 3. BUILD TECHNICAL INFRASTRUCTURE</w:t>
        </w:r>
        <w:r w:rsidR="009D2E76">
          <w:rPr>
            <w:noProof/>
            <w:webHidden/>
          </w:rPr>
          <w:tab/>
        </w:r>
        <w:r w:rsidR="009D2E76">
          <w:rPr>
            <w:noProof/>
            <w:webHidden/>
          </w:rPr>
          <w:fldChar w:fldCharType="begin"/>
        </w:r>
        <w:r w:rsidR="009D2E76">
          <w:rPr>
            <w:noProof/>
            <w:webHidden/>
          </w:rPr>
          <w:instrText xml:space="preserve"> PAGEREF _Toc49524123 \h </w:instrText>
        </w:r>
        <w:r w:rsidR="009D2E76">
          <w:rPr>
            <w:noProof/>
            <w:webHidden/>
          </w:rPr>
        </w:r>
        <w:r w:rsidR="009D2E76">
          <w:rPr>
            <w:noProof/>
            <w:webHidden/>
          </w:rPr>
          <w:fldChar w:fldCharType="separate"/>
        </w:r>
        <w:r w:rsidR="009D2E76">
          <w:rPr>
            <w:noProof/>
            <w:webHidden/>
          </w:rPr>
          <w:t>16</w:t>
        </w:r>
        <w:r w:rsidR="009D2E76">
          <w:rPr>
            <w:noProof/>
            <w:webHidden/>
          </w:rPr>
          <w:fldChar w:fldCharType="end"/>
        </w:r>
      </w:hyperlink>
    </w:p>
    <w:p w14:paraId="47C59CC0"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24" w:history="1">
        <w:r w:rsidR="009D2E76" w:rsidRPr="00832D6E">
          <w:rPr>
            <w:rStyle w:val="Hyperlink"/>
            <w:noProof/>
          </w:rPr>
          <w:t>Build PRO infrastructure</w:t>
        </w:r>
        <w:r w:rsidR="009D2E76">
          <w:rPr>
            <w:noProof/>
            <w:webHidden/>
          </w:rPr>
          <w:tab/>
        </w:r>
        <w:r w:rsidR="009D2E76">
          <w:rPr>
            <w:noProof/>
            <w:webHidden/>
          </w:rPr>
          <w:fldChar w:fldCharType="begin"/>
        </w:r>
        <w:r w:rsidR="009D2E76">
          <w:rPr>
            <w:noProof/>
            <w:webHidden/>
          </w:rPr>
          <w:instrText xml:space="preserve"> PAGEREF _Toc49524124 \h </w:instrText>
        </w:r>
        <w:r w:rsidR="009D2E76">
          <w:rPr>
            <w:noProof/>
            <w:webHidden/>
          </w:rPr>
        </w:r>
        <w:r w:rsidR="009D2E76">
          <w:rPr>
            <w:noProof/>
            <w:webHidden/>
          </w:rPr>
          <w:fldChar w:fldCharType="separate"/>
        </w:r>
        <w:r w:rsidR="009D2E76">
          <w:rPr>
            <w:noProof/>
            <w:webHidden/>
          </w:rPr>
          <w:t>16</w:t>
        </w:r>
        <w:r w:rsidR="009D2E76">
          <w:rPr>
            <w:noProof/>
            <w:webHidden/>
          </w:rPr>
          <w:fldChar w:fldCharType="end"/>
        </w:r>
      </w:hyperlink>
    </w:p>
    <w:p w14:paraId="031B3E55"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25" w:history="1">
        <w:r w:rsidR="009D2E76" w:rsidRPr="00832D6E">
          <w:rPr>
            <w:rStyle w:val="Hyperlink"/>
            <w:noProof/>
          </w:rPr>
          <w:t>Resources</w:t>
        </w:r>
        <w:r w:rsidR="009D2E76">
          <w:rPr>
            <w:noProof/>
            <w:webHidden/>
          </w:rPr>
          <w:tab/>
        </w:r>
        <w:r w:rsidR="009D2E76">
          <w:rPr>
            <w:noProof/>
            <w:webHidden/>
          </w:rPr>
          <w:fldChar w:fldCharType="begin"/>
        </w:r>
        <w:r w:rsidR="009D2E76">
          <w:rPr>
            <w:noProof/>
            <w:webHidden/>
          </w:rPr>
          <w:instrText xml:space="preserve"> PAGEREF _Toc49524125 \h </w:instrText>
        </w:r>
        <w:r w:rsidR="009D2E76">
          <w:rPr>
            <w:noProof/>
            <w:webHidden/>
          </w:rPr>
        </w:r>
        <w:r w:rsidR="009D2E76">
          <w:rPr>
            <w:noProof/>
            <w:webHidden/>
          </w:rPr>
          <w:fldChar w:fldCharType="separate"/>
        </w:r>
        <w:r w:rsidR="009D2E76">
          <w:rPr>
            <w:noProof/>
            <w:webHidden/>
          </w:rPr>
          <w:t>19</w:t>
        </w:r>
        <w:r w:rsidR="009D2E76">
          <w:rPr>
            <w:noProof/>
            <w:webHidden/>
          </w:rPr>
          <w:fldChar w:fldCharType="end"/>
        </w:r>
      </w:hyperlink>
    </w:p>
    <w:p w14:paraId="4732E86B" w14:textId="77777777" w:rsidR="009D2E76" w:rsidRDefault="00CE292C" w:rsidP="009D2E76">
      <w:pPr>
        <w:pStyle w:val="TOC1"/>
        <w:tabs>
          <w:tab w:val="right" w:leader="underscore" w:pos="9350"/>
        </w:tabs>
        <w:rPr>
          <w:rFonts w:asciiTheme="minorHAnsi" w:eastAsiaTheme="minorEastAsia" w:hAnsiTheme="minorHAnsi"/>
          <w:b w:val="0"/>
          <w:bCs w:val="0"/>
          <w:i w:val="0"/>
          <w:iCs w:val="0"/>
          <w:noProof/>
          <w:color w:val="auto"/>
        </w:rPr>
      </w:pPr>
      <w:hyperlink w:anchor="_Toc49524126" w:history="1">
        <w:r w:rsidR="009D2E76" w:rsidRPr="00832D6E">
          <w:rPr>
            <w:rStyle w:val="Hyperlink"/>
            <w:noProof/>
          </w:rPr>
          <w:t>CHAPTER 4. CREATE PRO ASSESSMENT</w:t>
        </w:r>
        <w:r w:rsidR="009D2E76">
          <w:rPr>
            <w:noProof/>
            <w:webHidden/>
          </w:rPr>
          <w:tab/>
        </w:r>
        <w:r w:rsidR="009D2E76">
          <w:rPr>
            <w:noProof/>
            <w:webHidden/>
          </w:rPr>
          <w:fldChar w:fldCharType="begin"/>
        </w:r>
        <w:r w:rsidR="009D2E76">
          <w:rPr>
            <w:noProof/>
            <w:webHidden/>
          </w:rPr>
          <w:instrText xml:space="preserve"> PAGEREF _Toc49524126 \h </w:instrText>
        </w:r>
        <w:r w:rsidR="009D2E76">
          <w:rPr>
            <w:noProof/>
            <w:webHidden/>
          </w:rPr>
        </w:r>
        <w:r w:rsidR="009D2E76">
          <w:rPr>
            <w:noProof/>
            <w:webHidden/>
          </w:rPr>
          <w:fldChar w:fldCharType="separate"/>
        </w:r>
        <w:r w:rsidR="009D2E76">
          <w:rPr>
            <w:noProof/>
            <w:webHidden/>
          </w:rPr>
          <w:t>21</w:t>
        </w:r>
        <w:r w:rsidR="009D2E76">
          <w:rPr>
            <w:noProof/>
            <w:webHidden/>
          </w:rPr>
          <w:fldChar w:fldCharType="end"/>
        </w:r>
      </w:hyperlink>
    </w:p>
    <w:p w14:paraId="070B2ACB"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27" w:history="1">
        <w:r w:rsidR="009D2E76" w:rsidRPr="00832D6E">
          <w:rPr>
            <w:rStyle w:val="Hyperlink"/>
            <w:noProof/>
          </w:rPr>
          <w:t>Determine mode of administration</w:t>
        </w:r>
        <w:r w:rsidR="009D2E76">
          <w:rPr>
            <w:noProof/>
            <w:webHidden/>
          </w:rPr>
          <w:tab/>
        </w:r>
        <w:r w:rsidR="009D2E76">
          <w:rPr>
            <w:noProof/>
            <w:webHidden/>
          </w:rPr>
          <w:fldChar w:fldCharType="begin"/>
        </w:r>
        <w:r w:rsidR="009D2E76">
          <w:rPr>
            <w:noProof/>
            <w:webHidden/>
          </w:rPr>
          <w:instrText xml:space="preserve"> PAGEREF _Toc49524127 \h </w:instrText>
        </w:r>
        <w:r w:rsidR="009D2E76">
          <w:rPr>
            <w:noProof/>
            <w:webHidden/>
          </w:rPr>
        </w:r>
        <w:r w:rsidR="009D2E76">
          <w:rPr>
            <w:noProof/>
            <w:webHidden/>
          </w:rPr>
          <w:fldChar w:fldCharType="separate"/>
        </w:r>
        <w:r w:rsidR="009D2E76">
          <w:rPr>
            <w:noProof/>
            <w:webHidden/>
          </w:rPr>
          <w:t>21</w:t>
        </w:r>
        <w:r w:rsidR="009D2E76">
          <w:rPr>
            <w:noProof/>
            <w:webHidden/>
          </w:rPr>
          <w:fldChar w:fldCharType="end"/>
        </w:r>
      </w:hyperlink>
    </w:p>
    <w:p w14:paraId="527550A9"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28" w:history="1">
        <w:r w:rsidR="009D2E76" w:rsidRPr="00832D6E">
          <w:rPr>
            <w:rStyle w:val="Hyperlink"/>
            <w:noProof/>
          </w:rPr>
          <w:t>Select PROs: domains and attributes to consider</w:t>
        </w:r>
        <w:r w:rsidR="009D2E76">
          <w:rPr>
            <w:noProof/>
            <w:webHidden/>
          </w:rPr>
          <w:tab/>
        </w:r>
        <w:r w:rsidR="009D2E76">
          <w:rPr>
            <w:noProof/>
            <w:webHidden/>
          </w:rPr>
          <w:fldChar w:fldCharType="begin"/>
        </w:r>
        <w:r w:rsidR="009D2E76">
          <w:rPr>
            <w:noProof/>
            <w:webHidden/>
          </w:rPr>
          <w:instrText xml:space="preserve"> PAGEREF _Toc49524128 \h </w:instrText>
        </w:r>
        <w:r w:rsidR="009D2E76">
          <w:rPr>
            <w:noProof/>
            <w:webHidden/>
          </w:rPr>
        </w:r>
        <w:r w:rsidR="009D2E76">
          <w:rPr>
            <w:noProof/>
            <w:webHidden/>
          </w:rPr>
          <w:fldChar w:fldCharType="separate"/>
        </w:r>
        <w:r w:rsidR="009D2E76">
          <w:rPr>
            <w:noProof/>
            <w:webHidden/>
          </w:rPr>
          <w:t>22</w:t>
        </w:r>
        <w:r w:rsidR="009D2E76">
          <w:rPr>
            <w:noProof/>
            <w:webHidden/>
          </w:rPr>
          <w:fldChar w:fldCharType="end"/>
        </w:r>
      </w:hyperlink>
    </w:p>
    <w:p w14:paraId="79A455F5"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29" w:history="1">
        <w:r w:rsidR="009D2E76" w:rsidRPr="00832D6E">
          <w:rPr>
            <w:rStyle w:val="Hyperlink"/>
            <w:noProof/>
          </w:rPr>
          <w:t>Identify scoring and interpretation needs</w:t>
        </w:r>
        <w:r w:rsidR="009D2E76">
          <w:rPr>
            <w:noProof/>
            <w:webHidden/>
          </w:rPr>
          <w:tab/>
        </w:r>
        <w:r w:rsidR="009D2E76">
          <w:rPr>
            <w:noProof/>
            <w:webHidden/>
          </w:rPr>
          <w:fldChar w:fldCharType="begin"/>
        </w:r>
        <w:r w:rsidR="009D2E76">
          <w:rPr>
            <w:noProof/>
            <w:webHidden/>
          </w:rPr>
          <w:instrText xml:space="preserve"> PAGEREF _Toc49524129 \h </w:instrText>
        </w:r>
        <w:r w:rsidR="009D2E76">
          <w:rPr>
            <w:noProof/>
            <w:webHidden/>
          </w:rPr>
        </w:r>
        <w:r w:rsidR="009D2E76">
          <w:rPr>
            <w:noProof/>
            <w:webHidden/>
          </w:rPr>
          <w:fldChar w:fldCharType="separate"/>
        </w:r>
        <w:r w:rsidR="009D2E76">
          <w:rPr>
            <w:noProof/>
            <w:webHidden/>
          </w:rPr>
          <w:t>24</w:t>
        </w:r>
        <w:r w:rsidR="009D2E76">
          <w:rPr>
            <w:noProof/>
            <w:webHidden/>
          </w:rPr>
          <w:fldChar w:fldCharType="end"/>
        </w:r>
      </w:hyperlink>
    </w:p>
    <w:p w14:paraId="30828DCB"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30" w:history="1">
        <w:r w:rsidR="009D2E76" w:rsidRPr="00832D6E">
          <w:rPr>
            <w:rStyle w:val="Hyperlink"/>
            <w:noProof/>
          </w:rPr>
          <w:t>Determine order of PRO measures in assessment</w:t>
        </w:r>
        <w:r w:rsidR="009D2E76">
          <w:rPr>
            <w:noProof/>
            <w:webHidden/>
          </w:rPr>
          <w:tab/>
        </w:r>
        <w:r w:rsidR="009D2E76">
          <w:rPr>
            <w:noProof/>
            <w:webHidden/>
          </w:rPr>
          <w:fldChar w:fldCharType="begin"/>
        </w:r>
        <w:r w:rsidR="009D2E76">
          <w:rPr>
            <w:noProof/>
            <w:webHidden/>
          </w:rPr>
          <w:instrText xml:space="preserve"> PAGEREF _Toc49524130 \h </w:instrText>
        </w:r>
        <w:r w:rsidR="009D2E76">
          <w:rPr>
            <w:noProof/>
            <w:webHidden/>
          </w:rPr>
        </w:r>
        <w:r w:rsidR="009D2E76">
          <w:rPr>
            <w:noProof/>
            <w:webHidden/>
          </w:rPr>
          <w:fldChar w:fldCharType="separate"/>
        </w:r>
        <w:r w:rsidR="009D2E76">
          <w:rPr>
            <w:noProof/>
            <w:webHidden/>
          </w:rPr>
          <w:t>25</w:t>
        </w:r>
        <w:r w:rsidR="009D2E76">
          <w:rPr>
            <w:noProof/>
            <w:webHidden/>
          </w:rPr>
          <w:fldChar w:fldCharType="end"/>
        </w:r>
      </w:hyperlink>
    </w:p>
    <w:p w14:paraId="1B866CE8"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31" w:history="1">
        <w:r w:rsidR="009D2E76" w:rsidRPr="00832D6E">
          <w:rPr>
            <w:rStyle w:val="Hyperlink"/>
            <w:noProof/>
          </w:rPr>
          <w:t>Determine frequency of administration overall and for each measure</w:t>
        </w:r>
        <w:r w:rsidR="009D2E76">
          <w:rPr>
            <w:noProof/>
            <w:webHidden/>
          </w:rPr>
          <w:tab/>
        </w:r>
        <w:r w:rsidR="009D2E76">
          <w:rPr>
            <w:noProof/>
            <w:webHidden/>
          </w:rPr>
          <w:fldChar w:fldCharType="begin"/>
        </w:r>
        <w:r w:rsidR="009D2E76">
          <w:rPr>
            <w:noProof/>
            <w:webHidden/>
          </w:rPr>
          <w:instrText xml:space="preserve"> PAGEREF _Toc49524131 \h </w:instrText>
        </w:r>
        <w:r w:rsidR="009D2E76">
          <w:rPr>
            <w:noProof/>
            <w:webHidden/>
          </w:rPr>
        </w:r>
        <w:r w:rsidR="009D2E76">
          <w:rPr>
            <w:noProof/>
            <w:webHidden/>
          </w:rPr>
          <w:fldChar w:fldCharType="separate"/>
        </w:r>
        <w:r w:rsidR="009D2E76">
          <w:rPr>
            <w:noProof/>
            <w:webHidden/>
          </w:rPr>
          <w:t>25</w:t>
        </w:r>
        <w:r w:rsidR="009D2E76">
          <w:rPr>
            <w:noProof/>
            <w:webHidden/>
          </w:rPr>
          <w:fldChar w:fldCharType="end"/>
        </w:r>
      </w:hyperlink>
    </w:p>
    <w:p w14:paraId="0F0CB0B0"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32" w:history="1">
        <w:r w:rsidR="009D2E76" w:rsidRPr="00832D6E">
          <w:rPr>
            <w:rStyle w:val="Hyperlink"/>
            <w:noProof/>
          </w:rPr>
          <w:t>Format results</w:t>
        </w:r>
        <w:r w:rsidR="009D2E76">
          <w:rPr>
            <w:noProof/>
            <w:webHidden/>
          </w:rPr>
          <w:tab/>
        </w:r>
        <w:r w:rsidR="009D2E76">
          <w:rPr>
            <w:noProof/>
            <w:webHidden/>
          </w:rPr>
          <w:fldChar w:fldCharType="begin"/>
        </w:r>
        <w:r w:rsidR="009D2E76">
          <w:rPr>
            <w:noProof/>
            <w:webHidden/>
          </w:rPr>
          <w:instrText xml:space="preserve"> PAGEREF _Toc49524132 \h </w:instrText>
        </w:r>
        <w:r w:rsidR="009D2E76">
          <w:rPr>
            <w:noProof/>
            <w:webHidden/>
          </w:rPr>
        </w:r>
        <w:r w:rsidR="009D2E76">
          <w:rPr>
            <w:noProof/>
            <w:webHidden/>
          </w:rPr>
          <w:fldChar w:fldCharType="separate"/>
        </w:r>
        <w:r w:rsidR="009D2E76">
          <w:rPr>
            <w:noProof/>
            <w:webHidden/>
          </w:rPr>
          <w:t>26</w:t>
        </w:r>
        <w:r w:rsidR="009D2E76">
          <w:rPr>
            <w:noProof/>
            <w:webHidden/>
          </w:rPr>
          <w:fldChar w:fldCharType="end"/>
        </w:r>
      </w:hyperlink>
    </w:p>
    <w:p w14:paraId="74E31073"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33" w:history="1">
        <w:r w:rsidR="009D2E76" w:rsidRPr="00832D6E">
          <w:rPr>
            <w:rStyle w:val="Hyperlink"/>
            <w:noProof/>
          </w:rPr>
          <w:t>Build your own PRO assessment</w:t>
        </w:r>
        <w:r w:rsidR="009D2E76">
          <w:rPr>
            <w:noProof/>
            <w:webHidden/>
          </w:rPr>
          <w:tab/>
        </w:r>
        <w:r w:rsidR="009D2E76">
          <w:rPr>
            <w:noProof/>
            <w:webHidden/>
          </w:rPr>
          <w:fldChar w:fldCharType="begin"/>
        </w:r>
        <w:r w:rsidR="009D2E76">
          <w:rPr>
            <w:noProof/>
            <w:webHidden/>
          </w:rPr>
          <w:instrText xml:space="preserve"> PAGEREF _Toc49524133 \h </w:instrText>
        </w:r>
        <w:r w:rsidR="009D2E76">
          <w:rPr>
            <w:noProof/>
            <w:webHidden/>
          </w:rPr>
        </w:r>
        <w:r w:rsidR="009D2E76">
          <w:rPr>
            <w:noProof/>
            <w:webHidden/>
          </w:rPr>
          <w:fldChar w:fldCharType="separate"/>
        </w:r>
        <w:r w:rsidR="009D2E76">
          <w:rPr>
            <w:noProof/>
            <w:webHidden/>
          </w:rPr>
          <w:t>27</w:t>
        </w:r>
        <w:r w:rsidR="009D2E76">
          <w:rPr>
            <w:noProof/>
            <w:webHidden/>
          </w:rPr>
          <w:fldChar w:fldCharType="end"/>
        </w:r>
      </w:hyperlink>
    </w:p>
    <w:p w14:paraId="45FAF4AD"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34" w:history="1">
        <w:r w:rsidR="009D2E76" w:rsidRPr="00832D6E">
          <w:rPr>
            <w:rStyle w:val="Hyperlink"/>
            <w:noProof/>
          </w:rPr>
          <w:t>Resources</w:t>
        </w:r>
        <w:r w:rsidR="009D2E76">
          <w:rPr>
            <w:noProof/>
            <w:webHidden/>
          </w:rPr>
          <w:tab/>
        </w:r>
        <w:r w:rsidR="009D2E76">
          <w:rPr>
            <w:noProof/>
            <w:webHidden/>
          </w:rPr>
          <w:fldChar w:fldCharType="begin"/>
        </w:r>
        <w:r w:rsidR="009D2E76">
          <w:rPr>
            <w:noProof/>
            <w:webHidden/>
          </w:rPr>
          <w:instrText xml:space="preserve"> PAGEREF _Toc49524134 \h </w:instrText>
        </w:r>
        <w:r w:rsidR="009D2E76">
          <w:rPr>
            <w:noProof/>
            <w:webHidden/>
          </w:rPr>
        </w:r>
        <w:r w:rsidR="009D2E76">
          <w:rPr>
            <w:noProof/>
            <w:webHidden/>
          </w:rPr>
          <w:fldChar w:fldCharType="separate"/>
        </w:r>
        <w:r w:rsidR="009D2E76">
          <w:rPr>
            <w:noProof/>
            <w:webHidden/>
          </w:rPr>
          <w:t>27</w:t>
        </w:r>
        <w:r w:rsidR="009D2E76">
          <w:rPr>
            <w:noProof/>
            <w:webHidden/>
          </w:rPr>
          <w:fldChar w:fldCharType="end"/>
        </w:r>
      </w:hyperlink>
    </w:p>
    <w:p w14:paraId="47897613" w14:textId="77777777" w:rsidR="009D2E76" w:rsidRDefault="00CE292C" w:rsidP="009D2E76">
      <w:pPr>
        <w:pStyle w:val="TOC1"/>
        <w:tabs>
          <w:tab w:val="right" w:leader="underscore" w:pos="9350"/>
        </w:tabs>
        <w:rPr>
          <w:rFonts w:asciiTheme="minorHAnsi" w:eastAsiaTheme="minorEastAsia" w:hAnsiTheme="minorHAnsi"/>
          <w:b w:val="0"/>
          <w:bCs w:val="0"/>
          <w:i w:val="0"/>
          <w:iCs w:val="0"/>
          <w:noProof/>
          <w:color w:val="auto"/>
        </w:rPr>
      </w:pPr>
      <w:hyperlink w:anchor="_Toc49524135" w:history="1">
        <w:r w:rsidR="009D2E76" w:rsidRPr="00832D6E">
          <w:rPr>
            <w:rStyle w:val="Hyperlink"/>
            <w:noProof/>
          </w:rPr>
          <w:t>CHAPTER 5. OUTLINE WORKFLOW</w:t>
        </w:r>
        <w:r w:rsidR="009D2E76">
          <w:rPr>
            <w:noProof/>
            <w:webHidden/>
          </w:rPr>
          <w:tab/>
        </w:r>
        <w:r w:rsidR="009D2E76">
          <w:rPr>
            <w:noProof/>
            <w:webHidden/>
          </w:rPr>
          <w:fldChar w:fldCharType="begin"/>
        </w:r>
        <w:r w:rsidR="009D2E76">
          <w:rPr>
            <w:noProof/>
            <w:webHidden/>
          </w:rPr>
          <w:instrText xml:space="preserve"> PAGEREF _Toc49524135 \h </w:instrText>
        </w:r>
        <w:r w:rsidR="009D2E76">
          <w:rPr>
            <w:noProof/>
            <w:webHidden/>
          </w:rPr>
        </w:r>
        <w:r w:rsidR="009D2E76">
          <w:rPr>
            <w:noProof/>
            <w:webHidden/>
          </w:rPr>
          <w:fldChar w:fldCharType="separate"/>
        </w:r>
        <w:r w:rsidR="009D2E76">
          <w:rPr>
            <w:noProof/>
            <w:webHidden/>
          </w:rPr>
          <w:t>28</w:t>
        </w:r>
        <w:r w:rsidR="009D2E76">
          <w:rPr>
            <w:noProof/>
            <w:webHidden/>
          </w:rPr>
          <w:fldChar w:fldCharType="end"/>
        </w:r>
      </w:hyperlink>
    </w:p>
    <w:p w14:paraId="7F839FF3"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36" w:history="1">
        <w:r w:rsidR="009D2E76" w:rsidRPr="00832D6E">
          <w:rPr>
            <w:rStyle w:val="Hyperlink"/>
            <w:noProof/>
          </w:rPr>
          <w:t>Select workflow: when, where, and how to administer PROs</w:t>
        </w:r>
        <w:r w:rsidR="009D2E76">
          <w:rPr>
            <w:noProof/>
            <w:webHidden/>
          </w:rPr>
          <w:tab/>
        </w:r>
        <w:r w:rsidR="009D2E76">
          <w:rPr>
            <w:noProof/>
            <w:webHidden/>
          </w:rPr>
          <w:fldChar w:fldCharType="begin"/>
        </w:r>
        <w:r w:rsidR="009D2E76">
          <w:rPr>
            <w:noProof/>
            <w:webHidden/>
          </w:rPr>
          <w:instrText xml:space="preserve"> PAGEREF _Toc49524136 \h </w:instrText>
        </w:r>
        <w:r w:rsidR="009D2E76">
          <w:rPr>
            <w:noProof/>
            <w:webHidden/>
          </w:rPr>
        </w:r>
        <w:r w:rsidR="009D2E76">
          <w:rPr>
            <w:noProof/>
            <w:webHidden/>
          </w:rPr>
          <w:fldChar w:fldCharType="separate"/>
        </w:r>
        <w:r w:rsidR="009D2E76">
          <w:rPr>
            <w:noProof/>
            <w:webHidden/>
          </w:rPr>
          <w:t>28</w:t>
        </w:r>
        <w:r w:rsidR="009D2E76">
          <w:rPr>
            <w:noProof/>
            <w:webHidden/>
          </w:rPr>
          <w:fldChar w:fldCharType="end"/>
        </w:r>
      </w:hyperlink>
    </w:p>
    <w:p w14:paraId="779C2070"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37" w:history="1">
        <w:r w:rsidR="009D2E76" w:rsidRPr="00832D6E">
          <w:rPr>
            <w:rStyle w:val="Hyperlink"/>
            <w:noProof/>
          </w:rPr>
          <w:t>Define staff roles and centralize responsibility</w:t>
        </w:r>
        <w:r w:rsidR="009D2E76">
          <w:rPr>
            <w:noProof/>
            <w:webHidden/>
          </w:rPr>
          <w:tab/>
        </w:r>
        <w:r w:rsidR="009D2E76">
          <w:rPr>
            <w:noProof/>
            <w:webHidden/>
          </w:rPr>
          <w:fldChar w:fldCharType="begin"/>
        </w:r>
        <w:r w:rsidR="009D2E76">
          <w:rPr>
            <w:noProof/>
            <w:webHidden/>
          </w:rPr>
          <w:instrText xml:space="preserve"> PAGEREF _Toc49524137 \h </w:instrText>
        </w:r>
        <w:r w:rsidR="009D2E76">
          <w:rPr>
            <w:noProof/>
            <w:webHidden/>
          </w:rPr>
        </w:r>
        <w:r w:rsidR="009D2E76">
          <w:rPr>
            <w:noProof/>
            <w:webHidden/>
          </w:rPr>
          <w:fldChar w:fldCharType="separate"/>
        </w:r>
        <w:r w:rsidR="009D2E76">
          <w:rPr>
            <w:noProof/>
            <w:webHidden/>
          </w:rPr>
          <w:t>29</w:t>
        </w:r>
        <w:r w:rsidR="009D2E76">
          <w:rPr>
            <w:noProof/>
            <w:webHidden/>
          </w:rPr>
          <w:fldChar w:fldCharType="end"/>
        </w:r>
      </w:hyperlink>
    </w:p>
    <w:p w14:paraId="3B956FEF"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38" w:history="1">
        <w:r w:rsidR="009D2E76" w:rsidRPr="00832D6E">
          <w:rPr>
            <w:rStyle w:val="Hyperlink"/>
            <w:noProof/>
          </w:rPr>
          <w:t>Create protocol: when NOT to administer PROs</w:t>
        </w:r>
        <w:r w:rsidR="009D2E76">
          <w:rPr>
            <w:noProof/>
            <w:webHidden/>
          </w:rPr>
          <w:tab/>
        </w:r>
        <w:r w:rsidR="009D2E76">
          <w:rPr>
            <w:noProof/>
            <w:webHidden/>
          </w:rPr>
          <w:fldChar w:fldCharType="begin"/>
        </w:r>
        <w:r w:rsidR="009D2E76">
          <w:rPr>
            <w:noProof/>
            <w:webHidden/>
          </w:rPr>
          <w:instrText xml:space="preserve"> PAGEREF _Toc49524138 \h </w:instrText>
        </w:r>
        <w:r w:rsidR="009D2E76">
          <w:rPr>
            <w:noProof/>
            <w:webHidden/>
          </w:rPr>
        </w:r>
        <w:r w:rsidR="009D2E76">
          <w:rPr>
            <w:noProof/>
            <w:webHidden/>
          </w:rPr>
          <w:fldChar w:fldCharType="separate"/>
        </w:r>
        <w:r w:rsidR="009D2E76">
          <w:rPr>
            <w:noProof/>
            <w:webHidden/>
          </w:rPr>
          <w:t>29</w:t>
        </w:r>
        <w:r w:rsidR="009D2E76">
          <w:rPr>
            <w:noProof/>
            <w:webHidden/>
          </w:rPr>
          <w:fldChar w:fldCharType="end"/>
        </w:r>
      </w:hyperlink>
    </w:p>
    <w:p w14:paraId="6EF3F86A"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39" w:history="1">
        <w:r w:rsidR="009D2E76" w:rsidRPr="00832D6E">
          <w:rPr>
            <w:rStyle w:val="Hyperlink"/>
            <w:noProof/>
          </w:rPr>
          <w:t>Set a standard for introducing PROs to patients</w:t>
        </w:r>
        <w:r w:rsidR="009D2E76">
          <w:rPr>
            <w:noProof/>
            <w:webHidden/>
          </w:rPr>
          <w:tab/>
        </w:r>
        <w:r w:rsidR="009D2E76">
          <w:rPr>
            <w:noProof/>
            <w:webHidden/>
          </w:rPr>
          <w:fldChar w:fldCharType="begin"/>
        </w:r>
        <w:r w:rsidR="009D2E76">
          <w:rPr>
            <w:noProof/>
            <w:webHidden/>
          </w:rPr>
          <w:instrText xml:space="preserve"> PAGEREF _Toc49524139 \h </w:instrText>
        </w:r>
        <w:r w:rsidR="009D2E76">
          <w:rPr>
            <w:noProof/>
            <w:webHidden/>
          </w:rPr>
        </w:r>
        <w:r w:rsidR="009D2E76">
          <w:rPr>
            <w:noProof/>
            <w:webHidden/>
          </w:rPr>
          <w:fldChar w:fldCharType="separate"/>
        </w:r>
        <w:r w:rsidR="009D2E76">
          <w:rPr>
            <w:noProof/>
            <w:webHidden/>
          </w:rPr>
          <w:t>30</w:t>
        </w:r>
        <w:r w:rsidR="009D2E76">
          <w:rPr>
            <w:noProof/>
            <w:webHidden/>
          </w:rPr>
          <w:fldChar w:fldCharType="end"/>
        </w:r>
      </w:hyperlink>
    </w:p>
    <w:p w14:paraId="208DFD7C"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40" w:history="1">
        <w:r w:rsidR="009D2E76" w:rsidRPr="00832D6E">
          <w:rPr>
            <w:rStyle w:val="Hyperlink"/>
            <w:noProof/>
          </w:rPr>
          <w:t>Define emergency and high-risk protocols</w:t>
        </w:r>
        <w:r w:rsidR="009D2E76">
          <w:rPr>
            <w:noProof/>
            <w:webHidden/>
          </w:rPr>
          <w:tab/>
        </w:r>
        <w:r w:rsidR="009D2E76">
          <w:rPr>
            <w:noProof/>
            <w:webHidden/>
          </w:rPr>
          <w:fldChar w:fldCharType="begin"/>
        </w:r>
        <w:r w:rsidR="009D2E76">
          <w:rPr>
            <w:noProof/>
            <w:webHidden/>
          </w:rPr>
          <w:instrText xml:space="preserve"> PAGEREF _Toc49524140 \h </w:instrText>
        </w:r>
        <w:r w:rsidR="009D2E76">
          <w:rPr>
            <w:noProof/>
            <w:webHidden/>
          </w:rPr>
        </w:r>
        <w:r w:rsidR="009D2E76">
          <w:rPr>
            <w:noProof/>
            <w:webHidden/>
          </w:rPr>
          <w:fldChar w:fldCharType="separate"/>
        </w:r>
        <w:r w:rsidR="009D2E76">
          <w:rPr>
            <w:noProof/>
            <w:webHidden/>
          </w:rPr>
          <w:t>31</w:t>
        </w:r>
        <w:r w:rsidR="009D2E76">
          <w:rPr>
            <w:noProof/>
            <w:webHidden/>
          </w:rPr>
          <w:fldChar w:fldCharType="end"/>
        </w:r>
      </w:hyperlink>
    </w:p>
    <w:p w14:paraId="02424502"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41" w:history="1">
        <w:r w:rsidR="009D2E76" w:rsidRPr="00832D6E">
          <w:rPr>
            <w:rStyle w:val="Hyperlink"/>
            <w:noProof/>
          </w:rPr>
          <w:t>Pilot</w:t>
        </w:r>
        <w:r w:rsidR="009D2E76">
          <w:rPr>
            <w:noProof/>
            <w:webHidden/>
          </w:rPr>
          <w:tab/>
        </w:r>
        <w:r w:rsidR="009D2E76">
          <w:rPr>
            <w:noProof/>
            <w:webHidden/>
          </w:rPr>
          <w:fldChar w:fldCharType="begin"/>
        </w:r>
        <w:r w:rsidR="009D2E76">
          <w:rPr>
            <w:noProof/>
            <w:webHidden/>
          </w:rPr>
          <w:instrText xml:space="preserve"> PAGEREF _Toc49524141 \h </w:instrText>
        </w:r>
        <w:r w:rsidR="009D2E76">
          <w:rPr>
            <w:noProof/>
            <w:webHidden/>
          </w:rPr>
        </w:r>
        <w:r w:rsidR="009D2E76">
          <w:rPr>
            <w:noProof/>
            <w:webHidden/>
          </w:rPr>
          <w:fldChar w:fldCharType="separate"/>
        </w:r>
        <w:r w:rsidR="009D2E76">
          <w:rPr>
            <w:noProof/>
            <w:webHidden/>
          </w:rPr>
          <w:t>31</w:t>
        </w:r>
        <w:r w:rsidR="009D2E76">
          <w:rPr>
            <w:noProof/>
            <w:webHidden/>
          </w:rPr>
          <w:fldChar w:fldCharType="end"/>
        </w:r>
      </w:hyperlink>
    </w:p>
    <w:p w14:paraId="435E11BA"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42" w:history="1">
        <w:r w:rsidR="009D2E76" w:rsidRPr="00832D6E">
          <w:rPr>
            <w:rStyle w:val="Hyperlink"/>
            <w:noProof/>
          </w:rPr>
          <w:t>Launch</w:t>
        </w:r>
        <w:r w:rsidR="009D2E76">
          <w:rPr>
            <w:noProof/>
            <w:webHidden/>
          </w:rPr>
          <w:tab/>
        </w:r>
        <w:r w:rsidR="009D2E76">
          <w:rPr>
            <w:noProof/>
            <w:webHidden/>
          </w:rPr>
          <w:fldChar w:fldCharType="begin"/>
        </w:r>
        <w:r w:rsidR="009D2E76">
          <w:rPr>
            <w:noProof/>
            <w:webHidden/>
          </w:rPr>
          <w:instrText xml:space="preserve"> PAGEREF _Toc49524142 \h </w:instrText>
        </w:r>
        <w:r w:rsidR="009D2E76">
          <w:rPr>
            <w:noProof/>
            <w:webHidden/>
          </w:rPr>
        </w:r>
        <w:r w:rsidR="009D2E76">
          <w:rPr>
            <w:noProof/>
            <w:webHidden/>
          </w:rPr>
          <w:fldChar w:fldCharType="separate"/>
        </w:r>
        <w:r w:rsidR="009D2E76">
          <w:rPr>
            <w:noProof/>
            <w:webHidden/>
          </w:rPr>
          <w:t>31</w:t>
        </w:r>
        <w:r w:rsidR="009D2E76">
          <w:rPr>
            <w:noProof/>
            <w:webHidden/>
          </w:rPr>
          <w:fldChar w:fldCharType="end"/>
        </w:r>
      </w:hyperlink>
    </w:p>
    <w:p w14:paraId="0ADAE8AA"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43" w:history="1">
        <w:r w:rsidR="009D2E76" w:rsidRPr="00832D6E">
          <w:rPr>
            <w:rStyle w:val="Hyperlink"/>
            <w:noProof/>
          </w:rPr>
          <w:t>Resources</w:t>
        </w:r>
        <w:r w:rsidR="009D2E76">
          <w:rPr>
            <w:noProof/>
            <w:webHidden/>
          </w:rPr>
          <w:tab/>
        </w:r>
        <w:r w:rsidR="009D2E76">
          <w:rPr>
            <w:noProof/>
            <w:webHidden/>
          </w:rPr>
          <w:fldChar w:fldCharType="begin"/>
        </w:r>
        <w:r w:rsidR="009D2E76">
          <w:rPr>
            <w:noProof/>
            <w:webHidden/>
          </w:rPr>
          <w:instrText xml:space="preserve"> PAGEREF _Toc49524143 \h </w:instrText>
        </w:r>
        <w:r w:rsidR="009D2E76">
          <w:rPr>
            <w:noProof/>
            <w:webHidden/>
          </w:rPr>
        </w:r>
        <w:r w:rsidR="009D2E76">
          <w:rPr>
            <w:noProof/>
            <w:webHidden/>
          </w:rPr>
          <w:fldChar w:fldCharType="separate"/>
        </w:r>
        <w:r w:rsidR="009D2E76">
          <w:rPr>
            <w:noProof/>
            <w:webHidden/>
          </w:rPr>
          <w:t>32</w:t>
        </w:r>
        <w:r w:rsidR="009D2E76">
          <w:rPr>
            <w:noProof/>
            <w:webHidden/>
          </w:rPr>
          <w:fldChar w:fldCharType="end"/>
        </w:r>
      </w:hyperlink>
    </w:p>
    <w:p w14:paraId="0B1C6EF1" w14:textId="77777777" w:rsidR="009D2E76" w:rsidRDefault="00CE292C" w:rsidP="009D2E76">
      <w:pPr>
        <w:pStyle w:val="TOC1"/>
        <w:tabs>
          <w:tab w:val="right" w:leader="underscore" w:pos="9350"/>
        </w:tabs>
        <w:rPr>
          <w:rFonts w:asciiTheme="minorHAnsi" w:eastAsiaTheme="minorEastAsia" w:hAnsiTheme="minorHAnsi"/>
          <w:b w:val="0"/>
          <w:bCs w:val="0"/>
          <w:i w:val="0"/>
          <w:iCs w:val="0"/>
          <w:noProof/>
          <w:color w:val="auto"/>
        </w:rPr>
      </w:pPr>
      <w:hyperlink w:anchor="_Toc49524144" w:history="1">
        <w:r w:rsidR="009D2E76" w:rsidRPr="00832D6E">
          <w:rPr>
            <w:rStyle w:val="Hyperlink"/>
            <w:noProof/>
          </w:rPr>
          <w:t>CHAPTER 6. TRAIN CLINIC PERSONNEL</w:t>
        </w:r>
        <w:r w:rsidR="009D2E76">
          <w:rPr>
            <w:noProof/>
            <w:webHidden/>
          </w:rPr>
          <w:tab/>
        </w:r>
        <w:r w:rsidR="009D2E76">
          <w:rPr>
            <w:noProof/>
            <w:webHidden/>
          </w:rPr>
          <w:fldChar w:fldCharType="begin"/>
        </w:r>
        <w:r w:rsidR="009D2E76">
          <w:rPr>
            <w:noProof/>
            <w:webHidden/>
          </w:rPr>
          <w:instrText xml:space="preserve"> PAGEREF _Toc49524144 \h </w:instrText>
        </w:r>
        <w:r w:rsidR="009D2E76">
          <w:rPr>
            <w:noProof/>
            <w:webHidden/>
          </w:rPr>
        </w:r>
        <w:r w:rsidR="009D2E76">
          <w:rPr>
            <w:noProof/>
            <w:webHidden/>
          </w:rPr>
          <w:fldChar w:fldCharType="separate"/>
        </w:r>
        <w:r w:rsidR="009D2E76">
          <w:rPr>
            <w:noProof/>
            <w:webHidden/>
          </w:rPr>
          <w:t>33</w:t>
        </w:r>
        <w:r w:rsidR="009D2E76">
          <w:rPr>
            <w:noProof/>
            <w:webHidden/>
          </w:rPr>
          <w:fldChar w:fldCharType="end"/>
        </w:r>
      </w:hyperlink>
    </w:p>
    <w:p w14:paraId="5CD8DB55"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45" w:history="1">
        <w:r w:rsidR="009D2E76" w:rsidRPr="00832D6E">
          <w:rPr>
            <w:rStyle w:val="Hyperlink"/>
            <w:noProof/>
          </w:rPr>
          <w:t>Initial training</w:t>
        </w:r>
        <w:r w:rsidR="009D2E76">
          <w:rPr>
            <w:noProof/>
            <w:webHidden/>
          </w:rPr>
          <w:tab/>
        </w:r>
        <w:r w:rsidR="009D2E76">
          <w:rPr>
            <w:noProof/>
            <w:webHidden/>
          </w:rPr>
          <w:fldChar w:fldCharType="begin"/>
        </w:r>
        <w:r w:rsidR="009D2E76">
          <w:rPr>
            <w:noProof/>
            <w:webHidden/>
          </w:rPr>
          <w:instrText xml:space="preserve"> PAGEREF _Toc49524145 \h </w:instrText>
        </w:r>
        <w:r w:rsidR="009D2E76">
          <w:rPr>
            <w:noProof/>
            <w:webHidden/>
          </w:rPr>
        </w:r>
        <w:r w:rsidR="009D2E76">
          <w:rPr>
            <w:noProof/>
            <w:webHidden/>
          </w:rPr>
          <w:fldChar w:fldCharType="separate"/>
        </w:r>
        <w:r w:rsidR="009D2E76">
          <w:rPr>
            <w:noProof/>
            <w:webHidden/>
          </w:rPr>
          <w:t>33</w:t>
        </w:r>
        <w:r w:rsidR="009D2E76">
          <w:rPr>
            <w:noProof/>
            <w:webHidden/>
          </w:rPr>
          <w:fldChar w:fldCharType="end"/>
        </w:r>
      </w:hyperlink>
    </w:p>
    <w:p w14:paraId="0663262C"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46" w:history="1">
        <w:r w:rsidR="009D2E76" w:rsidRPr="00832D6E">
          <w:rPr>
            <w:rStyle w:val="Hyperlink"/>
            <w:noProof/>
          </w:rPr>
          <w:t>Ongoing training</w:t>
        </w:r>
        <w:r w:rsidR="009D2E76">
          <w:rPr>
            <w:noProof/>
            <w:webHidden/>
          </w:rPr>
          <w:tab/>
        </w:r>
        <w:r w:rsidR="009D2E76">
          <w:rPr>
            <w:noProof/>
            <w:webHidden/>
          </w:rPr>
          <w:fldChar w:fldCharType="begin"/>
        </w:r>
        <w:r w:rsidR="009D2E76">
          <w:rPr>
            <w:noProof/>
            <w:webHidden/>
          </w:rPr>
          <w:instrText xml:space="preserve"> PAGEREF _Toc49524146 \h </w:instrText>
        </w:r>
        <w:r w:rsidR="009D2E76">
          <w:rPr>
            <w:noProof/>
            <w:webHidden/>
          </w:rPr>
        </w:r>
        <w:r w:rsidR="009D2E76">
          <w:rPr>
            <w:noProof/>
            <w:webHidden/>
          </w:rPr>
          <w:fldChar w:fldCharType="separate"/>
        </w:r>
        <w:r w:rsidR="009D2E76">
          <w:rPr>
            <w:noProof/>
            <w:webHidden/>
          </w:rPr>
          <w:t>33</w:t>
        </w:r>
        <w:r w:rsidR="009D2E76">
          <w:rPr>
            <w:noProof/>
            <w:webHidden/>
          </w:rPr>
          <w:fldChar w:fldCharType="end"/>
        </w:r>
      </w:hyperlink>
    </w:p>
    <w:p w14:paraId="24BC14BE"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47" w:history="1">
        <w:r w:rsidR="009D2E76" w:rsidRPr="00832D6E">
          <w:rPr>
            <w:rStyle w:val="Hyperlink"/>
            <w:noProof/>
          </w:rPr>
          <w:t>Resources</w:t>
        </w:r>
        <w:r w:rsidR="009D2E76">
          <w:rPr>
            <w:noProof/>
            <w:webHidden/>
          </w:rPr>
          <w:tab/>
        </w:r>
        <w:r w:rsidR="009D2E76">
          <w:rPr>
            <w:noProof/>
            <w:webHidden/>
          </w:rPr>
          <w:fldChar w:fldCharType="begin"/>
        </w:r>
        <w:r w:rsidR="009D2E76">
          <w:rPr>
            <w:noProof/>
            <w:webHidden/>
          </w:rPr>
          <w:instrText xml:space="preserve"> PAGEREF _Toc49524147 \h </w:instrText>
        </w:r>
        <w:r w:rsidR="009D2E76">
          <w:rPr>
            <w:noProof/>
            <w:webHidden/>
          </w:rPr>
        </w:r>
        <w:r w:rsidR="009D2E76">
          <w:rPr>
            <w:noProof/>
            <w:webHidden/>
          </w:rPr>
          <w:fldChar w:fldCharType="separate"/>
        </w:r>
        <w:r w:rsidR="009D2E76">
          <w:rPr>
            <w:noProof/>
            <w:webHidden/>
          </w:rPr>
          <w:t>34</w:t>
        </w:r>
        <w:r w:rsidR="009D2E76">
          <w:rPr>
            <w:noProof/>
            <w:webHidden/>
          </w:rPr>
          <w:fldChar w:fldCharType="end"/>
        </w:r>
      </w:hyperlink>
    </w:p>
    <w:p w14:paraId="5E747DAF" w14:textId="77777777" w:rsidR="009D2E76" w:rsidRDefault="00CE292C" w:rsidP="009D2E76">
      <w:pPr>
        <w:pStyle w:val="TOC1"/>
        <w:tabs>
          <w:tab w:val="right" w:leader="underscore" w:pos="9350"/>
        </w:tabs>
        <w:rPr>
          <w:rFonts w:asciiTheme="minorHAnsi" w:eastAsiaTheme="minorEastAsia" w:hAnsiTheme="minorHAnsi"/>
          <w:b w:val="0"/>
          <w:bCs w:val="0"/>
          <w:i w:val="0"/>
          <w:iCs w:val="0"/>
          <w:noProof/>
          <w:color w:val="auto"/>
        </w:rPr>
      </w:pPr>
      <w:hyperlink w:anchor="_Toc49524149" w:history="1">
        <w:r w:rsidR="009D2E76" w:rsidRPr="00832D6E">
          <w:rPr>
            <w:rStyle w:val="Hyperlink"/>
            <w:noProof/>
          </w:rPr>
          <w:t>CHAPTER 7. MONITOR AND EVALUATE</w:t>
        </w:r>
        <w:r w:rsidR="009D2E76">
          <w:rPr>
            <w:noProof/>
            <w:webHidden/>
          </w:rPr>
          <w:tab/>
        </w:r>
        <w:r w:rsidR="009D2E76">
          <w:rPr>
            <w:noProof/>
            <w:webHidden/>
          </w:rPr>
          <w:fldChar w:fldCharType="begin"/>
        </w:r>
        <w:r w:rsidR="009D2E76">
          <w:rPr>
            <w:noProof/>
            <w:webHidden/>
          </w:rPr>
          <w:instrText xml:space="preserve"> PAGEREF _Toc49524149 \h </w:instrText>
        </w:r>
        <w:r w:rsidR="009D2E76">
          <w:rPr>
            <w:noProof/>
            <w:webHidden/>
          </w:rPr>
        </w:r>
        <w:r w:rsidR="009D2E76">
          <w:rPr>
            <w:noProof/>
            <w:webHidden/>
          </w:rPr>
          <w:fldChar w:fldCharType="separate"/>
        </w:r>
        <w:r w:rsidR="009D2E76">
          <w:rPr>
            <w:noProof/>
            <w:webHidden/>
          </w:rPr>
          <w:t>35</w:t>
        </w:r>
        <w:r w:rsidR="009D2E76">
          <w:rPr>
            <w:noProof/>
            <w:webHidden/>
          </w:rPr>
          <w:fldChar w:fldCharType="end"/>
        </w:r>
      </w:hyperlink>
    </w:p>
    <w:p w14:paraId="36069969"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50" w:history="1">
        <w:r w:rsidR="009D2E76" w:rsidRPr="00832D6E">
          <w:rPr>
            <w:rStyle w:val="Hyperlink"/>
            <w:noProof/>
          </w:rPr>
          <w:t>Identify indicators of success</w:t>
        </w:r>
        <w:r w:rsidR="009D2E76">
          <w:rPr>
            <w:noProof/>
            <w:webHidden/>
          </w:rPr>
          <w:tab/>
        </w:r>
        <w:r w:rsidR="009D2E76">
          <w:rPr>
            <w:noProof/>
            <w:webHidden/>
          </w:rPr>
          <w:fldChar w:fldCharType="begin"/>
        </w:r>
        <w:r w:rsidR="009D2E76">
          <w:rPr>
            <w:noProof/>
            <w:webHidden/>
          </w:rPr>
          <w:instrText xml:space="preserve"> PAGEREF _Toc49524150 \h </w:instrText>
        </w:r>
        <w:r w:rsidR="009D2E76">
          <w:rPr>
            <w:noProof/>
            <w:webHidden/>
          </w:rPr>
        </w:r>
        <w:r w:rsidR="009D2E76">
          <w:rPr>
            <w:noProof/>
            <w:webHidden/>
          </w:rPr>
          <w:fldChar w:fldCharType="separate"/>
        </w:r>
        <w:r w:rsidR="009D2E76">
          <w:rPr>
            <w:noProof/>
            <w:webHidden/>
          </w:rPr>
          <w:t>35</w:t>
        </w:r>
        <w:r w:rsidR="009D2E76">
          <w:rPr>
            <w:noProof/>
            <w:webHidden/>
          </w:rPr>
          <w:fldChar w:fldCharType="end"/>
        </w:r>
      </w:hyperlink>
    </w:p>
    <w:p w14:paraId="36382E22"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51" w:history="1">
        <w:r w:rsidR="009D2E76" w:rsidRPr="00832D6E">
          <w:rPr>
            <w:rStyle w:val="Hyperlink"/>
            <w:noProof/>
          </w:rPr>
          <w:t>Determine process and timing</w:t>
        </w:r>
        <w:r w:rsidR="009D2E76">
          <w:rPr>
            <w:noProof/>
            <w:webHidden/>
          </w:rPr>
          <w:tab/>
        </w:r>
        <w:r w:rsidR="009D2E76">
          <w:rPr>
            <w:noProof/>
            <w:webHidden/>
          </w:rPr>
          <w:fldChar w:fldCharType="begin"/>
        </w:r>
        <w:r w:rsidR="009D2E76">
          <w:rPr>
            <w:noProof/>
            <w:webHidden/>
          </w:rPr>
          <w:instrText xml:space="preserve"> PAGEREF _Toc49524151 \h </w:instrText>
        </w:r>
        <w:r w:rsidR="009D2E76">
          <w:rPr>
            <w:noProof/>
            <w:webHidden/>
          </w:rPr>
        </w:r>
        <w:r w:rsidR="009D2E76">
          <w:rPr>
            <w:noProof/>
            <w:webHidden/>
          </w:rPr>
          <w:fldChar w:fldCharType="separate"/>
        </w:r>
        <w:r w:rsidR="009D2E76">
          <w:rPr>
            <w:noProof/>
            <w:webHidden/>
          </w:rPr>
          <w:t>36</w:t>
        </w:r>
        <w:r w:rsidR="009D2E76">
          <w:rPr>
            <w:noProof/>
            <w:webHidden/>
          </w:rPr>
          <w:fldChar w:fldCharType="end"/>
        </w:r>
      </w:hyperlink>
    </w:p>
    <w:p w14:paraId="244E91CA"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52" w:history="1">
        <w:r w:rsidR="009D2E76" w:rsidRPr="00832D6E">
          <w:rPr>
            <w:rStyle w:val="Hyperlink"/>
            <w:noProof/>
          </w:rPr>
          <w:t>Implement a process of continuous quality improvement</w:t>
        </w:r>
        <w:r w:rsidR="009D2E76">
          <w:rPr>
            <w:noProof/>
            <w:webHidden/>
          </w:rPr>
          <w:tab/>
        </w:r>
        <w:r w:rsidR="009D2E76">
          <w:rPr>
            <w:noProof/>
            <w:webHidden/>
          </w:rPr>
          <w:fldChar w:fldCharType="begin"/>
        </w:r>
        <w:r w:rsidR="009D2E76">
          <w:rPr>
            <w:noProof/>
            <w:webHidden/>
          </w:rPr>
          <w:instrText xml:space="preserve"> PAGEREF _Toc49524152 \h </w:instrText>
        </w:r>
        <w:r w:rsidR="009D2E76">
          <w:rPr>
            <w:noProof/>
            <w:webHidden/>
          </w:rPr>
        </w:r>
        <w:r w:rsidR="009D2E76">
          <w:rPr>
            <w:noProof/>
            <w:webHidden/>
          </w:rPr>
          <w:fldChar w:fldCharType="separate"/>
        </w:r>
        <w:r w:rsidR="009D2E76">
          <w:rPr>
            <w:noProof/>
            <w:webHidden/>
          </w:rPr>
          <w:t>36</w:t>
        </w:r>
        <w:r w:rsidR="009D2E76">
          <w:rPr>
            <w:noProof/>
            <w:webHidden/>
          </w:rPr>
          <w:fldChar w:fldCharType="end"/>
        </w:r>
      </w:hyperlink>
    </w:p>
    <w:p w14:paraId="753BB823" w14:textId="77777777" w:rsidR="009D2E76" w:rsidRDefault="00CE292C" w:rsidP="009D2E76">
      <w:pPr>
        <w:pStyle w:val="TOC2"/>
        <w:tabs>
          <w:tab w:val="right" w:leader="underscore" w:pos="9350"/>
        </w:tabs>
        <w:rPr>
          <w:rFonts w:asciiTheme="minorHAnsi" w:eastAsiaTheme="minorEastAsia" w:hAnsiTheme="minorHAnsi"/>
          <w:b w:val="0"/>
          <w:bCs w:val="0"/>
          <w:noProof/>
          <w:color w:val="auto"/>
          <w:sz w:val="24"/>
          <w:szCs w:val="24"/>
        </w:rPr>
      </w:pPr>
      <w:hyperlink w:anchor="_Toc49524153" w:history="1">
        <w:r w:rsidR="009D2E76" w:rsidRPr="00832D6E">
          <w:rPr>
            <w:rStyle w:val="Hyperlink"/>
            <w:noProof/>
          </w:rPr>
          <w:t>Resources</w:t>
        </w:r>
        <w:r w:rsidR="009D2E76">
          <w:rPr>
            <w:noProof/>
            <w:webHidden/>
          </w:rPr>
          <w:tab/>
        </w:r>
        <w:r w:rsidR="009D2E76">
          <w:rPr>
            <w:noProof/>
            <w:webHidden/>
          </w:rPr>
          <w:fldChar w:fldCharType="begin"/>
        </w:r>
        <w:r w:rsidR="009D2E76">
          <w:rPr>
            <w:noProof/>
            <w:webHidden/>
          </w:rPr>
          <w:instrText xml:space="preserve"> PAGEREF _Toc49524153 \h </w:instrText>
        </w:r>
        <w:r w:rsidR="009D2E76">
          <w:rPr>
            <w:noProof/>
            <w:webHidden/>
          </w:rPr>
        </w:r>
        <w:r w:rsidR="009D2E76">
          <w:rPr>
            <w:noProof/>
            <w:webHidden/>
          </w:rPr>
          <w:fldChar w:fldCharType="separate"/>
        </w:r>
        <w:r w:rsidR="009D2E76">
          <w:rPr>
            <w:noProof/>
            <w:webHidden/>
          </w:rPr>
          <w:t>38</w:t>
        </w:r>
        <w:r w:rsidR="009D2E76">
          <w:rPr>
            <w:noProof/>
            <w:webHidden/>
          </w:rPr>
          <w:fldChar w:fldCharType="end"/>
        </w:r>
      </w:hyperlink>
    </w:p>
    <w:p w14:paraId="0F141B0B" w14:textId="77777777" w:rsidR="009D2E76" w:rsidRDefault="00CE292C" w:rsidP="009D2E76">
      <w:pPr>
        <w:pStyle w:val="TOC1"/>
        <w:tabs>
          <w:tab w:val="right" w:leader="underscore" w:pos="9350"/>
        </w:tabs>
        <w:rPr>
          <w:rFonts w:asciiTheme="minorHAnsi" w:eastAsiaTheme="minorEastAsia" w:hAnsiTheme="minorHAnsi"/>
          <w:b w:val="0"/>
          <w:bCs w:val="0"/>
          <w:i w:val="0"/>
          <w:iCs w:val="0"/>
          <w:noProof/>
          <w:color w:val="auto"/>
        </w:rPr>
      </w:pPr>
      <w:hyperlink w:anchor="_Toc49524154" w:history="1">
        <w:r w:rsidR="009D2E76" w:rsidRPr="00832D6E">
          <w:rPr>
            <w:rStyle w:val="Hyperlink"/>
            <w:noProof/>
          </w:rPr>
          <w:t>REFERENCES</w:t>
        </w:r>
        <w:r w:rsidR="009D2E76">
          <w:rPr>
            <w:noProof/>
            <w:webHidden/>
          </w:rPr>
          <w:tab/>
        </w:r>
        <w:r w:rsidR="009D2E76">
          <w:rPr>
            <w:noProof/>
            <w:webHidden/>
          </w:rPr>
          <w:fldChar w:fldCharType="begin"/>
        </w:r>
        <w:r w:rsidR="009D2E76">
          <w:rPr>
            <w:noProof/>
            <w:webHidden/>
          </w:rPr>
          <w:instrText xml:space="preserve"> PAGEREF _Toc49524154 \h </w:instrText>
        </w:r>
        <w:r w:rsidR="009D2E76">
          <w:rPr>
            <w:noProof/>
            <w:webHidden/>
          </w:rPr>
        </w:r>
        <w:r w:rsidR="009D2E76">
          <w:rPr>
            <w:noProof/>
            <w:webHidden/>
          </w:rPr>
          <w:fldChar w:fldCharType="separate"/>
        </w:r>
        <w:r w:rsidR="009D2E76">
          <w:rPr>
            <w:noProof/>
            <w:webHidden/>
          </w:rPr>
          <w:t>39</w:t>
        </w:r>
        <w:r w:rsidR="009D2E76">
          <w:rPr>
            <w:noProof/>
            <w:webHidden/>
          </w:rPr>
          <w:fldChar w:fldCharType="end"/>
        </w:r>
      </w:hyperlink>
    </w:p>
    <w:p w14:paraId="115E2015" w14:textId="77777777" w:rsidR="009D2E76" w:rsidRDefault="00CE292C" w:rsidP="009D2E76">
      <w:pPr>
        <w:pStyle w:val="TOC1"/>
        <w:tabs>
          <w:tab w:val="right" w:leader="underscore" w:pos="9350"/>
        </w:tabs>
        <w:rPr>
          <w:rFonts w:asciiTheme="minorHAnsi" w:eastAsiaTheme="minorEastAsia" w:hAnsiTheme="minorHAnsi"/>
          <w:b w:val="0"/>
          <w:bCs w:val="0"/>
          <w:i w:val="0"/>
          <w:iCs w:val="0"/>
          <w:noProof/>
          <w:color w:val="auto"/>
        </w:rPr>
      </w:pPr>
      <w:hyperlink w:anchor="_Toc49524155" w:history="1">
        <w:r w:rsidR="009D2E76" w:rsidRPr="00832D6E">
          <w:rPr>
            <w:rStyle w:val="Hyperlink"/>
            <w:noProof/>
          </w:rPr>
          <w:t>APPENDIX 1. List of Abbreviations</w:t>
        </w:r>
        <w:r w:rsidR="009D2E76">
          <w:rPr>
            <w:noProof/>
            <w:webHidden/>
          </w:rPr>
          <w:tab/>
        </w:r>
        <w:r w:rsidR="009D2E76">
          <w:rPr>
            <w:noProof/>
            <w:webHidden/>
          </w:rPr>
          <w:fldChar w:fldCharType="begin"/>
        </w:r>
        <w:r w:rsidR="009D2E76">
          <w:rPr>
            <w:noProof/>
            <w:webHidden/>
          </w:rPr>
          <w:instrText xml:space="preserve"> PAGEREF _Toc49524155 \h </w:instrText>
        </w:r>
        <w:r w:rsidR="009D2E76">
          <w:rPr>
            <w:noProof/>
            <w:webHidden/>
          </w:rPr>
        </w:r>
        <w:r w:rsidR="009D2E76">
          <w:rPr>
            <w:noProof/>
            <w:webHidden/>
          </w:rPr>
          <w:fldChar w:fldCharType="separate"/>
        </w:r>
        <w:r w:rsidR="009D2E76">
          <w:rPr>
            <w:noProof/>
            <w:webHidden/>
          </w:rPr>
          <w:t>43</w:t>
        </w:r>
        <w:r w:rsidR="009D2E76">
          <w:rPr>
            <w:noProof/>
            <w:webHidden/>
          </w:rPr>
          <w:fldChar w:fldCharType="end"/>
        </w:r>
      </w:hyperlink>
    </w:p>
    <w:p w14:paraId="63018A1D" w14:textId="77777777" w:rsidR="009D2E76" w:rsidRDefault="00CE292C" w:rsidP="009D2E76">
      <w:pPr>
        <w:pStyle w:val="TOC1"/>
        <w:tabs>
          <w:tab w:val="right" w:leader="underscore" w:pos="9350"/>
        </w:tabs>
        <w:rPr>
          <w:rFonts w:asciiTheme="minorHAnsi" w:eastAsiaTheme="minorEastAsia" w:hAnsiTheme="minorHAnsi"/>
          <w:b w:val="0"/>
          <w:bCs w:val="0"/>
          <w:i w:val="0"/>
          <w:iCs w:val="0"/>
          <w:noProof/>
          <w:color w:val="auto"/>
        </w:rPr>
      </w:pPr>
      <w:hyperlink w:anchor="_Toc49524156" w:history="1">
        <w:r w:rsidR="009D2E76" w:rsidRPr="00832D6E">
          <w:rPr>
            <w:rStyle w:val="Hyperlink"/>
            <w:noProof/>
          </w:rPr>
          <w:t>APPENDIX 2. Glossary</w:t>
        </w:r>
        <w:r w:rsidR="009D2E76">
          <w:rPr>
            <w:noProof/>
            <w:webHidden/>
          </w:rPr>
          <w:tab/>
        </w:r>
        <w:r w:rsidR="009D2E76">
          <w:rPr>
            <w:noProof/>
            <w:webHidden/>
          </w:rPr>
          <w:fldChar w:fldCharType="begin"/>
        </w:r>
        <w:r w:rsidR="009D2E76">
          <w:rPr>
            <w:noProof/>
            <w:webHidden/>
          </w:rPr>
          <w:instrText xml:space="preserve"> PAGEREF _Toc49524156 \h </w:instrText>
        </w:r>
        <w:r w:rsidR="009D2E76">
          <w:rPr>
            <w:noProof/>
            <w:webHidden/>
          </w:rPr>
        </w:r>
        <w:r w:rsidR="009D2E76">
          <w:rPr>
            <w:noProof/>
            <w:webHidden/>
          </w:rPr>
          <w:fldChar w:fldCharType="separate"/>
        </w:r>
        <w:r w:rsidR="009D2E76">
          <w:rPr>
            <w:b w:val="0"/>
            <w:noProof/>
            <w:webHidden/>
          </w:rPr>
          <w:t>Error! Bookmark not defined.</w:t>
        </w:r>
        <w:r w:rsidR="009D2E76">
          <w:rPr>
            <w:noProof/>
            <w:webHidden/>
          </w:rPr>
          <w:fldChar w:fldCharType="end"/>
        </w:r>
      </w:hyperlink>
    </w:p>
    <w:p w14:paraId="4D1C551F" w14:textId="77777777" w:rsidR="009D2E76" w:rsidRPr="0087588B" w:rsidRDefault="009D2E76" w:rsidP="009D2E76">
      <w:pPr>
        <w:rPr>
          <w:rFonts w:ascii="Arial" w:hAnsi="Arial" w:cs="Arial"/>
        </w:rPr>
      </w:pPr>
      <w:r>
        <w:rPr>
          <w:rFonts w:ascii="Arial" w:hAnsi="Arial" w:cs="Arial"/>
          <w:color w:val="2F5496" w:themeColor="accent1" w:themeShade="BF"/>
        </w:rPr>
        <w:fldChar w:fldCharType="end"/>
      </w:r>
    </w:p>
    <w:p w14:paraId="52FA7741" w14:textId="77777777" w:rsidR="009D2E76" w:rsidRPr="0087588B" w:rsidRDefault="009D2E76" w:rsidP="009D2E76">
      <w:pPr>
        <w:rPr>
          <w:rFonts w:ascii="Arial" w:hAnsi="Arial" w:cs="Arial"/>
        </w:rPr>
      </w:pPr>
      <w:r w:rsidRPr="0087588B">
        <w:rPr>
          <w:rFonts w:ascii="Arial" w:hAnsi="Arial" w:cs="Arial"/>
        </w:rPr>
        <w:br w:type="page"/>
      </w:r>
    </w:p>
    <w:p w14:paraId="76F1CDC1" w14:textId="37F2341E" w:rsidR="000E6778" w:rsidRPr="006371EA" w:rsidRDefault="00C22466" w:rsidP="006371EA">
      <w:pPr>
        <w:pStyle w:val="Heading1"/>
      </w:pPr>
      <w:r w:rsidRPr="0087588B">
        <w:lastRenderedPageBreak/>
        <w:t>OVERVIEW</w:t>
      </w:r>
      <w:bookmarkEnd w:id="1"/>
      <w:bookmarkEnd w:id="2"/>
    </w:p>
    <w:p w14:paraId="25206B66" w14:textId="103BB028" w:rsidR="00DD7E03" w:rsidRPr="0087588B" w:rsidRDefault="00DD7E03" w:rsidP="009B1A80">
      <w:pPr>
        <w:pStyle w:val="Style1"/>
      </w:pPr>
      <w:bookmarkStart w:id="3" w:name="_Toc49509556"/>
      <w:bookmarkStart w:id="4" w:name="_Toc49863312"/>
      <w:r w:rsidRPr="0087588B">
        <w:t>Introduction</w:t>
      </w:r>
      <w:r w:rsidR="00BB2E67" w:rsidRPr="0087588B">
        <w:t>: What is a PRO?</w:t>
      </w:r>
      <w:bookmarkEnd w:id="3"/>
      <w:bookmarkEnd w:id="4"/>
    </w:p>
    <w:p w14:paraId="0AFDCA93" w14:textId="77777777" w:rsidR="009D2E76" w:rsidRPr="0087588B" w:rsidRDefault="009D2E76" w:rsidP="009D2E76">
      <w:pPr>
        <w:pStyle w:val="BodyText"/>
        <w:spacing w:line="240" w:lineRule="auto"/>
        <w:rPr>
          <w:rFonts w:ascii="Arial" w:hAnsi="Arial" w:cs="Arial"/>
          <w:lang w:val="en-GB"/>
        </w:rPr>
      </w:pPr>
      <w:bookmarkStart w:id="5" w:name="_Toc49509557"/>
      <w:bookmarkStart w:id="6" w:name="_Toc49863313"/>
      <w:r w:rsidRPr="0087588B">
        <w:rPr>
          <w:rFonts w:ascii="Arial" w:hAnsi="Arial" w:cs="Arial"/>
          <w:lang w:val="en-GB"/>
        </w:rPr>
        <w:t>A patient-reported measure or outcome (PRO) is defined as “any report of the status of a patient’s health condition that comes directly from the patient without interpretation of the patient’s response by a clinician or anyone else”</w:t>
      </w:r>
      <w:r w:rsidRPr="0087588B">
        <w:rPr>
          <w:rFonts w:ascii="Arial" w:hAnsi="Arial" w:cs="Arial"/>
          <w:lang w:val="en-GB"/>
        </w:rPr>
        <w:fldChar w:fldCharType="begin">
          <w:fldData xml:space="preserve">PEVuZE5vdGU+PENpdGU+PEF1dGhvcj5TbnlkZXI8L0F1dGhvcj48WWVhcj4yMDEyPC9ZZWFyPjxS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</w:fldData>
        </w:fldChar>
      </w:r>
      <w:r w:rsidRPr="0087588B">
        <w:rPr>
          <w:rFonts w:ascii="Arial" w:hAnsi="Arial" w:cs="Arial"/>
          <w:lang w:val="en-GB"/>
        </w:rPr>
        <w:instrText xml:space="preserve"> ADDIN EN.CITE </w:instrText>
      </w:r>
      <w:r w:rsidRPr="0087588B">
        <w:rPr>
          <w:rFonts w:ascii="Arial" w:hAnsi="Arial" w:cs="Arial"/>
          <w:lang w:val="en-GB"/>
        </w:rPr>
        <w:fldChar w:fldCharType="begin">
          <w:fldData xml:space="preserve">PEVuZE5vdGU+PENpdGU+PEF1dGhvcj5TbnlkZXI8L0F1dGhvcj48WWVhcj4yMDEyPC9ZZWFyPjxS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</w:fldData>
        </w:fldChar>
      </w:r>
      <w:r w:rsidRPr="0087588B">
        <w:rPr>
          <w:rFonts w:ascii="Arial" w:hAnsi="Arial" w:cs="Arial"/>
          <w:lang w:val="en-GB"/>
        </w:rPr>
        <w:instrText xml:space="preserve"> ADDIN EN.CITE.DATA </w:instrText>
      </w:r>
      <w:r w:rsidRPr="0087588B">
        <w:rPr>
          <w:rFonts w:ascii="Arial" w:hAnsi="Arial" w:cs="Arial"/>
          <w:lang w:val="en-GB"/>
        </w:rPr>
      </w:r>
      <w:r w:rsidRPr="0087588B">
        <w:rPr>
          <w:rFonts w:ascii="Arial" w:hAnsi="Arial" w:cs="Arial"/>
          <w:lang w:val="en-GB"/>
        </w:rPr>
        <w:fldChar w:fldCharType="end"/>
      </w:r>
      <w:r w:rsidRPr="0087588B">
        <w:rPr>
          <w:rFonts w:ascii="Arial" w:hAnsi="Arial" w:cs="Arial"/>
          <w:lang w:val="en-GB"/>
        </w:rPr>
      </w:r>
      <w:r w:rsidRPr="0087588B">
        <w:rPr>
          <w:rFonts w:ascii="Arial" w:hAnsi="Arial" w:cs="Arial"/>
          <w:lang w:val="en-GB"/>
        </w:rPr>
        <w:fldChar w:fldCharType="separate"/>
      </w:r>
      <w:r w:rsidRPr="0087588B">
        <w:rPr>
          <w:rFonts w:ascii="Arial" w:hAnsi="Arial" w:cs="Arial"/>
          <w:noProof/>
          <w:vertAlign w:val="superscript"/>
          <w:lang w:val="en-GB"/>
        </w:rPr>
        <w:t>1</w:t>
      </w:r>
      <w:r w:rsidRPr="0087588B">
        <w:rPr>
          <w:rFonts w:ascii="Arial" w:hAnsi="Arial" w:cs="Arial"/>
          <w:lang w:val="en-GB"/>
        </w:rPr>
        <w:fldChar w:fldCharType="end"/>
      </w:r>
      <w:r w:rsidRPr="0087588B">
        <w:rPr>
          <w:rFonts w:ascii="Arial" w:hAnsi="Arial" w:cs="Arial"/>
          <w:lang w:val="en-GB"/>
        </w:rPr>
        <w:t xml:space="preserve">. PROs provide the patient perspective </w:t>
      </w:r>
      <w:r w:rsidRPr="0087588B">
        <w:rPr>
          <w:rFonts w:ascii="Arial" w:hAnsi="Arial" w:cs="Arial"/>
          <w:color w:val="000000"/>
        </w:rPr>
        <w:t xml:space="preserve">of the effects of disease and treatment </w:t>
      </w:r>
      <w:r w:rsidRPr="0087588B">
        <w:rPr>
          <w:rFonts w:ascii="Arial" w:hAnsi="Arial" w:cs="Arial"/>
          <w:lang w:val="en-GB"/>
        </w:rPr>
        <w:t xml:space="preserve">including comprehensive assessment of symptoms </w:t>
      </w:r>
      <w:r>
        <w:rPr>
          <w:rFonts w:ascii="Arial" w:hAnsi="Arial" w:cs="Arial"/>
          <w:lang w:val="en-GB"/>
        </w:rPr>
        <w:t>such as</w:t>
      </w:r>
      <w:r w:rsidRPr="0087588B">
        <w:rPr>
          <w:rFonts w:ascii="Arial" w:hAnsi="Arial" w:cs="Arial"/>
          <w:lang w:val="en-GB"/>
        </w:rPr>
        <w:t xml:space="preserve"> mental health symptoms </w:t>
      </w:r>
      <w:r>
        <w:rPr>
          <w:rFonts w:ascii="Arial" w:hAnsi="Arial" w:cs="Arial"/>
          <w:lang w:val="en-GB"/>
        </w:rPr>
        <w:t>like</w:t>
      </w:r>
      <w:r w:rsidRPr="0087588B">
        <w:rPr>
          <w:rFonts w:ascii="Arial" w:hAnsi="Arial" w:cs="Arial"/>
          <w:lang w:val="en-GB"/>
        </w:rPr>
        <w:t xml:space="preserve"> depression/anxiety; well-being and satisfaction; health </w:t>
      </w:r>
      <w:proofErr w:type="spellStart"/>
      <w:r w:rsidRPr="0087588B">
        <w:rPr>
          <w:rFonts w:ascii="Arial" w:hAnsi="Arial" w:cs="Arial"/>
          <w:lang w:val="en-GB"/>
        </w:rPr>
        <w:t>behaviors</w:t>
      </w:r>
      <w:proofErr w:type="spellEnd"/>
      <w:r w:rsidRPr="0087588B">
        <w:rPr>
          <w:rFonts w:ascii="Arial" w:hAnsi="Arial" w:cs="Arial"/>
          <w:lang w:val="en-GB"/>
        </w:rPr>
        <w:t xml:space="preserve"> such as medication adherence; risk </w:t>
      </w:r>
      <w:proofErr w:type="spellStart"/>
      <w:r w:rsidRPr="0087588B">
        <w:rPr>
          <w:rFonts w:ascii="Arial" w:hAnsi="Arial" w:cs="Arial"/>
          <w:lang w:val="en-GB"/>
        </w:rPr>
        <w:t>behaviors</w:t>
      </w:r>
      <w:proofErr w:type="spellEnd"/>
      <w:r w:rsidRPr="0087588B">
        <w:rPr>
          <w:rFonts w:ascii="Arial" w:hAnsi="Arial" w:cs="Arial"/>
          <w:lang w:val="en-GB"/>
        </w:rPr>
        <w:t xml:space="preserve"> such as substance use and sexual risk </w:t>
      </w:r>
      <w:proofErr w:type="spellStart"/>
      <w:r w:rsidRPr="0087588B">
        <w:rPr>
          <w:rFonts w:ascii="Arial" w:hAnsi="Arial" w:cs="Arial"/>
          <w:lang w:val="en-GB"/>
        </w:rPr>
        <w:t>behavior</w:t>
      </w:r>
      <w:proofErr w:type="spellEnd"/>
      <w:r w:rsidRPr="0087588B">
        <w:rPr>
          <w:rFonts w:ascii="Arial" w:hAnsi="Arial" w:cs="Arial"/>
          <w:lang w:val="en-GB"/>
        </w:rPr>
        <w:t>; as well as other social determinants of health and practical or safety information such as housing status and intimate partner violence.</w:t>
      </w:r>
      <w:r>
        <w:rPr>
          <w:rFonts w:ascii="Arial" w:hAnsi="Arial" w:cs="Arial"/>
          <w:lang w:val="en-GB"/>
        </w:rPr>
        <w:t xml:space="preserve"> </w:t>
      </w:r>
    </w:p>
    <w:p w14:paraId="2DBA3D01" w14:textId="602E5429" w:rsidR="0087178C" w:rsidRPr="009D2E76" w:rsidRDefault="0087178C" w:rsidP="009B1A80">
      <w:pPr>
        <w:pStyle w:val="Style1"/>
      </w:pPr>
      <w:r w:rsidRPr="009D2E76">
        <w:t>Evolution of PROs</w:t>
      </w:r>
      <w:r w:rsidRPr="006371EA">
        <w:t xml:space="preserve"> in ca</w:t>
      </w:r>
      <w:r w:rsidR="00D13F34" w:rsidRPr="006371EA">
        <w:t>r</w:t>
      </w:r>
      <w:r w:rsidRPr="006371EA">
        <w:t>e</w:t>
      </w:r>
      <w:bookmarkEnd w:id="5"/>
      <w:bookmarkEnd w:id="6"/>
    </w:p>
    <w:p w14:paraId="43833113" w14:textId="60C32E94" w:rsidR="009D2E76" w:rsidRPr="00DB13CF" w:rsidRDefault="009D2E76" w:rsidP="009D2E76">
      <w:pPr>
        <w:pStyle w:val="BodyText"/>
        <w:spacing w:line="240" w:lineRule="auto"/>
        <w:rPr>
          <w:rFonts w:ascii="Arial" w:hAnsi="Arial" w:cs="Arial"/>
          <w:lang w:val="en-GB"/>
        </w:rPr>
      </w:pPr>
      <w:bookmarkStart w:id="7" w:name="_Toc49509558"/>
      <w:bookmarkStart w:id="8" w:name="_Toc49863314"/>
      <w:r w:rsidRPr="00A52430">
        <w:rPr>
          <w:rFonts w:ascii="Arial" w:hAnsi="Arial" w:cs="Arial"/>
          <w:lang w:val="en-GB"/>
        </w:rPr>
        <w:t xml:space="preserve">While historically PROs have had a </w:t>
      </w:r>
      <w:r w:rsidRPr="00DB13CF">
        <w:rPr>
          <w:rFonts w:ascii="Arial" w:hAnsi="Arial" w:cs="Arial"/>
          <w:lang w:val="en-GB"/>
        </w:rPr>
        <w:t xml:space="preserve">much larger role in research than care, the use of PROs in clinical care has been increasing as a result of several key developments. These include the rapid progression of technological infrastructure leading to the expanded incorporation of touch-screen tablets, internet-based applications, and </w:t>
      </w:r>
      <w:r w:rsidR="005D7840">
        <w:rPr>
          <w:rFonts w:ascii="Arial" w:hAnsi="Arial" w:cs="Arial"/>
          <w:lang w:val="en-GB"/>
        </w:rPr>
        <w:t>electronic health records (</w:t>
      </w:r>
      <w:r w:rsidRPr="00DB13CF">
        <w:rPr>
          <w:rFonts w:ascii="Arial" w:hAnsi="Arial" w:cs="Arial"/>
          <w:lang w:val="en-GB"/>
        </w:rPr>
        <w:t>EHRs</w:t>
      </w:r>
      <w:r w:rsidR="005D7840">
        <w:rPr>
          <w:rFonts w:ascii="Arial" w:hAnsi="Arial" w:cs="Arial"/>
          <w:lang w:val="en-GB"/>
        </w:rPr>
        <w:t>)</w:t>
      </w:r>
      <w:r w:rsidRPr="00DB13CF">
        <w:rPr>
          <w:rFonts w:ascii="Arial" w:hAnsi="Arial" w:cs="Arial"/>
          <w:lang w:val="en-GB"/>
        </w:rPr>
        <w:t xml:space="preserve"> in clinical care</w:t>
      </w:r>
      <w:r w:rsidRPr="00DB13CF">
        <w:rPr>
          <w:rFonts w:ascii="Arial" w:hAnsi="Arial" w:cs="Arial"/>
          <w:lang w:val="en-GB"/>
        </w:rPr>
        <w:fldChar w:fldCharType="begin">
          <w:fldData xml:space="preserve">PEVuZE5vdGU+PENpdGU+PEF1dGhvcj5KZW5zZW48L0F1dGhvcj48WWVhcj4yMDE1PC9ZZWFyPjxS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</w:fldData>
        </w:fldChar>
      </w:r>
      <w:r w:rsidRPr="00DB13CF">
        <w:rPr>
          <w:rFonts w:ascii="Arial" w:hAnsi="Arial" w:cs="Arial"/>
          <w:lang w:val="en-GB"/>
        </w:rPr>
        <w:instrText xml:space="preserve"> ADDIN EN.CITE </w:instrText>
      </w:r>
      <w:r w:rsidRPr="00DB13CF">
        <w:rPr>
          <w:rFonts w:ascii="Arial" w:hAnsi="Arial" w:cs="Arial"/>
          <w:lang w:val="en-GB"/>
        </w:rPr>
        <w:fldChar w:fldCharType="begin">
          <w:fldData xml:space="preserve">PEVuZE5vdGU+PENpdGU+PEF1dGhvcj5KZW5zZW48L0F1dGhvcj48WWVhcj4yMDE1PC9ZZWFyPjxS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</w:fldData>
        </w:fldChar>
      </w:r>
      <w:r w:rsidRPr="00DB13CF">
        <w:rPr>
          <w:rFonts w:ascii="Arial" w:hAnsi="Arial" w:cs="Arial"/>
          <w:lang w:val="en-GB"/>
        </w:rPr>
        <w:instrText xml:space="preserve"> ADDIN EN.CITE.DATA </w:instrText>
      </w:r>
      <w:r w:rsidRPr="00DB13CF">
        <w:rPr>
          <w:rFonts w:ascii="Arial" w:hAnsi="Arial" w:cs="Arial"/>
          <w:lang w:val="en-GB"/>
        </w:rPr>
      </w:r>
      <w:r w:rsidRPr="00DB13CF">
        <w:rPr>
          <w:rFonts w:ascii="Arial" w:hAnsi="Arial" w:cs="Arial"/>
          <w:lang w:val="en-GB"/>
        </w:rPr>
        <w:fldChar w:fldCharType="end"/>
      </w:r>
      <w:r w:rsidRPr="00DB13CF">
        <w:rPr>
          <w:rFonts w:ascii="Arial" w:hAnsi="Arial" w:cs="Arial"/>
          <w:lang w:val="en-GB"/>
        </w:rPr>
      </w:r>
      <w:r w:rsidRPr="00DB13CF">
        <w:rPr>
          <w:rFonts w:ascii="Arial" w:hAnsi="Arial" w:cs="Arial"/>
          <w:lang w:val="en-GB"/>
        </w:rPr>
        <w:fldChar w:fldCharType="separate"/>
      </w:r>
      <w:r w:rsidRPr="00DB13CF">
        <w:rPr>
          <w:rFonts w:ascii="Arial" w:hAnsi="Arial" w:cs="Arial"/>
          <w:noProof/>
          <w:vertAlign w:val="superscript"/>
          <w:lang w:val="en-GB"/>
        </w:rPr>
        <w:t>2</w:t>
      </w:r>
      <w:r w:rsidRPr="00DB13CF">
        <w:rPr>
          <w:rFonts w:ascii="Arial" w:hAnsi="Arial" w:cs="Arial"/>
          <w:lang w:val="en-GB"/>
        </w:rPr>
        <w:fldChar w:fldCharType="end"/>
      </w:r>
      <w:r w:rsidRPr="00DB13CF">
        <w:rPr>
          <w:rFonts w:ascii="Arial" w:hAnsi="Arial" w:cs="Arial"/>
          <w:lang w:val="en-GB"/>
        </w:rPr>
        <w:t>. Furthermore, PROs are increasingly being demanded by regulators, payers, accreditors, professional organizations, and providers to measure and address PRO-related outcomes</w:t>
      </w:r>
      <w:r>
        <w:rPr>
          <w:rFonts w:ascii="Arial" w:hAnsi="Arial" w:cs="Arial"/>
          <w:lang w:val="en-GB"/>
        </w:rPr>
        <w:t xml:space="preserve"> at the level of the patient, clinic, and healthcare system as well as provide population information</w:t>
      </w:r>
      <w:r>
        <w:rPr>
          <w:rFonts w:ascii="Arial" w:hAnsi="Arial" w:cs="Arial"/>
          <w:lang w:val="en-GB"/>
        </w:rPr>
        <w:fldChar w:fldCharType="begin">
          <w:fldData xml:space="preserve">PEVuZE5vdGU+PENpdGU+PEF1dGhvcj5KZW5zZW48L0F1dGhvcj48WWVhcj4yMDE1PC9ZZWFyPjxS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</w:fldData>
        </w:fldChar>
      </w:r>
      <w:r>
        <w:rPr>
          <w:rFonts w:ascii="Arial" w:hAnsi="Arial" w:cs="Arial"/>
          <w:lang w:val="en-GB"/>
        </w:rPr>
        <w:instrText xml:space="preserve"> ADDIN EN.CITE </w:instrText>
      </w:r>
      <w:r>
        <w:rPr>
          <w:rFonts w:ascii="Arial" w:hAnsi="Arial" w:cs="Arial"/>
          <w:lang w:val="en-GB"/>
        </w:rPr>
        <w:fldChar w:fldCharType="begin">
          <w:fldData xml:space="preserve">PEVuZE5vdGU+PENpdGU+PEF1dGhvcj5KZW5zZW48L0F1dGhvcj48WWVhcj4yMDE1PC9ZZWFyPjxS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</w:fldData>
        </w:fldChar>
      </w:r>
      <w:r>
        <w:rPr>
          <w:rFonts w:ascii="Arial" w:hAnsi="Arial" w:cs="Arial"/>
          <w:lang w:val="en-GB"/>
        </w:rPr>
        <w:instrText xml:space="preserve"> ADDIN EN.CITE.DATA </w:instrText>
      </w:r>
      <w:r>
        <w:rPr>
          <w:rFonts w:ascii="Arial" w:hAnsi="Arial" w:cs="Arial"/>
          <w:lang w:val="en-GB"/>
        </w:rPr>
      </w:r>
      <w:r>
        <w:rPr>
          <w:rFonts w:ascii="Arial" w:hAnsi="Arial" w:cs="Arial"/>
          <w:lang w:val="en-GB"/>
        </w:rPr>
        <w:fldChar w:fldCharType="end"/>
      </w:r>
      <w:r>
        <w:rPr>
          <w:rFonts w:ascii="Arial" w:hAnsi="Arial" w:cs="Arial"/>
          <w:lang w:val="en-GB"/>
        </w:rPr>
      </w:r>
      <w:r>
        <w:rPr>
          <w:rFonts w:ascii="Arial" w:hAnsi="Arial" w:cs="Arial"/>
          <w:lang w:val="en-GB"/>
        </w:rPr>
        <w:fldChar w:fldCharType="separate"/>
      </w:r>
      <w:r w:rsidRPr="00A35892">
        <w:rPr>
          <w:rFonts w:ascii="Arial" w:hAnsi="Arial" w:cs="Arial"/>
          <w:noProof/>
          <w:vertAlign w:val="superscript"/>
          <w:lang w:val="en-GB"/>
        </w:rPr>
        <w:t>2</w:t>
      </w:r>
      <w:r>
        <w:rPr>
          <w:rFonts w:ascii="Arial" w:hAnsi="Arial" w:cs="Arial"/>
          <w:lang w:val="en-GB"/>
        </w:rPr>
        <w:fldChar w:fldCharType="end"/>
      </w:r>
      <w:r>
        <w:rPr>
          <w:rFonts w:ascii="Arial" w:hAnsi="Arial" w:cs="Arial"/>
          <w:lang w:val="en-GB"/>
        </w:rPr>
        <w:t>. Legislative demands to improve health care outcomes without increasing costs puts more emphasis on quality of care, value-based reimbursement and patient engagement and has led to PROs increasingly be identified as the most direct and relevant measure to demonstrate high-quality patient-</w:t>
      </w:r>
      <w:proofErr w:type="spellStart"/>
      <w:r>
        <w:rPr>
          <w:rFonts w:ascii="Arial" w:hAnsi="Arial" w:cs="Arial"/>
          <w:lang w:val="en-GB"/>
        </w:rPr>
        <w:t>centered</w:t>
      </w:r>
      <w:proofErr w:type="spellEnd"/>
      <w:r>
        <w:rPr>
          <w:rFonts w:ascii="Arial" w:hAnsi="Arial" w:cs="Arial"/>
          <w:lang w:val="en-GB"/>
        </w:rPr>
        <w:t xml:space="preserve"> care</w:t>
      </w:r>
      <w:r>
        <w:rPr>
          <w:rFonts w:ascii="Arial" w:hAnsi="Arial" w:cs="Arial"/>
          <w:lang w:val="en-GB"/>
        </w:rPr>
        <w:fldChar w:fldCharType="begin">
          <w:fldData xml:space="preserve">PEVuZE5vdGU+PENpdGU+PEF1dGhvcj5KZW5zZW48L0F1dGhvcj48WWVhcj4yMDE1PC9ZZWFyPjxS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</w:fldData>
        </w:fldChar>
      </w:r>
      <w:r>
        <w:rPr>
          <w:rFonts w:ascii="Arial" w:hAnsi="Arial" w:cs="Arial"/>
          <w:lang w:val="en-GB"/>
        </w:rPr>
        <w:instrText xml:space="preserve"> ADDIN EN.CITE </w:instrText>
      </w:r>
      <w:r>
        <w:rPr>
          <w:rFonts w:ascii="Arial" w:hAnsi="Arial" w:cs="Arial"/>
          <w:lang w:val="en-GB"/>
        </w:rPr>
        <w:fldChar w:fldCharType="begin">
          <w:fldData xml:space="preserve">PEVuZE5vdGU+PENpdGU+PEF1dGhvcj5KZW5zZW48L0F1dGhvcj48WWVhcj4yMDE1PC9ZZWFyPjxS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</w:fldData>
        </w:fldChar>
      </w:r>
      <w:r>
        <w:rPr>
          <w:rFonts w:ascii="Arial" w:hAnsi="Arial" w:cs="Arial"/>
          <w:lang w:val="en-GB"/>
        </w:rPr>
        <w:instrText xml:space="preserve"> ADDIN EN.CITE.DATA </w:instrText>
      </w:r>
      <w:r>
        <w:rPr>
          <w:rFonts w:ascii="Arial" w:hAnsi="Arial" w:cs="Arial"/>
          <w:lang w:val="en-GB"/>
        </w:rPr>
      </w:r>
      <w:r>
        <w:rPr>
          <w:rFonts w:ascii="Arial" w:hAnsi="Arial" w:cs="Arial"/>
          <w:lang w:val="en-GB"/>
        </w:rPr>
        <w:fldChar w:fldCharType="end"/>
      </w:r>
      <w:r>
        <w:rPr>
          <w:rFonts w:ascii="Arial" w:hAnsi="Arial" w:cs="Arial"/>
          <w:lang w:val="en-GB"/>
        </w:rPr>
      </w:r>
      <w:r>
        <w:rPr>
          <w:rFonts w:ascii="Arial" w:hAnsi="Arial" w:cs="Arial"/>
          <w:lang w:val="en-GB"/>
        </w:rPr>
        <w:fldChar w:fldCharType="separate"/>
      </w:r>
      <w:r w:rsidRPr="00DB13CF">
        <w:rPr>
          <w:rFonts w:ascii="Arial" w:hAnsi="Arial" w:cs="Arial"/>
          <w:noProof/>
          <w:vertAlign w:val="superscript"/>
          <w:lang w:val="en-GB"/>
        </w:rPr>
        <w:t>2</w:t>
      </w:r>
      <w:r>
        <w:rPr>
          <w:rFonts w:ascii="Arial" w:hAnsi="Arial" w:cs="Arial"/>
          <w:lang w:val="en-GB"/>
        </w:rPr>
        <w:fldChar w:fldCharType="end"/>
      </w:r>
      <w:r>
        <w:rPr>
          <w:rFonts w:ascii="Arial" w:hAnsi="Arial" w:cs="Arial"/>
          <w:lang w:val="en-GB"/>
        </w:rPr>
        <w:t xml:space="preserve">. </w:t>
      </w:r>
      <w:r w:rsidRPr="00A52430">
        <w:rPr>
          <w:rFonts w:ascii="Arial" w:hAnsi="Arial" w:cs="Arial"/>
          <w:lang w:val="en-GB"/>
        </w:rPr>
        <w:t xml:space="preserve">The most common reasons cited for implementing PROs in clinical care </w:t>
      </w:r>
      <w:r>
        <w:rPr>
          <w:rFonts w:ascii="Arial" w:hAnsi="Arial" w:cs="Arial"/>
          <w:lang w:val="en-GB"/>
        </w:rPr>
        <w:t xml:space="preserve">among stakeholders who have already implemented them </w:t>
      </w:r>
      <w:r w:rsidRPr="00A52430">
        <w:rPr>
          <w:rFonts w:ascii="Arial" w:hAnsi="Arial" w:cs="Arial"/>
          <w:lang w:val="en-GB"/>
        </w:rPr>
        <w:t>includ</w:t>
      </w:r>
      <w:r>
        <w:rPr>
          <w:rFonts w:ascii="Arial" w:hAnsi="Arial" w:cs="Arial"/>
          <w:lang w:val="en-GB"/>
        </w:rPr>
        <w:t>ed</w:t>
      </w:r>
      <w:r w:rsidRPr="00A52430">
        <w:rPr>
          <w:rFonts w:ascii="Arial" w:hAnsi="Arial" w:cs="Arial"/>
          <w:lang w:val="en-GB"/>
        </w:rPr>
        <w:t xml:space="preserve"> s</w:t>
      </w:r>
      <w:proofErr w:type="spellStart"/>
      <w:r w:rsidRPr="00A52430">
        <w:rPr>
          <w:rFonts w:ascii="Arial" w:hAnsi="Arial" w:cs="Arial"/>
        </w:rPr>
        <w:t>creening</w:t>
      </w:r>
      <w:proofErr w:type="spellEnd"/>
      <w:r w:rsidRPr="00A52430">
        <w:rPr>
          <w:rFonts w:ascii="Arial" w:hAnsi="Arial" w:cs="Arial"/>
        </w:rPr>
        <w:t>, monitoring, treatment evaluation and treatment planning; and quality improvement including that mandated by external agencies</w:t>
      </w:r>
      <w:r w:rsidRPr="00A52430">
        <w:rPr>
          <w:rFonts w:ascii="Arial" w:hAnsi="Arial" w:cs="Arial"/>
        </w:rPr>
        <w:fldChar w:fldCharType="begin"/>
      </w:r>
      <w:r>
        <w:rPr>
          <w:rFonts w:ascii="Arial" w:hAnsi="Arial" w:cs="Arial"/>
        </w:rPr>
        <w:instrText xml:space="preserve"> ADDIN EN.CITE &lt;EndNote&gt;&lt;Cite&gt;&lt;Author&gt;International Society for Quality of Life Research (prepared by Chan E&lt;/Author&gt;&lt;Year&gt;2018&lt;/Year&gt;&lt;RecNum&gt;6998&lt;/RecNum&gt;&lt;DisplayText&gt;&lt;style face="superscript"&gt;3&lt;/style&gt;&lt;/DisplayText&gt;&lt;record&gt;&lt;rec-number&gt;6998&lt;/rec-number&gt;&lt;foreign-keys&gt;&lt;key app="EN" db-id="9dd90wvx2spdv9etaz6p5a9mtvetetvpev9r" timestamp="1598635194"&gt;6998&lt;/key&gt;&lt;/foreign-keys&gt;&lt;ref-type name="Web Page"&gt;12&lt;/ref-type&gt;&lt;contributors&gt;&lt;authors&gt;&lt;author&gt;International Society for Quality of Life Research (prepared by Chan E, Edwards T, Haywood K, Mikles S, Newton L),&lt;/author&gt;&lt;/authors&gt;&lt;/contributors&gt;&lt;titles&gt;&lt;title&gt;Companion guide to implementing patient reported outcomes assessment in clinical practice&lt;/title&gt;&lt;/titles&gt;&lt;volume&gt;2020&lt;/volume&gt;&lt;number&gt;July &lt;/number&gt;&lt;dates&gt;&lt;year&gt;2018&lt;/year&gt;&lt;/dates&gt;&lt;urls&gt;&lt;related-urls&gt;&lt;url&gt;https://www.isoqol.org/wp-content/uploads/2019/09/ISOQOL-Companion-Guide-FINAL.pdf&lt;/url&gt;&lt;/related-urls&gt;&lt;/urls&gt;&lt;/record&gt;&lt;/Cite&gt;&lt;/EndNote&gt;</w:instrText>
      </w:r>
      <w:r w:rsidRPr="00A52430">
        <w:rPr>
          <w:rFonts w:ascii="Arial" w:hAnsi="Arial" w:cs="Arial"/>
        </w:rPr>
        <w:fldChar w:fldCharType="separate"/>
      </w:r>
      <w:r w:rsidRPr="00A35892">
        <w:rPr>
          <w:rFonts w:ascii="Arial" w:hAnsi="Arial" w:cs="Arial"/>
          <w:noProof/>
          <w:vertAlign w:val="superscript"/>
        </w:rPr>
        <w:t>3</w:t>
      </w:r>
      <w:r w:rsidRPr="00A52430">
        <w:rPr>
          <w:rFonts w:ascii="Arial" w:hAnsi="Arial" w:cs="Arial"/>
        </w:rPr>
        <w:fldChar w:fldCharType="end"/>
      </w:r>
      <w:r w:rsidRPr="00A52430">
        <w:rPr>
          <w:rFonts w:ascii="Arial" w:hAnsi="Arial" w:cs="Arial"/>
        </w:rPr>
        <w:t>. Other reasons cited in interviews of respondents from a range of health care settings where PROs had been implemented included shared-decision making between patients and providers, and less often for reasons related to satisfaction or reimbursement</w:t>
      </w:r>
      <w:r w:rsidRPr="00A52430">
        <w:rPr>
          <w:rFonts w:ascii="Arial" w:hAnsi="Arial" w:cs="Arial"/>
        </w:rPr>
        <w:fldChar w:fldCharType="begin"/>
      </w:r>
      <w:r>
        <w:rPr>
          <w:rFonts w:ascii="Arial" w:hAnsi="Arial" w:cs="Arial"/>
        </w:rPr>
        <w:instrText xml:space="preserve"> ADDIN EN.CITE &lt;EndNote&gt;&lt;Cite&gt;&lt;Author&gt;International Society for Quality of Life Research (prepared by Chan E&lt;/Author&gt;&lt;Year&gt;2018&lt;/Year&gt;&lt;RecNum&gt;6998&lt;/RecNum&gt;&lt;DisplayText&gt;&lt;style face="superscript"&gt;3&lt;/style&gt;&lt;/DisplayText&gt;&lt;record&gt;&lt;rec-number&gt;6998&lt;/rec-number&gt;&lt;foreign-keys&gt;&lt;key app="EN" db-id="9dd90wvx2spdv9etaz6p5a9mtvetetvpev9r" timestamp="1598635194"&gt;6998&lt;/key&gt;&lt;/foreign-keys&gt;&lt;ref-type name="Web Page"&gt;12&lt;/ref-type&gt;&lt;contributors&gt;&lt;authors&gt;&lt;author&gt;International Society for Quality of Life Research (prepared by Chan E, Edwards T, Haywood K, Mikles S, Newton L),&lt;/author&gt;&lt;/authors&gt;&lt;/contributors&gt;&lt;titles&gt;&lt;title&gt;Companion guide to implementing patient reported outcomes assessment in clinical practice&lt;/title&gt;&lt;/titles&gt;&lt;volume&gt;2020&lt;/volume&gt;&lt;number&gt;July &lt;/number&gt;&lt;dates&gt;&lt;year&gt;2018&lt;/year&gt;&lt;/dates&gt;&lt;urls&gt;&lt;related-urls&gt;&lt;url&gt;https://www.isoqol.org/wp-content/uploads/2019/09/ISOQOL-Companion-Guide-FINAL.pdf&lt;/url&gt;&lt;/related-urls&gt;&lt;/urls&gt;&lt;/record&gt;&lt;/Cite&gt;&lt;/EndNote&gt;</w:instrText>
      </w:r>
      <w:r w:rsidRPr="00A52430">
        <w:rPr>
          <w:rFonts w:ascii="Arial" w:hAnsi="Arial" w:cs="Arial"/>
        </w:rPr>
        <w:fldChar w:fldCharType="separate"/>
      </w:r>
      <w:r w:rsidRPr="00A35892">
        <w:rPr>
          <w:rFonts w:ascii="Arial" w:hAnsi="Arial" w:cs="Arial"/>
          <w:noProof/>
          <w:vertAlign w:val="superscript"/>
        </w:rPr>
        <w:t>3</w:t>
      </w:r>
      <w:r w:rsidRPr="00A52430">
        <w:rPr>
          <w:rFonts w:ascii="Arial" w:hAnsi="Arial" w:cs="Arial"/>
        </w:rPr>
        <w:fldChar w:fldCharType="end"/>
      </w:r>
      <w:r w:rsidRPr="00A52430">
        <w:rPr>
          <w:rFonts w:ascii="Arial" w:hAnsi="Arial" w:cs="Arial"/>
        </w:rPr>
        <w:t>.</w:t>
      </w:r>
      <w:r w:rsidRPr="00C14930">
        <w:rPr>
          <w:rFonts w:ascii="Arial" w:hAnsi="Arial" w:cs="Arial"/>
        </w:rPr>
        <w:t xml:space="preserve"> </w:t>
      </w:r>
    </w:p>
    <w:p w14:paraId="1EBAC899" w14:textId="77777777" w:rsidR="004A3E48" w:rsidRPr="006371EA" w:rsidRDefault="000F2659" w:rsidP="009B1A80">
      <w:pPr>
        <w:pStyle w:val="Style1"/>
      </w:pPr>
      <w:r w:rsidRPr="006371EA">
        <w:t xml:space="preserve">Relevance of PROs to </w:t>
      </w:r>
      <w:r w:rsidR="000E6778" w:rsidRPr="006371EA">
        <w:t xml:space="preserve">modern </w:t>
      </w:r>
      <w:r w:rsidRPr="006371EA">
        <w:t>HIV care</w:t>
      </w:r>
      <w:bookmarkEnd w:id="7"/>
      <w:bookmarkEnd w:id="8"/>
    </w:p>
    <w:p w14:paraId="38DDEB90" w14:textId="3ACA71AC" w:rsidR="009D2E76" w:rsidRDefault="009D2E76" w:rsidP="009D2E76">
      <w:pPr>
        <w:pStyle w:val="BodyText"/>
        <w:spacing w:line="240" w:lineRule="auto"/>
        <w:rPr>
          <w:rFonts w:ascii="Arial" w:hAnsi="Arial" w:cs="Arial"/>
        </w:rPr>
      </w:pPr>
      <w:bookmarkStart w:id="9" w:name="_Toc49509559"/>
      <w:bookmarkStart w:id="10" w:name="_Toc49863315"/>
      <w:r w:rsidRPr="0087588B">
        <w:rPr>
          <w:rFonts w:ascii="Arial" w:hAnsi="Arial" w:cs="Arial"/>
          <w:lang w:val="en-GB"/>
        </w:rPr>
        <w:t>Advances in antiretroviral therapy (ART) over the past decades ha</w:t>
      </w:r>
      <w:r>
        <w:rPr>
          <w:rFonts w:ascii="Arial" w:hAnsi="Arial" w:cs="Arial"/>
          <w:lang w:val="en-GB"/>
        </w:rPr>
        <w:t>ve</w:t>
      </w:r>
      <w:r w:rsidRPr="0087588B">
        <w:rPr>
          <w:rFonts w:ascii="Arial" w:hAnsi="Arial" w:cs="Arial"/>
          <w:lang w:val="en-GB"/>
        </w:rPr>
        <w:t xml:space="preserve"> increased the life expectancy of </w:t>
      </w:r>
      <w:r w:rsidR="00D27D85">
        <w:rPr>
          <w:rFonts w:ascii="Arial" w:hAnsi="Arial" w:cs="Arial"/>
          <w:lang w:val="en-GB"/>
        </w:rPr>
        <w:t>people living with HIV (</w:t>
      </w:r>
      <w:r w:rsidRPr="0087588B">
        <w:rPr>
          <w:rFonts w:ascii="Arial" w:hAnsi="Arial" w:cs="Arial"/>
          <w:lang w:val="en-GB"/>
        </w:rPr>
        <w:t>PLWH</w:t>
      </w:r>
      <w:r w:rsidR="00D27D85">
        <w:rPr>
          <w:rFonts w:ascii="Arial" w:hAnsi="Arial" w:cs="Arial"/>
          <w:lang w:val="en-GB"/>
        </w:rPr>
        <w:t>)</w:t>
      </w:r>
      <w:r w:rsidRPr="0087588B">
        <w:rPr>
          <w:rFonts w:ascii="Arial" w:hAnsi="Arial" w:cs="Arial"/>
          <w:lang w:val="en-GB"/>
        </w:rPr>
        <w:t xml:space="preserve"> and transformed </w:t>
      </w:r>
      <w:r>
        <w:rPr>
          <w:rFonts w:ascii="Arial" w:hAnsi="Arial" w:cs="Arial"/>
          <w:lang w:val="en-GB"/>
        </w:rPr>
        <w:t>HIV</w:t>
      </w:r>
      <w:r w:rsidRPr="0087588B">
        <w:rPr>
          <w:rFonts w:ascii="Arial" w:hAnsi="Arial" w:cs="Arial"/>
          <w:lang w:val="en-GB"/>
        </w:rPr>
        <w:t xml:space="preserve"> from a fatal disease to a chronic manageable condition</w:t>
      </w:r>
      <w:r w:rsidRPr="0087588B">
        <w:rPr>
          <w:rFonts w:ascii="Arial" w:hAnsi="Arial" w:cs="Arial"/>
          <w:lang w:val="en-GB"/>
        </w:rPr>
        <w:fldChar w:fldCharType="begin">
          <w:fldData xml:space="preserve">PEVuZE5vdGU+PENpdGU+PEF1dGhvcj5NdXJwaHk8L0F1dGhvcj48WWVhcj4yMDAxPC9ZZWFyPjxS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</w:fldData>
        </w:fldChar>
      </w:r>
      <w:r>
        <w:rPr>
          <w:rFonts w:ascii="Arial" w:hAnsi="Arial" w:cs="Arial"/>
          <w:lang w:val="en-GB"/>
        </w:rPr>
        <w:instrText xml:space="preserve"> ADDIN EN.CITE </w:instrText>
      </w:r>
      <w:r>
        <w:rPr>
          <w:rFonts w:ascii="Arial" w:hAnsi="Arial" w:cs="Arial"/>
          <w:lang w:val="en-GB"/>
        </w:rPr>
        <w:fldChar w:fldCharType="begin">
          <w:fldData xml:space="preserve">PEVuZE5vdGU+PENpdGU+PEF1dGhvcj5NdXJwaHk8L0F1dGhvcj48WWVhcj4yMDAxPC9ZZWFyPjxS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</w:fldData>
        </w:fldChar>
      </w:r>
      <w:r>
        <w:rPr>
          <w:rFonts w:ascii="Arial" w:hAnsi="Arial" w:cs="Arial"/>
          <w:lang w:val="en-GB"/>
        </w:rPr>
        <w:instrText xml:space="preserve"> ADDIN EN.CITE.DATA </w:instrText>
      </w:r>
      <w:r>
        <w:rPr>
          <w:rFonts w:ascii="Arial" w:hAnsi="Arial" w:cs="Arial"/>
          <w:lang w:val="en-GB"/>
        </w:rPr>
      </w:r>
      <w:r>
        <w:rPr>
          <w:rFonts w:ascii="Arial" w:hAnsi="Arial" w:cs="Arial"/>
          <w:lang w:val="en-GB"/>
        </w:rPr>
        <w:fldChar w:fldCharType="end"/>
      </w:r>
      <w:r w:rsidRPr="0087588B">
        <w:rPr>
          <w:rFonts w:ascii="Arial" w:hAnsi="Arial" w:cs="Arial"/>
          <w:lang w:val="en-GB"/>
        </w:rPr>
      </w:r>
      <w:r w:rsidRPr="0087588B">
        <w:rPr>
          <w:rFonts w:ascii="Arial" w:hAnsi="Arial" w:cs="Arial"/>
          <w:lang w:val="en-GB"/>
        </w:rPr>
        <w:fldChar w:fldCharType="separate"/>
      </w:r>
      <w:r w:rsidRPr="00A35892">
        <w:rPr>
          <w:rFonts w:ascii="Arial" w:hAnsi="Arial" w:cs="Arial"/>
          <w:noProof/>
          <w:vertAlign w:val="superscript"/>
          <w:lang w:val="en-GB"/>
        </w:rPr>
        <w:t>4</w:t>
      </w:r>
      <w:r w:rsidRPr="0087588B">
        <w:rPr>
          <w:rFonts w:ascii="Arial" w:hAnsi="Arial" w:cs="Arial"/>
          <w:lang w:val="en-GB"/>
        </w:rPr>
        <w:fldChar w:fldCharType="end"/>
      </w:r>
      <w:r w:rsidRPr="0087588B">
        <w:rPr>
          <w:rFonts w:ascii="Arial" w:hAnsi="Arial" w:cs="Arial"/>
          <w:lang w:val="en-GB"/>
        </w:rPr>
        <w:t xml:space="preserve">. The associated decline in mortality since ART has been introduced has led to increased emphasis on managing </w:t>
      </w:r>
      <w:r>
        <w:rPr>
          <w:rFonts w:ascii="Arial" w:hAnsi="Arial" w:cs="Arial"/>
          <w:lang w:val="en-GB"/>
        </w:rPr>
        <w:t xml:space="preserve">quality of life and </w:t>
      </w:r>
      <w:r w:rsidRPr="0087588B">
        <w:rPr>
          <w:rFonts w:ascii="Arial" w:hAnsi="Arial" w:cs="Arial"/>
          <w:lang w:val="en-GB"/>
        </w:rPr>
        <w:t xml:space="preserve">comorbidities, including those associated with HIV and its treatment. Many of the symptoms, health </w:t>
      </w:r>
      <w:proofErr w:type="spellStart"/>
      <w:r w:rsidRPr="0087588B">
        <w:rPr>
          <w:rFonts w:ascii="Arial" w:hAnsi="Arial" w:cs="Arial"/>
          <w:lang w:val="en-GB"/>
        </w:rPr>
        <w:t>behaviors</w:t>
      </w:r>
      <w:proofErr w:type="spellEnd"/>
      <w:r w:rsidRPr="0087588B">
        <w:rPr>
          <w:rFonts w:ascii="Arial" w:hAnsi="Arial" w:cs="Arial"/>
          <w:lang w:val="en-GB"/>
        </w:rPr>
        <w:t>, and life circumstances associated with living with HIV and these comorbidities are not directly observable and are more easily measured by direct patient report. Yet, many such variables are under-addressed and not measured well in clinical care:</w:t>
      </w:r>
      <w:r w:rsidRPr="0087588B">
        <w:rPr>
          <w:rFonts w:ascii="Arial" w:hAnsi="Arial" w:cs="Arial"/>
          <w:color w:val="0000FF"/>
        </w:rPr>
        <w:t xml:space="preserve"> </w:t>
      </w:r>
      <w:r w:rsidRPr="0087588B">
        <w:rPr>
          <w:rFonts w:ascii="Arial" w:hAnsi="Arial" w:cs="Arial"/>
          <w:lang w:val="en-GB"/>
        </w:rPr>
        <w:t xml:space="preserve">in HIV care, examples include antiretroviral medication adherence, substance use, sexual risk </w:t>
      </w:r>
      <w:proofErr w:type="spellStart"/>
      <w:r w:rsidRPr="0087588B">
        <w:rPr>
          <w:rFonts w:ascii="Arial" w:hAnsi="Arial" w:cs="Arial"/>
          <w:lang w:val="en-GB"/>
        </w:rPr>
        <w:t>behavior</w:t>
      </w:r>
      <w:proofErr w:type="spellEnd"/>
      <w:r w:rsidRPr="0087588B">
        <w:rPr>
          <w:rFonts w:ascii="Arial" w:hAnsi="Arial" w:cs="Arial"/>
          <w:lang w:val="en-GB"/>
        </w:rPr>
        <w:t>, and depression</w:t>
      </w:r>
      <w:r w:rsidRPr="0087588B">
        <w:rPr>
          <w:rFonts w:ascii="Arial" w:hAnsi="Arial" w:cs="Arial"/>
          <w:lang w:val="en-GB"/>
        </w:rPr>
        <w:fldChar w:fldCharType="begin">
          <w:fldData xml:space="preserve">PEVuZE5vdGU+PENpdGU+PEF1dGhvcj5DcmFuZTwvQXV0aG9yPjxZZWFyPjIwMTc8L1llYXI+PFJl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</w:fldData>
        </w:fldChar>
      </w:r>
      <w:r>
        <w:rPr>
          <w:rFonts w:ascii="Arial" w:hAnsi="Arial" w:cs="Arial"/>
          <w:lang w:val="en-GB"/>
        </w:rPr>
        <w:instrText xml:space="preserve"> ADDIN EN.CITE </w:instrText>
      </w:r>
      <w:r>
        <w:rPr>
          <w:rFonts w:ascii="Arial" w:hAnsi="Arial" w:cs="Arial"/>
          <w:lang w:val="en-GB"/>
        </w:rPr>
        <w:fldChar w:fldCharType="begin">
          <w:fldData xml:space="preserve">PEVuZE5vdGU+PENpdGU+PEF1dGhvcj5DcmFuZTwvQXV0aG9yPjxZZWFyPjIwMTc8L1llYXI+PFJl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</w:fldData>
        </w:fldChar>
      </w:r>
      <w:r>
        <w:rPr>
          <w:rFonts w:ascii="Arial" w:hAnsi="Arial" w:cs="Arial"/>
          <w:lang w:val="en-GB"/>
        </w:rPr>
        <w:instrText xml:space="preserve"> ADDIN EN.CITE.DATA </w:instrText>
      </w:r>
      <w:r>
        <w:rPr>
          <w:rFonts w:ascii="Arial" w:hAnsi="Arial" w:cs="Arial"/>
          <w:lang w:val="en-GB"/>
        </w:rPr>
      </w:r>
      <w:r>
        <w:rPr>
          <w:rFonts w:ascii="Arial" w:hAnsi="Arial" w:cs="Arial"/>
          <w:lang w:val="en-GB"/>
        </w:rPr>
        <w:fldChar w:fldCharType="end"/>
      </w:r>
      <w:r w:rsidRPr="0087588B">
        <w:rPr>
          <w:rFonts w:ascii="Arial" w:hAnsi="Arial" w:cs="Arial"/>
          <w:lang w:val="en-GB"/>
        </w:rPr>
      </w:r>
      <w:r w:rsidRPr="0087588B">
        <w:rPr>
          <w:rFonts w:ascii="Arial" w:hAnsi="Arial" w:cs="Arial"/>
          <w:lang w:val="en-GB"/>
        </w:rPr>
        <w:fldChar w:fldCharType="separate"/>
      </w:r>
      <w:r w:rsidRPr="00A35892">
        <w:rPr>
          <w:rFonts w:ascii="Arial" w:hAnsi="Arial" w:cs="Arial"/>
          <w:noProof/>
          <w:vertAlign w:val="superscript"/>
          <w:lang w:val="en-GB"/>
        </w:rPr>
        <w:t>5</w:t>
      </w:r>
      <w:r w:rsidRPr="0087588B">
        <w:rPr>
          <w:rFonts w:ascii="Arial" w:hAnsi="Arial" w:cs="Arial"/>
          <w:lang w:val="en-GB"/>
        </w:rPr>
        <w:fldChar w:fldCharType="end"/>
      </w:r>
      <w:r w:rsidRPr="0087588B">
        <w:rPr>
          <w:rFonts w:ascii="Arial" w:hAnsi="Arial" w:cs="Arial"/>
          <w:lang w:val="en-GB"/>
        </w:rPr>
        <w:t>. Reasons for this have included social desirability bias, time constraints, limited communication skills to convey symptoms or feelings, or linguistic and/or cultural barriers</w:t>
      </w:r>
      <w:r w:rsidRPr="0087588B">
        <w:rPr>
          <w:rFonts w:ascii="Arial" w:hAnsi="Arial" w:cs="Arial"/>
          <w:lang w:val="en-GB"/>
        </w:rPr>
        <w:fldChar w:fldCharType="begin">
          <w:fldData xml:space="preserve">PEVuZE5vdGU+PENpdGU+PEF1dGhvcj5GcmVkZXJpY2tzZW48L0F1dGhvcj48WWVhcj4yMDEyPC9Z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</w:fldData>
        </w:fldChar>
      </w:r>
      <w:r>
        <w:rPr>
          <w:rFonts w:ascii="Arial" w:hAnsi="Arial" w:cs="Arial"/>
          <w:lang w:val="en-GB"/>
        </w:rPr>
        <w:instrText xml:space="preserve"> ADDIN EN.CITE </w:instrText>
      </w:r>
      <w:r>
        <w:rPr>
          <w:rFonts w:ascii="Arial" w:hAnsi="Arial" w:cs="Arial"/>
          <w:lang w:val="en-GB"/>
        </w:rPr>
        <w:fldChar w:fldCharType="begin">
          <w:fldData xml:space="preserve">PEVuZE5vdGU+PENpdGU+PEF1dGhvcj5GcmVkZXJpY2tzZW48L0F1dGhvcj48WWVhcj4yMDEyPC9Z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</w:fldData>
        </w:fldChar>
      </w:r>
      <w:r>
        <w:rPr>
          <w:rFonts w:ascii="Arial" w:hAnsi="Arial" w:cs="Arial"/>
          <w:lang w:val="en-GB"/>
        </w:rPr>
        <w:instrText xml:space="preserve"> ADDIN EN.CITE.DATA </w:instrText>
      </w:r>
      <w:r>
        <w:rPr>
          <w:rFonts w:ascii="Arial" w:hAnsi="Arial" w:cs="Arial"/>
          <w:lang w:val="en-GB"/>
        </w:rPr>
      </w:r>
      <w:r>
        <w:rPr>
          <w:rFonts w:ascii="Arial" w:hAnsi="Arial" w:cs="Arial"/>
          <w:lang w:val="en-GB"/>
        </w:rPr>
        <w:fldChar w:fldCharType="end"/>
      </w:r>
      <w:r w:rsidRPr="0087588B">
        <w:rPr>
          <w:rFonts w:ascii="Arial" w:hAnsi="Arial" w:cs="Arial"/>
          <w:lang w:val="en-GB"/>
        </w:rPr>
      </w:r>
      <w:r w:rsidRPr="0087588B">
        <w:rPr>
          <w:rFonts w:ascii="Arial" w:hAnsi="Arial" w:cs="Arial"/>
          <w:lang w:val="en-GB"/>
        </w:rPr>
        <w:fldChar w:fldCharType="separate"/>
      </w:r>
      <w:r w:rsidRPr="00A35892">
        <w:rPr>
          <w:rFonts w:ascii="Arial" w:hAnsi="Arial" w:cs="Arial"/>
          <w:noProof/>
          <w:vertAlign w:val="superscript"/>
          <w:lang w:val="en-GB"/>
        </w:rPr>
        <w:t>6-9</w:t>
      </w:r>
      <w:r w:rsidRPr="0087588B">
        <w:rPr>
          <w:rFonts w:ascii="Arial" w:hAnsi="Arial" w:cs="Arial"/>
          <w:lang w:val="en-GB"/>
        </w:rPr>
        <w:fldChar w:fldCharType="end"/>
      </w:r>
      <w:r w:rsidRPr="0087588B">
        <w:rPr>
          <w:rFonts w:ascii="Arial" w:hAnsi="Arial" w:cs="Arial"/>
          <w:lang w:val="en-GB"/>
        </w:rPr>
        <w:t xml:space="preserve">. PROs help address these barriers. </w:t>
      </w:r>
      <w:r w:rsidRPr="0087588B">
        <w:rPr>
          <w:rFonts w:ascii="Arial" w:hAnsi="Arial" w:cs="Arial"/>
        </w:rPr>
        <w:t>On-site PRO collection prior to routine clinical care appointments, via hand-held computer tablets with real-time results available to providers during clinic visits, has improved provider ability to detect and address depression/suicidal ideation, inadequate antiretroviral (ART) adherence, and substance use in HIV care</w:t>
      </w:r>
      <w:r w:rsidRPr="0087588B">
        <w:rPr>
          <w:rFonts w:ascii="Arial" w:hAnsi="Arial" w:cs="Arial"/>
        </w:rPr>
        <w:fldChar w:fldCharType="begin">
          <w:fldData xml:space="preserve">PEVuZE5vdGU+PENpdGU+PEF1dGhvcj5DcmFuZTwvQXV0aG9yPjxZZWFyPjIwMTc8L1llYXI+PFJl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</w:fldData>
        </w:fldChar>
      </w:r>
      <w:r>
        <w:rPr>
          <w:rFonts w:ascii="Arial" w:hAnsi="Arial" w:cs="Arial"/>
        </w:rPr>
        <w:instrText xml:space="preserve"> ADDIN EN.CITE </w:instrText>
      </w:r>
      <w:r>
        <w:rPr>
          <w:rFonts w:ascii="Arial" w:hAnsi="Arial" w:cs="Arial"/>
        </w:rPr>
        <w:fldChar w:fldCharType="begin">
          <w:fldData xml:space="preserve">PEVuZE5vdGU+PENpdGU+PEF1dGhvcj5DcmFuZTwvQXV0aG9yPjxZZWFyPjIwMTc8L1llYXI+PFJl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</w:fldData>
        </w:fldChar>
      </w:r>
      <w:r>
        <w:rPr>
          <w:rFonts w:ascii="Arial" w:hAnsi="Arial" w:cs="Arial"/>
        </w:rPr>
        <w:instrText xml:space="preserve"> ADDIN EN.CITE.DATA </w:instrText>
      </w:r>
      <w:r>
        <w:rPr>
          <w:rFonts w:ascii="Arial" w:hAnsi="Arial" w:cs="Arial"/>
        </w:rPr>
      </w:r>
      <w:r>
        <w:rPr>
          <w:rFonts w:ascii="Arial" w:hAnsi="Arial" w:cs="Arial"/>
        </w:rPr>
        <w:fldChar w:fldCharType="end"/>
      </w:r>
      <w:r w:rsidRPr="0087588B">
        <w:rPr>
          <w:rFonts w:ascii="Arial" w:hAnsi="Arial" w:cs="Arial"/>
        </w:rPr>
      </w:r>
      <w:r w:rsidRPr="0087588B">
        <w:rPr>
          <w:rFonts w:ascii="Arial" w:hAnsi="Arial" w:cs="Arial"/>
        </w:rPr>
        <w:fldChar w:fldCharType="separate"/>
      </w:r>
      <w:r w:rsidRPr="00A35892">
        <w:rPr>
          <w:rFonts w:ascii="Arial" w:hAnsi="Arial" w:cs="Arial"/>
          <w:noProof/>
          <w:vertAlign w:val="superscript"/>
        </w:rPr>
        <w:t>5,10</w:t>
      </w:r>
      <w:r w:rsidRPr="0087588B">
        <w:rPr>
          <w:rFonts w:ascii="Arial" w:hAnsi="Arial" w:cs="Arial"/>
        </w:rPr>
        <w:fldChar w:fldCharType="end"/>
      </w:r>
      <w:r w:rsidRPr="0087588B">
        <w:rPr>
          <w:rFonts w:ascii="Arial" w:hAnsi="Arial" w:cs="Arial"/>
        </w:rPr>
        <w:t xml:space="preserve">. Integrating PROs into clinical care of patients with chronic conditions, such as cancer, rheumatoid arthritis, and HIV, have been </w:t>
      </w:r>
      <w:r w:rsidRPr="0087588B">
        <w:rPr>
          <w:rFonts w:ascii="Arial" w:hAnsi="Arial" w:cs="Arial"/>
        </w:rPr>
        <w:lastRenderedPageBreak/>
        <w:t>shown to be acceptable to patients and providers and valuable in clinical care</w:t>
      </w:r>
      <w:r w:rsidRPr="0087588B">
        <w:rPr>
          <w:rFonts w:ascii="Arial" w:hAnsi="Arial" w:cs="Arial"/>
        </w:rPr>
        <w:fldChar w:fldCharType="begin">
          <w:fldData xml:space="preserve">PEVuZE5vdGU+PENpdGU+PEF1dGhvcj5Xb2xmZTwvQXV0aG9yPjxZZWFyPjIwMDM8L1llYXI+PFJl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</w:fldData>
        </w:fldChar>
      </w:r>
      <w:r>
        <w:rPr>
          <w:rFonts w:ascii="Arial" w:hAnsi="Arial" w:cs="Arial"/>
        </w:rPr>
        <w:instrText xml:space="preserve"> ADDIN EN.CITE </w:instrText>
      </w:r>
      <w:r>
        <w:rPr>
          <w:rFonts w:ascii="Arial" w:hAnsi="Arial" w:cs="Arial"/>
        </w:rPr>
        <w:fldChar w:fldCharType="begin">
          <w:fldData xml:space="preserve">PEVuZE5vdGU+PENpdGU+PEF1dGhvcj5Xb2xmZTwvQXV0aG9yPjxZZWFyPjIwMDM8L1llYXI+PFJl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</w:fldData>
        </w:fldChar>
      </w:r>
      <w:r>
        <w:rPr>
          <w:rFonts w:ascii="Arial" w:hAnsi="Arial" w:cs="Arial"/>
        </w:rPr>
        <w:instrText xml:space="preserve"> ADDIN EN.CITE.DATA </w:instrText>
      </w:r>
      <w:r>
        <w:rPr>
          <w:rFonts w:ascii="Arial" w:hAnsi="Arial" w:cs="Arial"/>
        </w:rPr>
      </w:r>
      <w:r>
        <w:rPr>
          <w:rFonts w:ascii="Arial" w:hAnsi="Arial" w:cs="Arial"/>
        </w:rPr>
        <w:fldChar w:fldCharType="end"/>
      </w:r>
      <w:r w:rsidRPr="0087588B">
        <w:rPr>
          <w:rFonts w:ascii="Arial" w:hAnsi="Arial" w:cs="Arial"/>
        </w:rPr>
      </w:r>
      <w:r w:rsidRPr="0087588B">
        <w:rPr>
          <w:rFonts w:ascii="Arial" w:hAnsi="Arial" w:cs="Arial"/>
        </w:rPr>
        <w:fldChar w:fldCharType="separate"/>
      </w:r>
      <w:r w:rsidRPr="00A35892">
        <w:rPr>
          <w:rFonts w:ascii="Arial" w:hAnsi="Arial" w:cs="Arial"/>
          <w:noProof/>
          <w:vertAlign w:val="superscript"/>
        </w:rPr>
        <w:t>10-12</w:t>
      </w:r>
      <w:r w:rsidRPr="0087588B">
        <w:rPr>
          <w:rFonts w:ascii="Arial" w:hAnsi="Arial" w:cs="Arial"/>
        </w:rPr>
        <w:fldChar w:fldCharType="end"/>
      </w:r>
      <w:r w:rsidRPr="0087588B">
        <w:rPr>
          <w:rFonts w:ascii="Arial" w:hAnsi="Arial" w:cs="Arial"/>
        </w:rPr>
        <w:t>; they have improved patient-provider communication</w:t>
      </w:r>
      <w:r w:rsidRPr="0087588B">
        <w:rPr>
          <w:rFonts w:ascii="Arial" w:hAnsi="Arial" w:cs="Arial"/>
        </w:rPr>
        <w:fldChar w:fldCharType="begin">
          <w:fldData xml:space="preserve">PEVuZE5vdGU+PENpdGU+PEF1dGhvcj5EZXRtYXI8L0F1dGhvcj48WWVhcj4yMDAyPC9ZZWFyPjxS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</w:fldData>
        </w:fldChar>
      </w:r>
      <w:r>
        <w:rPr>
          <w:rFonts w:ascii="Arial" w:hAnsi="Arial" w:cs="Arial"/>
        </w:rPr>
        <w:instrText xml:space="preserve"> ADDIN EN.CITE </w:instrText>
      </w:r>
      <w:r>
        <w:rPr>
          <w:rFonts w:ascii="Arial" w:hAnsi="Arial" w:cs="Arial"/>
        </w:rPr>
        <w:fldChar w:fldCharType="begin">
          <w:fldData xml:space="preserve">PEVuZE5vdGU+PENpdGU+PEF1dGhvcj5EZXRtYXI8L0F1dGhvcj48WWVhcj4yMDAyPC9ZZWFyPjxS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</w:fldData>
        </w:fldChar>
      </w:r>
      <w:r>
        <w:rPr>
          <w:rFonts w:ascii="Arial" w:hAnsi="Arial" w:cs="Arial"/>
        </w:rPr>
        <w:instrText xml:space="preserve"> ADDIN EN.CITE.DATA </w:instrText>
      </w:r>
      <w:r>
        <w:rPr>
          <w:rFonts w:ascii="Arial" w:hAnsi="Arial" w:cs="Arial"/>
        </w:rPr>
      </w:r>
      <w:r>
        <w:rPr>
          <w:rFonts w:ascii="Arial" w:hAnsi="Arial" w:cs="Arial"/>
        </w:rPr>
        <w:fldChar w:fldCharType="end"/>
      </w:r>
      <w:r w:rsidRPr="0087588B">
        <w:rPr>
          <w:rFonts w:ascii="Arial" w:hAnsi="Arial" w:cs="Arial"/>
        </w:rPr>
      </w:r>
      <w:r w:rsidRPr="0087588B">
        <w:rPr>
          <w:rFonts w:ascii="Arial" w:hAnsi="Arial" w:cs="Arial"/>
        </w:rPr>
        <w:fldChar w:fldCharType="separate"/>
      </w:r>
      <w:r w:rsidRPr="00A35892">
        <w:rPr>
          <w:rFonts w:ascii="Arial" w:hAnsi="Arial" w:cs="Arial"/>
          <w:noProof/>
          <w:vertAlign w:val="superscript"/>
        </w:rPr>
        <w:t>13-17</w:t>
      </w:r>
      <w:r w:rsidRPr="0087588B">
        <w:rPr>
          <w:rFonts w:ascii="Arial" w:hAnsi="Arial" w:cs="Arial"/>
        </w:rPr>
        <w:fldChar w:fldCharType="end"/>
      </w:r>
      <w:r w:rsidRPr="0087588B">
        <w:rPr>
          <w:rFonts w:ascii="Arial" w:hAnsi="Arial" w:cs="Arial"/>
        </w:rPr>
        <w:t xml:space="preserve"> and increased patient satisfaction with care</w:t>
      </w:r>
      <w:r w:rsidRPr="0087588B">
        <w:rPr>
          <w:rFonts w:ascii="Arial" w:hAnsi="Arial" w:cs="Arial"/>
        </w:rPr>
        <w:fldChar w:fldCharType="begin">
          <w:fldData xml:space="preserve">PEVuZE5vdGU+PENpdGU+PEF1dGhvcj5XYXNzb248L0F1dGhvcj48WWVhcj4xOTk5PC9ZZWFyPjxS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</w:fldData>
        </w:fldChar>
      </w:r>
      <w:r>
        <w:rPr>
          <w:rFonts w:ascii="Arial" w:hAnsi="Arial" w:cs="Arial"/>
        </w:rPr>
        <w:instrText xml:space="preserve"> ADDIN EN.CITE </w:instrText>
      </w:r>
      <w:r>
        <w:rPr>
          <w:rFonts w:ascii="Arial" w:hAnsi="Arial" w:cs="Arial"/>
        </w:rPr>
        <w:fldChar w:fldCharType="begin">
          <w:fldData xml:space="preserve">PEVuZE5vdGU+PENpdGU+PEF1dGhvcj5XYXNzb248L0F1dGhvcj48WWVhcj4xOTk5PC9ZZWFyPjxS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</w:fldData>
        </w:fldChar>
      </w:r>
      <w:r>
        <w:rPr>
          <w:rFonts w:ascii="Arial" w:hAnsi="Arial" w:cs="Arial"/>
        </w:rPr>
        <w:instrText xml:space="preserve"> ADDIN EN.CITE.DATA </w:instrText>
      </w:r>
      <w:r>
        <w:rPr>
          <w:rFonts w:ascii="Arial" w:hAnsi="Arial" w:cs="Arial"/>
        </w:rPr>
      </w:r>
      <w:r>
        <w:rPr>
          <w:rFonts w:ascii="Arial" w:hAnsi="Arial" w:cs="Arial"/>
        </w:rPr>
        <w:fldChar w:fldCharType="end"/>
      </w:r>
      <w:r w:rsidRPr="0087588B">
        <w:rPr>
          <w:rFonts w:ascii="Arial" w:hAnsi="Arial" w:cs="Arial"/>
        </w:rPr>
      </w:r>
      <w:r w:rsidRPr="0087588B">
        <w:rPr>
          <w:rFonts w:ascii="Arial" w:hAnsi="Arial" w:cs="Arial"/>
        </w:rPr>
        <w:fldChar w:fldCharType="separate"/>
      </w:r>
      <w:r w:rsidRPr="00A35892">
        <w:rPr>
          <w:rFonts w:ascii="Arial" w:hAnsi="Arial" w:cs="Arial"/>
          <w:noProof/>
          <w:vertAlign w:val="superscript"/>
        </w:rPr>
        <w:t>16,18-20</w:t>
      </w:r>
      <w:r w:rsidRPr="0087588B">
        <w:rPr>
          <w:rFonts w:ascii="Arial" w:hAnsi="Arial" w:cs="Arial"/>
        </w:rPr>
        <w:fldChar w:fldCharType="end"/>
      </w:r>
      <w:r w:rsidRPr="0087588B">
        <w:rPr>
          <w:rFonts w:ascii="Arial" w:hAnsi="Arial" w:cs="Arial"/>
        </w:rPr>
        <w:t xml:space="preserve">. </w:t>
      </w:r>
    </w:p>
    <w:p w14:paraId="78E51503" w14:textId="2A55CD55" w:rsidR="00A56487" w:rsidRPr="006371EA" w:rsidRDefault="00DF77D6" w:rsidP="006371EA">
      <w:pPr>
        <w:pStyle w:val="Style1"/>
      </w:pPr>
      <w:r w:rsidRPr="006371EA">
        <w:t>Evidence</w:t>
      </w:r>
      <w:r w:rsidR="00606C20" w:rsidRPr="006371EA">
        <w:t>-based support for</w:t>
      </w:r>
      <w:r w:rsidRPr="006371EA">
        <w:t xml:space="preserve"> </w:t>
      </w:r>
      <w:r w:rsidR="00606C20" w:rsidRPr="006371EA">
        <w:t>PROs</w:t>
      </w:r>
      <w:r w:rsidRPr="006371EA">
        <w:t xml:space="preserve"> in</w:t>
      </w:r>
      <w:r w:rsidR="00C22466" w:rsidRPr="006371EA">
        <w:t xml:space="preserve"> HIV Care</w:t>
      </w:r>
      <w:bookmarkEnd w:id="9"/>
      <w:bookmarkEnd w:id="10"/>
    </w:p>
    <w:p w14:paraId="1D3EE6AD" w14:textId="7D706767" w:rsidR="009D2E76" w:rsidRPr="00884261" w:rsidRDefault="009D2E76" w:rsidP="009D2E76">
      <w:pPr>
        <w:pBdr>
          <w:top w:val="nil"/>
          <w:left w:val="nil"/>
          <w:bottom w:val="nil"/>
          <w:right w:val="nil"/>
          <w:between w:val="nil"/>
        </w:pBdr>
        <w:spacing w:before="60" w:after="180"/>
        <w:rPr>
          <w:rFonts w:ascii="Arial" w:hAnsi="Arial" w:cs="Arial"/>
          <w:sz w:val="22"/>
          <w:szCs w:val="22"/>
        </w:rPr>
      </w:pPr>
      <w:bookmarkStart w:id="11" w:name="_Toc49509560"/>
      <w:bookmarkStart w:id="12" w:name="_Toc49863316"/>
      <w:r w:rsidRPr="00884261">
        <w:rPr>
          <w:rFonts w:ascii="Arial" w:hAnsi="Arial" w:cs="Arial"/>
          <w:sz w:val="22"/>
          <w:szCs w:val="22"/>
        </w:rPr>
        <w:t xml:space="preserve">PROs have been found to be highly useful to providers and acceptable to patients. An in-depth dossier of evidence details this evidence </w:t>
      </w:r>
      <w:r w:rsidRPr="00884261">
        <w:rPr>
          <w:rFonts w:ascii="Arial" w:hAnsi="Arial" w:cs="Arial"/>
          <w:sz w:val="22"/>
          <w:szCs w:val="22"/>
          <w:u w:val="single"/>
        </w:rPr>
        <w:t>here</w:t>
      </w:r>
      <w:r w:rsidR="00D27D85">
        <w:rPr>
          <w:rFonts w:ascii="Arial" w:hAnsi="Arial" w:cs="Arial"/>
          <w:sz w:val="22"/>
          <w:szCs w:val="22"/>
          <w:u w:val="single"/>
        </w:rPr>
        <w:t xml:space="preserve"> </w:t>
      </w:r>
      <w:r w:rsidR="00D27D85" w:rsidRPr="00D27D85">
        <w:rPr>
          <w:rFonts w:ascii="Arial" w:hAnsi="Arial" w:cs="Arial"/>
          <w:color w:val="7F7F7F" w:themeColor="text1" w:themeTint="80"/>
          <w:sz w:val="22"/>
          <w:szCs w:val="22"/>
          <w:u w:val="single"/>
        </w:rPr>
        <w:t>[add Dossier link]</w:t>
      </w:r>
      <w:r w:rsidRPr="00D27D85">
        <w:rPr>
          <w:rFonts w:ascii="Arial" w:hAnsi="Arial" w:cs="Arial"/>
          <w:color w:val="7F7F7F" w:themeColor="text1" w:themeTint="80"/>
          <w:sz w:val="22"/>
          <w:szCs w:val="22"/>
          <w:u w:val="single"/>
        </w:rPr>
        <w:t xml:space="preserve"> </w:t>
      </w:r>
      <w:r w:rsidRPr="00884261">
        <w:rPr>
          <w:rFonts w:ascii="Arial" w:hAnsi="Arial" w:cs="Arial"/>
          <w:sz w:val="22"/>
          <w:szCs w:val="22"/>
        </w:rPr>
        <w:t>and su</w:t>
      </w:r>
      <w:r>
        <w:rPr>
          <w:rFonts w:ascii="Arial" w:hAnsi="Arial" w:cs="Arial"/>
          <w:sz w:val="22"/>
          <w:szCs w:val="22"/>
        </w:rPr>
        <w:t>pports the idea</w:t>
      </w:r>
      <w:r w:rsidRPr="00884261">
        <w:rPr>
          <w:rFonts w:ascii="Arial" w:hAnsi="Arial" w:cs="Arial"/>
          <w:sz w:val="22"/>
          <w:szCs w:val="22"/>
        </w:rPr>
        <w:t xml:space="preserve"> that implementing PROs in HIV care can:</w:t>
      </w:r>
      <w:r>
        <w:rPr>
          <w:rFonts w:ascii="Arial" w:hAnsi="Arial" w:cs="Arial"/>
          <w:sz w:val="22"/>
          <w:szCs w:val="22"/>
        </w:rPr>
        <w:t xml:space="preserve"> </w:t>
      </w:r>
    </w:p>
    <w:p w14:paraId="1124469A" w14:textId="77777777" w:rsidR="009D2E76" w:rsidRPr="00884261" w:rsidRDefault="009D2E76" w:rsidP="009D2E76">
      <w:pPr>
        <w:numPr>
          <w:ilvl w:val="0"/>
          <w:numId w:val="37"/>
        </w:numPr>
        <w:pBdr>
          <w:top w:val="nil"/>
          <w:left w:val="nil"/>
          <w:bottom w:val="nil"/>
          <w:right w:val="nil"/>
          <w:between w:val="nil"/>
        </w:pBdr>
        <w:spacing w:before="60" w:after="60"/>
        <w:rPr>
          <w:rFonts w:ascii="Arial" w:hAnsi="Arial" w:cs="Arial"/>
          <w:sz w:val="22"/>
          <w:szCs w:val="22"/>
        </w:rPr>
      </w:pPr>
      <w:r w:rsidRPr="00884261">
        <w:rPr>
          <w:rFonts w:ascii="Arial" w:hAnsi="Arial" w:cs="Arial"/>
          <w:color w:val="000000"/>
          <w:sz w:val="22"/>
          <w:szCs w:val="22"/>
        </w:rPr>
        <w:t>Improve detection of health behaviors, symptoms, and mental health issues</w:t>
      </w:r>
    </w:p>
    <w:p w14:paraId="37B54DEC" w14:textId="77777777" w:rsidR="009D2E76" w:rsidRPr="00C14930" w:rsidRDefault="009D2E76" w:rsidP="009D2E76">
      <w:pPr>
        <w:numPr>
          <w:ilvl w:val="0"/>
          <w:numId w:val="37"/>
        </w:numPr>
        <w:pBdr>
          <w:top w:val="nil"/>
          <w:left w:val="nil"/>
          <w:bottom w:val="nil"/>
          <w:right w:val="nil"/>
          <w:between w:val="nil"/>
        </w:pBdr>
        <w:spacing w:before="60" w:after="60"/>
        <w:rPr>
          <w:rFonts w:ascii="Arial" w:hAnsi="Arial" w:cs="Arial"/>
          <w:sz w:val="22"/>
          <w:szCs w:val="22"/>
        </w:rPr>
      </w:pPr>
      <w:r>
        <w:rPr>
          <w:rFonts w:ascii="Arial" w:hAnsi="Arial" w:cs="Arial"/>
          <w:sz w:val="22"/>
          <w:szCs w:val="22"/>
        </w:rPr>
        <w:t>Increase provider awareness and interventions to address depression, drug and alcohol use, intimate partner violence, and other domains in order to improve health outcomes</w:t>
      </w:r>
    </w:p>
    <w:p w14:paraId="417B379E" w14:textId="5C3BC9D6" w:rsidR="009D2E76" w:rsidRPr="00884261" w:rsidRDefault="009D2E76" w:rsidP="009D2E76">
      <w:pPr>
        <w:numPr>
          <w:ilvl w:val="0"/>
          <w:numId w:val="37"/>
        </w:numPr>
        <w:pBdr>
          <w:top w:val="nil"/>
          <w:left w:val="nil"/>
          <w:bottom w:val="nil"/>
          <w:right w:val="nil"/>
          <w:between w:val="nil"/>
        </w:pBdr>
        <w:spacing w:before="60" w:after="60"/>
        <w:rPr>
          <w:rFonts w:ascii="Arial" w:hAnsi="Arial" w:cs="Arial"/>
          <w:sz w:val="22"/>
          <w:szCs w:val="22"/>
        </w:rPr>
      </w:pPr>
      <w:r w:rsidRPr="00884261">
        <w:rPr>
          <w:rFonts w:ascii="Arial" w:hAnsi="Arial" w:cs="Arial"/>
          <w:color w:val="000000"/>
          <w:sz w:val="22"/>
          <w:szCs w:val="22"/>
        </w:rPr>
        <w:t xml:space="preserve">Improve patient-provider communication, by helping patients prioritize and raise concerns and helping providers identify and initiate areas of discussion that can be difficult to know are needed and/or difficult to initiate without the PROs (e.g., sexual risk behavior) </w:t>
      </w:r>
    </w:p>
    <w:p w14:paraId="2F117CEB" w14:textId="77777777" w:rsidR="009D2E76" w:rsidRPr="00884261" w:rsidRDefault="009D2E76" w:rsidP="009D2E76">
      <w:pPr>
        <w:numPr>
          <w:ilvl w:val="0"/>
          <w:numId w:val="37"/>
        </w:numPr>
        <w:pBdr>
          <w:top w:val="nil"/>
          <w:left w:val="nil"/>
          <w:bottom w:val="nil"/>
          <w:right w:val="nil"/>
          <w:between w:val="nil"/>
        </w:pBdr>
        <w:spacing w:before="60" w:after="60"/>
        <w:rPr>
          <w:rFonts w:ascii="Arial" w:hAnsi="Arial" w:cs="Arial"/>
          <w:sz w:val="22"/>
          <w:szCs w:val="22"/>
        </w:rPr>
      </w:pPr>
      <w:r w:rsidRPr="00884261">
        <w:rPr>
          <w:rFonts w:ascii="Arial" w:hAnsi="Arial" w:cs="Arial"/>
          <w:color w:val="000000"/>
          <w:sz w:val="22"/>
          <w:szCs w:val="22"/>
        </w:rPr>
        <w:t>Improve delivery of care, e.g.,</w:t>
      </w:r>
      <w:r>
        <w:rPr>
          <w:rFonts w:ascii="Arial" w:hAnsi="Arial" w:cs="Arial"/>
          <w:color w:val="000000"/>
          <w:sz w:val="22"/>
          <w:szCs w:val="22"/>
        </w:rPr>
        <w:t xml:space="preserve"> allow providers to focus on the most relevant issues during the visit rather than identifying the issues, improving symptom management and other care and therefore</w:t>
      </w:r>
      <w:r w:rsidRPr="00884261">
        <w:rPr>
          <w:rFonts w:ascii="Arial" w:hAnsi="Arial" w:cs="Arial"/>
          <w:color w:val="000000"/>
          <w:sz w:val="22"/>
          <w:szCs w:val="22"/>
        </w:rPr>
        <w:t xml:space="preserve"> </w:t>
      </w:r>
      <w:r>
        <w:rPr>
          <w:rFonts w:ascii="Arial" w:hAnsi="Arial" w:cs="Arial"/>
          <w:color w:val="000000"/>
          <w:sz w:val="22"/>
          <w:szCs w:val="22"/>
        </w:rPr>
        <w:t>r</w:t>
      </w:r>
      <w:r w:rsidRPr="00884261">
        <w:rPr>
          <w:rFonts w:ascii="Arial" w:hAnsi="Arial" w:cs="Arial"/>
          <w:color w:val="000000"/>
          <w:sz w:val="22"/>
          <w:szCs w:val="22"/>
        </w:rPr>
        <w:t>educing emergency department visits and hospitalizations</w:t>
      </w:r>
      <w:r>
        <w:rPr>
          <w:rFonts w:ascii="Arial" w:hAnsi="Arial" w:cs="Arial"/>
          <w:color w:val="000000"/>
          <w:sz w:val="22"/>
          <w:szCs w:val="22"/>
        </w:rPr>
        <w:t xml:space="preserve">. </w:t>
      </w:r>
      <w:r w:rsidRPr="00C14930">
        <w:rPr>
          <w:rFonts w:ascii="Arial" w:hAnsi="Arial" w:cs="Arial"/>
          <w:color w:val="000000"/>
          <w:sz w:val="18"/>
          <w:szCs w:val="18"/>
        </w:rPr>
        <w:t>*Note this is based on a compendium of studies in chronic disease populations: data regarding reducing hospitalizations is not based on PLWH</w:t>
      </w:r>
      <w:r>
        <w:rPr>
          <w:rFonts w:ascii="Arial" w:hAnsi="Arial" w:cs="Arial"/>
          <w:color w:val="000000"/>
          <w:sz w:val="22"/>
          <w:szCs w:val="22"/>
        </w:rPr>
        <w:t xml:space="preserve">. </w:t>
      </w:r>
    </w:p>
    <w:p w14:paraId="2067EEED" w14:textId="2F23E2C0" w:rsidR="009F44F8" w:rsidRPr="006371EA" w:rsidRDefault="009F44F8" w:rsidP="006371EA">
      <w:pPr>
        <w:pStyle w:val="Style1"/>
      </w:pPr>
      <w:r w:rsidRPr="006371EA">
        <w:t>Toolkit purpose</w:t>
      </w:r>
      <w:bookmarkEnd w:id="11"/>
      <w:bookmarkEnd w:id="12"/>
    </w:p>
    <w:p w14:paraId="6790346E" w14:textId="13EE6C1F" w:rsidR="009D2E76" w:rsidRPr="00884261" w:rsidRDefault="009D2E76" w:rsidP="009D2E76">
      <w:pPr>
        <w:spacing w:before="60" w:after="180"/>
        <w:rPr>
          <w:rFonts w:ascii="Arial" w:hAnsi="Arial" w:cs="Arial"/>
          <w:color w:val="000000"/>
          <w:sz w:val="22"/>
          <w:szCs w:val="22"/>
        </w:rPr>
      </w:pPr>
      <w:bookmarkStart w:id="13" w:name="_Toc49509561"/>
      <w:bookmarkStart w:id="14" w:name="_Toc49863317"/>
      <w:r w:rsidRPr="00884261">
        <w:rPr>
          <w:rFonts w:ascii="Arial" w:hAnsi="Arial" w:cs="Arial"/>
          <w:color w:val="000000"/>
          <w:sz w:val="22"/>
          <w:szCs w:val="22"/>
        </w:rPr>
        <w:t>This Toolkit is designed to provide practical advice to support the introduction of clinical PRO assessments into routine HIV care. These insights draw from a range of sources, including practical experience integrating PROs into HIV clinical care</w:t>
      </w:r>
      <w:r>
        <w:rPr>
          <w:rFonts w:ascii="Arial" w:hAnsi="Arial" w:cs="Arial"/>
          <w:color w:val="000000"/>
          <w:sz w:val="22"/>
          <w:szCs w:val="22"/>
        </w:rPr>
        <w:t xml:space="preserve"> at multiple sites</w:t>
      </w:r>
      <w:r w:rsidRPr="00884261">
        <w:rPr>
          <w:rFonts w:ascii="Arial" w:hAnsi="Arial" w:cs="Arial"/>
          <w:color w:val="000000"/>
          <w:sz w:val="22"/>
          <w:szCs w:val="22"/>
        </w:rPr>
        <w:t>, published literature, and primary interviews with stakeholders with experience integrating PROs into HIV clinical care. While some of the information in this Toolkit applies to all formats of PRO assessment, we focus on implementation of tablet-based patient self-administered PRO assessments in clinical care</w:t>
      </w:r>
      <w:r>
        <w:rPr>
          <w:rFonts w:ascii="Arial" w:hAnsi="Arial" w:cs="Arial"/>
          <w:color w:val="000000"/>
          <w:sz w:val="22"/>
          <w:szCs w:val="22"/>
        </w:rPr>
        <w:t xml:space="preserve"> due to the clear advantages outlined in Chapter 3</w:t>
      </w:r>
      <w:r w:rsidR="00D27D85">
        <w:rPr>
          <w:rFonts w:ascii="Arial" w:hAnsi="Arial" w:cs="Arial"/>
          <w:color w:val="000000"/>
          <w:sz w:val="22"/>
          <w:szCs w:val="22"/>
        </w:rPr>
        <w:t xml:space="preserve"> </w:t>
      </w:r>
      <w:r w:rsidR="00D27D85" w:rsidRPr="00D27D85">
        <w:rPr>
          <w:rFonts w:ascii="Arial" w:hAnsi="Arial" w:cs="Arial"/>
          <w:color w:val="7F7F7F" w:themeColor="text1" w:themeTint="80"/>
          <w:sz w:val="22"/>
          <w:szCs w:val="22"/>
        </w:rPr>
        <w:t>[add Chapter 3 link]</w:t>
      </w:r>
      <w:r w:rsidRPr="00884261">
        <w:rPr>
          <w:rFonts w:ascii="Arial" w:hAnsi="Arial" w:cs="Arial"/>
          <w:color w:val="000000"/>
          <w:sz w:val="22"/>
          <w:szCs w:val="22"/>
        </w:rPr>
        <w:t>. Every HIV clinic is a little bit different so no one-size-fits all approach will allow PRO integration into every HIV clinic. Therefore, this toolkit was designed to help provide resources, tips, and learning to help implement PROs adapted as needed for individual clinics.</w:t>
      </w:r>
    </w:p>
    <w:p w14:paraId="7B26211E" w14:textId="77777777" w:rsidR="00E9525E" w:rsidRPr="006371EA" w:rsidRDefault="00606C20" w:rsidP="006371EA">
      <w:pPr>
        <w:pStyle w:val="Style1"/>
      </w:pPr>
      <w:r w:rsidRPr="006371EA">
        <w:t>Chapter overview: steps toward implementation</w:t>
      </w:r>
      <w:bookmarkEnd w:id="13"/>
      <w:bookmarkEnd w:id="14"/>
    </w:p>
    <w:p w14:paraId="3CD8A474" w14:textId="77777777" w:rsidR="009D2E76" w:rsidRPr="0087588B" w:rsidRDefault="009D2E76" w:rsidP="009D2E76">
      <w:pPr>
        <w:spacing w:before="60" w:after="180"/>
        <w:rPr>
          <w:rFonts w:ascii="Arial" w:hAnsi="Arial" w:cs="Arial"/>
          <w:sz w:val="22"/>
          <w:szCs w:val="22"/>
        </w:rPr>
      </w:pPr>
      <w:bookmarkStart w:id="15" w:name="_Toc49509562"/>
      <w:bookmarkStart w:id="16" w:name="_Toc49863318"/>
      <w:r w:rsidRPr="0087588B">
        <w:rPr>
          <w:rFonts w:ascii="Arial" w:hAnsi="Arial" w:cs="Arial"/>
          <w:sz w:val="22"/>
          <w:szCs w:val="22"/>
        </w:rPr>
        <w:t>Though the process of PRO implementation is iterative, the chapters of this Toolkit sequence tasks into a general chronologic order star</w:t>
      </w:r>
      <w:r>
        <w:rPr>
          <w:rFonts w:ascii="Arial" w:hAnsi="Arial" w:cs="Arial"/>
          <w:sz w:val="22"/>
          <w:szCs w:val="22"/>
        </w:rPr>
        <w:t>ting with planning and decision-</w:t>
      </w:r>
      <w:r w:rsidRPr="0087588B">
        <w:rPr>
          <w:rFonts w:ascii="Arial" w:hAnsi="Arial" w:cs="Arial"/>
          <w:sz w:val="22"/>
          <w:szCs w:val="22"/>
        </w:rPr>
        <w:t>making (Chapters 1-</w:t>
      </w:r>
      <w:r>
        <w:rPr>
          <w:rFonts w:ascii="Arial" w:hAnsi="Arial" w:cs="Arial"/>
          <w:sz w:val="22"/>
          <w:szCs w:val="22"/>
        </w:rPr>
        <w:t>3</w:t>
      </w:r>
      <w:r w:rsidRPr="0087588B">
        <w:rPr>
          <w:rFonts w:ascii="Arial" w:hAnsi="Arial" w:cs="Arial"/>
          <w:sz w:val="22"/>
          <w:szCs w:val="22"/>
        </w:rPr>
        <w:t xml:space="preserve">), then implementation (Chapters </w:t>
      </w:r>
      <w:r>
        <w:rPr>
          <w:rFonts w:ascii="Arial" w:hAnsi="Arial" w:cs="Arial"/>
          <w:sz w:val="22"/>
          <w:szCs w:val="22"/>
        </w:rPr>
        <w:t>4</w:t>
      </w:r>
      <w:r w:rsidRPr="0087588B">
        <w:rPr>
          <w:rFonts w:ascii="Arial" w:hAnsi="Arial" w:cs="Arial"/>
          <w:sz w:val="22"/>
          <w:szCs w:val="22"/>
        </w:rPr>
        <w:t>-6</w:t>
      </w:r>
      <w:r>
        <w:rPr>
          <w:rFonts w:ascii="Arial" w:hAnsi="Arial" w:cs="Arial"/>
          <w:sz w:val="22"/>
          <w:szCs w:val="22"/>
        </w:rPr>
        <w:t>)</w:t>
      </w:r>
      <w:r w:rsidRPr="0087588B">
        <w:rPr>
          <w:rFonts w:ascii="Arial" w:hAnsi="Arial" w:cs="Arial"/>
          <w:sz w:val="22"/>
          <w:szCs w:val="22"/>
        </w:rPr>
        <w:t xml:space="preserve">, and finally ongoing collection, maintenance, evaluation and improvement (Chapter 7). Chapter 1 helps assess and improve a clinic’s readiness for PRO implementation. Chapter 2 offers a pathway for stakeholder engagement. Chapter 3 itemizes steps needed in order to build technical infrastructure for electronic data collection. Chapter 4 operationalizes important steps to create a PRO assessment that best suits the needs of </w:t>
      </w:r>
      <w:r>
        <w:rPr>
          <w:rFonts w:ascii="Arial" w:hAnsi="Arial" w:cs="Arial"/>
          <w:sz w:val="22"/>
          <w:szCs w:val="22"/>
        </w:rPr>
        <w:t xml:space="preserve">an individual HIV </w:t>
      </w:r>
      <w:r w:rsidRPr="0087588B">
        <w:rPr>
          <w:rFonts w:ascii="Arial" w:hAnsi="Arial" w:cs="Arial"/>
          <w:sz w:val="22"/>
          <w:szCs w:val="22"/>
        </w:rPr>
        <w:t>clinic and its patients. Chapter 5 outlines the decisions and protocols to support integration and ongoing success. Chapter 6 offers insight into initial and ongoing staff training needs. Chapter 7 provides strategies for monitoring</w:t>
      </w:r>
      <w:r>
        <w:rPr>
          <w:rFonts w:ascii="Arial" w:hAnsi="Arial" w:cs="Arial"/>
          <w:sz w:val="22"/>
          <w:szCs w:val="22"/>
        </w:rPr>
        <w:t>,</w:t>
      </w:r>
      <w:r w:rsidRPr="0087588B">
        <w:rPr>
          <w:rFonts w:ascii="Arial" w:hAnsi="Arial" w:cs="Arial"/>
          <w:sz w:val="22"/>
          <w:szCs w:val="22"/>
        </w:rPr>
        <w:t xml:space="preserve"> evaluating</w:t>
      </w:r>
      <w:r>
        <w:rPr>
          <w:rFonts w:ascii="Arial" w:hAnsi="Arial" w:cs="Arial"/>
          <w:sz w:val="22"/>
          <w:szCs w:val="22"/>
        </w:rPr>
        <w:t xml:space="preserve"> and sustaining</w:t>
      </w:r>
      <w:r w:rsidRPr="0087588B">
        <w:rPr>
          <w:rFonts w:ascii="Arial" w:hAnsi="Arial" w:cs="Arial"/>
          <w:sz w:val="22"/>
          <w:szCs w:val="22"/>
        </w:rPr>
        <w:t xml:space="preserve"> the success of integration of PROs into clinical HIV care.</w:t>
      </w:r>
    </w:p>
    <w:p w14:paraId="44962D42" w14:textId="6A736BA9" w:rsidR="00B0699C" w:rsidRPr="006371EA" w:rsidRDefault="00E9525E" w:rsidP="006371EA">
      <w:pPr>
        <w:pStyle w:val="Style1"/>
      </w:pPr>
      <w:r w:rsidRPr="006371EA">
        <w:t xml:space="preserve">How this </w:t>
      </w:r>
      <w:r w:rsidR="007C6DD5" w:rsidRPr="006371EA">
        <w:t>Toolkit</w:t>
      </w:r>
      <w:r w:rsidRPr="006371EA">
        <w:t xml:space="preserve"> was developed</w:t>
      </w:r>
      <w:bookmarkEnd w:id="15"/>
      <w:bookmarkEnd w:id="16"/>
    </w:p>
    <w:p w14:paraId="6476E53D" w14:textId="189E751A" w:rsidR="009D2E76" w:rsidRPr="0087588B" w:rsidRDefault="009D2E76" w:rsidP="009D2E76">
      <w:pPr>
        <w:spacing w:before="60" w:after="180"/>
        <w:rPr>
          <w:rFonts w:ascii="Arial" w:eastAsia="Calibri" w:hAnsi="Arial" w:cs="Arial"/>
          <w:color w:val="000000"/>
          <w:sz w:val="22"/>
          <w:szCs w:val="22"/>
        </w:rPr>
      </w:pPr>
      <w:bookmarkStart w:id="17" w:name="_Toc49509563"/>
      <w:bookmarkStart w:id="18" w:name="_Toc49863319"/>
      <w:r w:rsidRPr="0087588B">
        <w:rPr>
          <w:rFonts w:ascii="Arial" w:eastAsia="Calibri" w:hAnsi="Arial" w:cs="Arial"/>
          <w:color w:val="000000"/>
          <w:sz w:val="22"/>
          <w:szCs w:val="22"/>
        </w:rPr>
        <w:t xml:space="preserve">Evidence and practical tips found in this Toolkit are drawn from real-world PRO implementation experiences and data collected 1) within the </w:t>
      </w:r>
      <w:proofErr w:type="spellStart"/>
      <w:r w:rsidRPr="0087588B">
        <w:rPr>
          <w:rFonts w:ascii="Arial" w:eastAsia="Calibri" w:hAnsi="Arial" w:cs="Arial"/>
          <w:color w:val="000000"/>
          <w:sz w:val="22"/>
          <w:szCs w:val="22"/>
        </w:rPr>
        <w:t>PROgress</w:t>
      </w:r>
      <w:proofErr w:type="spellEnd"/>
      <w:r w:rsidRPr="0087588B">
        <w:rPr>
          <w:rFonts w:ascii="Arial" w:eastAsia="Calibri" w:hAnsi="Arial" w:cs="Arial"/>
          <w:color w:val="000000"/>
          <w:sz w:val="22"/>
          <w:szCs w:val="22"/>
        </w:rPr>
        <w:t xml:space="preserve"> study, a </w:t>
      </w:r>
      <w:proofErr w:type="spellStart"/>
      <w:r w:rsidRPr="0087588B">
        <w:rPr>
          <w:rFonts w:ascii="Arial" w:eastAsia="Calibri" w:hAnsi="Arial" w:cs="Arial"/>
          <w:color w:val="000000"/>
          <w:sz w:val="22"/>
          <w:szCs w:val="22"/>
        </w:rPr>
        <w:t>ViiV</w:t>
      </w:r>
      <w:proofErr w:type="spellEnd"/>
      <w:r w:rsidRPr="0087588B">
        <w:rPr>
          <w:rFonts w:ascii="Arial" w:eastAsia="Calibri" w:hAnsi="Arial" w:cs="Arial"/>
          <w:color w:val="000000"/>
          <w:sz w:val="22"/>
          <w:szCs w:val="22"/>
        </w:rPr>
        <w:t xml:space="preserve">-funded project evaluating </w:t>
      </w:r>
      <w:r w:rsidRPr="0087588B">
        <w:rPr>
          <w:rFonts w:ascii="Arial" w:eastAsia="Calibri" w:hAnsi="Arial" w:cs="Arial"/>
          <w:color w:val="000000"/>
          <w:sz w:val="22"/>
          <w:szCs w:val="22"/>
        </w:rPr>
        <w:lastRenderedPageBreak/>
        <w:t>impact, effectiveness, and sustainability of PRO collection in routine clinical HIV care</w:t>
      </w:r>
      <w:r w:rsidR="00D27D85">
        <w:rPr>
          <w:rFonts w:ascii="Arial" w:eastAsia="Calibri" w:hAnsi="Arial" w:cs="Arial"/>
          <w:color w:val="000000"/>
          <w:sz w:val="22"/>
          <w:szCs w:val="22"/>
        </w:rPr>
        <w:t xml:space="preserve"> at </w:t>
      </w:r>
      <w:r w:rsidR="00D27D85" w:rsidRPr="00F44BC1">
        <w:rPr>
          <w:rFonts w:ascii="Arial" w:hAnsi="Arial" w:cs="Arial"/>
          <w:sz w:val="22"/>
          <w:szCs w:val="22"/>
        </w:rPr>
        <w:t>Midway Specialty Care in Ft. Pierce, FL, and St. Michael’s Hospital in Toronto, ON</w:t>
      </w:r>
      <w:r w:rsidRPr="0087588B">
        <w:rPr>
          <w:rFonts w:ascii="Arial" w:eastAsia="Calibri" w:hAnsi="Arial" w:cs="Arial"/>
          <w:color w:val="000000"/>
          <w:sz w:val="22"/>
          <w:szCs w:val="22"/>
        </w:rPr>
        <w:t xml:space="preserve">; and 2) within the Centers for AIDS Research (CFAR) Network of Integrated Clinical Systems (CNICS), a network of 8 U.S. HIV clinics. As of early 2020, &gt;85,000 clinical PRO assessments had been completed by &gt;20,000 patients with HIV across CNICS sites as part of routine clinical care visits to improve care </w:t>
      </w:r>
      <w:r w:rsidR="00D27D85">
        <w:rPr>
          <w:rFonts w:ascii="Arial" w:eastAsia="Calibri" w:hAnsi="Arial" w:cs="Arial"/>
          <w:color w:val="000000"/>
          <w:sz w:val="22"/>
          <w:szCs w:val="22"/>
        </w:rPr>
        <w:t>and</w:t>
      </w:r>
      <w:r w:rsidRPr="0087588B">
        <w:rPr>
          <w:rFonts w:ascii="Arial" w:eastAsia="Calibri" w:hAnsi="Arial" w:cs="Arial"/>
          <w:color w:val="000000"/>
          <w:sz w:val="22"/>
          <w:szCs w:val="22"/>
        </w:rPr>
        <w:t xml:space="preserve"> facilitate research on health domains important to long-term outcomes among PLWH. </w:t>
      </w:r>
    </w:p>
    <w:p w14:paraId="1D67F52D" w14:textId="5CF2821D" w:rsidR="00DC1763" w:rsidRPr="006371EA" w:rsidRDefault="00DC1763" w:rsidP="00884261">
      <w:pPr>
        <w:pStyle w:val="Style1"/>
      </w:pPr>
      <w:r w:rsidRPr="006371EA">
        <w:t>Language</w:t>
      </w:r>
      <w:bookmarkEnd w:id="17"/>
      <w:bookmarkEnd w:id="18"/>
    </w:p>
    <w:p w14:paraId="5E7669C0" w14:textId="3A2C04EC" w:rsidR="00DC1763" w:rsidRPr="00884261" w:rsidRDefault="00DC1763" w:rsidP="00884261">
      <w:pPr>
        <w:spacing w:before="60" w:after="180"/>
        <w:rPr>
          <w:rFonts w:ascii="Arial" w:hAnsi="Arial" w:cs="Arial"/>
          <w:sz w:val="22"/>
          <w:szCs w:val="22"/>
        </w:rPr>
      </w:pPr>
      <w:r w:rsidRPr="00884261">
        <w:rPr>
          <w:rFonts w:ascii="Arial" w:hAnsi="Arial" w:cs="Arial"/>
          <w:sz w:val="22"/>
          <w:szCs w:val="22"/>
        </w:rPr>
        <w:t>There are a number of acronyms throughout this toolkit. They are defined in Appendix 1. We also define terms</w:t>
      </w:r>
      <w:r w:rsidR="00165CAB" w:rsidRPr="00884261">
        <w:rPr>
          <w:rFonts w:ascii="Arial" w:hAnsi="Arial" w:cs="Arial"/>
          <w:sz w:val="22"/>
          <w:szCs w:val="22"/>
        </w:rPr>
        <w:t xml:space="preserve"> that may be unfamiliar or whose meaning differs by context in Appendix 2. For example, we use the term provider to refer to the physician, fellow, nurse practitioner, physician assistant or other clinician who is providing patient care. We realize in different contexts, terms such as provider have broader or narrower meaning and therefore include a glossary.</w:t>
      </w:r>
      <w:r w:rsidR="005C4103">
        <w:rPr>
          <w:rFonts w:ascii="Arial" w:hAnsi="Arial" w:cs="Arial"/>
          <w:sz w:val="22"/>
          <w:szCs w:val="22"/>
        </w:rPr>
        <w:t xml:space="preserve"> </w:t>
      </w:r>
    </w:p>
    <w:p w14:paraId="34EF3987" w14:textId="384E9E53" w:rsidR="00884261" w:rsidRPr="006371EA" w:rsidRDefault="00884261" w:rsidP="006371EA">
      <w:pPr>
        <w:pStyle w:val="Style1"/>
      </w:pPr>
      <w:bookmarkStart w:id="19" w:name="_Toc49509564"/>
      <w:bookmarkStart w:id="20" w:name="_Toc49863320"/>
      <w:r w:rsidRPr="006371EA">
        <w:t>Resources</w:t>
      </w:r>
      <w:bookmarkEnd w:id="19"/>
      <w:bookmarkEnd w:id="20"/>
    </w:p>
    <w:p w14:paraId="40876E37" w14:textId="17B7D710" w:rsidR="00210474" w:rsidRPr="002F1EDE" w:rsidRDefault="002F1EDE" w:rsidP="00210474">
      <w:pPr>
        <w:pStyle w:val="ListParagraph"/>
        <w:numPr>
          <w:ilvl w:val="0"/>
          <w:numId w:val="41"/>
        </w:numPr>
        <w:pBdr>
          <w:top w:val="nil"/>
          <w:left w:val="nil"/>
          <w:bottom w:val="nil"/>
          <w:right w:val="nil"/>
          <w:between w:val="nil"/>
        </w:pBdr>
        <w:spacing w:before="120" w:after="120"/>
        <w:ind w:left="360"/>
        <w:contextualSpacing w:val="0"/>
        <w:rPr>
          <w:rFonts w:ascii="Arial" w:eastAsiaTheme="minorHAnsi" w:hAnsi="Arial" w:cs="Arial"/>
          <w:color w:val="7F7F7F" w:themeColor="text1" w:themeTint="80"/>
        </w:rPr>
      </w:pPr>
      <w:r w:rsidRPr="002F1EDE">
        <w:rPr>
          <w:rFonts w:ascii="Arial" w:eastAsia="Calibri" w:hAnsi="Arial" w:cs="Arial"/>
          <w:color w:val="7F7F7F" w:themeColor="text1" w:themeTint="80"/>
          <w:sz w:val="22"/>
          <w:szCs w:val="22"/>
        </w:rPr>
        <w:t>Add citation for website including URL</w:t>
      </w:r>
    </w:p>
    <w:p w14:paraId="02C2344B" w14:textId="467FBE4E" w:rsidR="002F1EDE" w:rsidRPr="002F1EDE" w:rsidRDefault="002F1EDE" w:rsidP="00210474">
      <w:pPr>
        <w:pStyle w:val="ListParagraph"/>
        <w:numPr>
          <w:ilvl w:val="0"/>
          <w:numId w:val="41"/>
        </w:numPr>
        <w:pBdr>
          <w:top w:val="nil"/>
          <w:left w:val="nil"/>
          <w:bottom w:val="nil"/>
          <w:right w:val="nil"/>
          <w:between w:val="nil"/>
        </w:pBdr>
        <w:spacing w:before="120" w:after="120"/>
        <w:ind w:left="360"/>
        <w:contextualSpacing w:val="0"/>
        <w:rPr>
          <w:rFonts w:ascii="Arial" w:eastAsiaTheme="minorHAnsi" w:hAnsi="Arial" w:cs="Arial"/>
          <w:color w:val="7F7F7F" w:themeColor="text1" w:themeTint="80"/>
        </w:rPr>
      </w:pPr>
      <w:r w:rsidRPr="002F1EDE">
        <w:rPr>
          <w:rFonts w:ascii="Arial" w:eastAsia="Calibri" w:hAnsi="Arial" w:cs="Arial"/>
          <w:color w:val="7F7F7F" w:themeColor="text1" w:themeTint="80"/>
          <w:sz w:val="22"/>
          <w:szCs w:val="22"/>
        </w:rPr>
        <w:t xml:space="preserve">Add Dossier </w:t>
      </w:r>
    </w:p>
    <w:p w14:paraId="2DB48037" w14:textId="77777777" w:rsidR="002F1EDE" w:rsidRPr="00210474" w:rsidRDefault="002F1EDE" w:rsidP="002F1EDE">
      <w:pPr>
        <w:pStyle w:val="ListParagraph"/>
        <w:pBdr>
          <w:top w:val="nil"/>
          <w:left w:val="nil"/>
          <w:bottom w:val="nil"/>
          <w:right w:val="nil"/>
          <w:between w:val="nil"/>
        </w:pBdr>
        <w:spacing w:before="120" w:after="120"/>
        <w:ind w:left="360"/>
        <w:contextualSpacing w:val="0"/>
        <w:rPr>
          <w:rFonts w:ascii="Arial" w:hAnsi="Arial" w:cs="Arial"/>
          <w:color w:val="000000"/>
          <w:highlight w:val="yellow"/>
        </w:rPr>
      </w:pPr>
    </w:p>
    <w:p w14:paraId="36882882" w14:textId="4E1D477F" w:rsidR="00884261" w:rsidRDefault="00884261">
      <w:pPr>
        <w:rPr>
          <w:rFonts w:ascii="Arial" w:eastAsiaTheme="majorEastAsia" w:hAnsi="Arial" w:cstheme="majorBidi"/>
          <w:b/>
          <w:bCs/>
          <w:color w:val="2D4F8E" w:themeColor="accent1" w:themeShade="B5"/>
          <w:sz w:val="32"/>
          <w:szCs w:val="32"/>
        </w:rPr>
      </w:pPr>
      <w:r>
        <w:br w:type="page"/>
      </w:r>
    </w:p>
    <w:p w14:paraId="0A3939B0" w14:textId="28FFC179" w:rsidR="00CF7312" w:rsidRPr="006371EA" w:rsidRDefault="004A793A" w:rsidP="006371EA">
      <w:pPr>
        <w:pStyle w:val="Heading1"/>
      </w:pPr>
      <w:bookmarkStart w:id="21" w:name="_Toc49509565"/>
      <w:bookmarkStart w:id="22" w:name="_Toc49863321"/>
      <w:r w:rsidRPr="006371EA">
        <w:lastRenderedPageBreak/>
        <w:t xml:space="preserve">CHAPTER 1. </w:t>
      </w:r>
      <w:r w:rsidR="001D4AA6" w:rsidRPr="006371EA">
        <w:t>ASSESS</w:t>
      </w:r>
      <w:r w:rsidR="008A3763" w:rsidRPr="006371EA">
        <w:t>ING AND IMPROVING</w:t>
      </w:r>
      <w:r w:rsidR="001D4AA6" w:rsidRPr="006371EA">
        <w:t xml:space="preserve"> READINESS </w:t>
      </w:r>
      <w:r w:rsidR="00D7085C" w:rsidRPr="006371EA">
        <w:t xml:space="preserve">TO </w:t>
      </w:r>
      <w:r w:rsidR="008A3763" w:rsidRPr="006371EA">
        <w:t>IMPLEMENT PROs IN HIV CLINICAL CARE</w:t>
      </w:r>
      <w:bookmarkEnd w:id="21"/>
      <w:bookmarkEnd w:id="22"/>
    </w:p>
    <w:p w14:paraId="50F398BE" w14:textId="7EF00927" w:rsidR="00C22466" w:rsidRPr="006371EA" w:rsidRDefault="00507D9E" w:rsidP="006371EA">
      <w:pPr>
        <w:pStyle w:val="Style1"/>
      </w:pPr>
      <w:bookmarkStart w:id="23" w:name="_Toc49863322"/>
      <w:r w:rsidRPr="006371EA">
        <w:t>Are PROs right for my clinic right now</w:t>
      </w:r>
      <w:r w:rsidR="001D4AA6" w:rsidRPr="006371EA">
        <w:t>?</w:t>
      </w:r>
      <w:r w:rsidR="004A793A" w:rsidRPr="006371EA">
        <w:t xml:space="preserve"> </w:t>
      </w:r>
      <w:r w:rsidRPr="006371EA">
        <w:t>If not, how do we get there</w:t>
      </w:r>
      <w:r w:rsidR="00021A87" w:rsidRPr="006371EA">
        <w:t>?</w:t>
      </w:r>
      <w:bookmarkEnd w:id="23"/>
    </w:p>
    <w:p w14:paraId="5EEE43C9" w14:textId="330E0841" w:rsidR="00FE3FBA" w:rsidRDefault="00F66A5F" w:rsidP="006371EA">
      <w:pPr>
        <w:spacing w:before="60" w:after="180"/>
        <w:rPr>
          <w:rFonts w:ascii="Arial" w:hAnsi="Arial" w:cs="Arial"/>
          <w:sz w:val="22"/>
          <w:szCs w:val="22"/>
        </w:rPr>
      </w:pPr>
      <w:r w:rsidRPr="0087588B">
        <w:rPr>
          <w:rFonts w:ascii="Arial" w:hAnsi="Arial" w:cs="Arial"/>
          <w:sz w:val="22"/>
          <w:szCs w:val="22"/>
        </w:rPr>
        <w:t xml:space="preserve">The appropriateness and readiness of PRO integration in your clinic depends on many factors, including the patient population, needs and perceptions of clinic leadership and providers, logistics, technical capacity, and cost. </w:t>
      </w:r>
      <w:r w:rsidR="00FE3FBA" w:rsidRPr="0087588B">
        <w:rPr>
          <w:rFonts w:ascii="Arial" w:hAnsi="Arial" w:cs="Arial"/>
          <w:sz w:val="22"/>
          <w:szCs w:val="22"/>
        </w:rPr>
        <w:t xml:space="preserve">The </w:t>
      </w:r>
      <w:r w:rsidR="00414986" w:rsidRPr="0087588B">
        <w:rPr>
          <w:rFonts w:ascii="Arial" w:hAnsi="Arial" w:cs="Arial"/>
          <w:sz w:val="22"/>
          <w:szCs w:val="22"/>
        </w:rPr>
        <w:t xml:space="preserve">tool </w:t>
      </w:r>
      <w:r w:rsidR="00FE3FBA" w:rsidRPr="0087588B">
        <w:rPr>
          <w:rFonts w:ascii="Arial" w:hAnsi="Arial" w:cs="Arial"/>
          <w:sz w:val="22"/>
          <w:szCs w:val="22"/>
        </w:rPr>
        <w:t xml:space="preserve">below </w:t>
      </w:r>
      <w:r w:rsidR="00414986" w:rsidRPr="0087588B">
        <w:rPr>
          <w:rFonts w:ascii="Arial" w:hAnsi="Arial" w:cs="Arial"/>
          <w:sz w:val="22"/>
          <w:szCs w:val="22"/>
        </w:rPr>
        <w:t xml:space="preserve">is </w:t>
      </w:r>
      <w:r w:rsidRPr="0087588B">
        <w:rPr>
          <w:rFonts w:ascii="Arial" w:hAnsi="Arial" w:cs="Arial"/>
          <w:sz w:val="22"/>
          <w:szCs w:val="22"/>
        </w:rPr>
        <w:t>designed to</w:t>
      </w:r>
      <w:r w:rsidR="00FE3FBA" w:rsidRPr="0087588B">
        <w:rPr>
          <w:rFonts w:ascii="Arial" w:hAnsi="Arial" w:cs="Arial"/>
          <w:sz w:val="22"/>
          <w:szCs w:val="22"/>
        </w:rPr>
        <w:t xml:space="preserve"> </w:t>
      </w:r>
      <w:r w:rsidRPr="0087588B">
        <w:rPr>
          <w:rFonts w:ascii="Arial" w:hAnsi="Arial" w:cs="Arial"/>
          <w:sz w:val="22"/>
          <w:szCs w:val="22"/>
        </w:rPr>
        <w:t xml:space="preserve">help </w:t>
      </w:r>
      <w:r w:rsidR="00414986" w:rsidRPr="0087588B">
        <w:rPr>
          <w:rFonts w:ascii="Arial" w:hAnsi="Arial" w:cs="Arial"/>
          <w:sz w:val="22"/>
          <w:szCs w:val="22"/>
        </w:rPr>
        <w:t xml:space="preserve">you </w:t>
      </w:r>
      <w:r w:rsidRPr="0087588B">
        <w:rPr>
          <w:rFonts w:ascii="Arial" w:hAnsi="Arial" w:cs="Arial"/>
          <w:sz w:val="22"/>
          <w:szCs w:val="22"/>
        </w:rPr>
        <w:t>assess</w:t>
      </w:r>
      <w:r w:rsidR="00CF282B" w:rsidRPr="0087588B">
        <w:rPr>
          <w:rFonts w:ascii="Arial" w:hAnsi="Arial" w:cs="Arial"/>
          <w:sz w:val="22"/>
          <w:szCs w:val="22"/>
        </w:rPr>
        <w:t xml:space="preserve"> and improve</w:t>
      </w:r>
      <w:r w:rsidRPr="0087588B">
        <w:rPr>
          <w:rFonts w:ascii="Arial" w:hAnsi="Arial" w:cs="Arial"/>
          <w:sz w:val="22"/>
          <w:szCs w:val="22"/>
        </w:rPr>
        <w:t xml:space="preserve"> the feasibility of integrating PROs in your clinic within each of these dimensions, by helping envision </w:t>
      </w:r>
      <w:r w:rsidR="00507D9E" w:rsidRPr="0087588B">
        <w:rPr>
          <w:rFonts w:ascii="Arial" w:hAnsi="Arial" w:cs="Arial"/>
          <w:sz w:val="22"/>
          <w:szCs w:val="22"/>
        </w:rPr>
        <w:t xml:space="preserve">how to overcome </w:t>
      </w:r>
      <w:r w:rsidRPr="0087588B">
        <w:rPr>
          <w:rFonts w:ascii="Arial" w:hAnsi="Arial" w:cs="Arial"/>
          <w:sz w:val="22"/>
          <w:szCs w:val="22"/>
        </w:rPr>
        <w:t>barriers</w:t>
      </w:r>
      <w:r w:rsidR="00507D9E" w:rsidRPr="0087588B">
        <w:rPr>
          <w:rFonts w:ascii="Arial" w:hAnsi="Arial" w:cs="Arial"/>
          <w:sz w:val="22"/>
          <w:szCs w:val="22"/>
        </w:rPr>
        <w:t>.</w:t>
      </w:r>
      <w:r w:rsidR="000D6F2F" w:rsidRPr="0087588B">
        <w:rPr>
          <w:rFonts w:ascii="Arial" w:hAnsi="Arial" w:cs="Arial"/>
          <w:sz w:val="22"/>
          <w:szCs w:val="22"/>
        </w:rPr>
        <w:t xml:space="preserve"> </w:t>
      </w:r>
    </w:p>
    <w:p w14:paraId="3C5F6707" w14:textId="4D7B8889" w:rsidR="00C17192" w:rsidRPr="00C17192" w:rsidRDefault="00C17192" w:rsidP="006371EA">
      <w:pPr>
        <w:spacing w:before="60" w:after="180"/>
        <w:rPr>
          <w:rFonts w:ascii="Arial" w:hAnsi="Arial" w:cs="Arial"/>
          <w:color w:val="7F7F7F" w:themeColor="text1" w:themeTint="80"/>
          <w:sz w:val="22"/>
          <w:szCs w:val="22"/>
        </w:rPr>
      </w:pPr>
      <w:r w:rsidRPr="00C17192">
        <w:rPr>
          <w:rFonts w:ascii="Arial" w:hAnsi="Arial" w:cs="Arial"/>
          <w:color w:val="7F7F7F" w:themeColor="text1" w:themeTint="80"/>
          <w:sz w:val="22"/>
          <w:szCs w:val="22"/>
        </w:rPr>
        <w:t xml:space="preserve">Note: For the website version, </w:t>
      </w:r>
      <w:r w:rsidRPr="00C17192">
        <w:rPr>
          <w:color w:val="7F7F7F" w:themeColor="text1" w:themeTint="80"/>
        </w:rPr>
        <w:t>the “</w:t>
      </w:r>
      <w:proofErr w:type="spellStart"/>
      <w:r w:rsidRPr="00C17192">
        <w:rPr>
          <w:color w:val="7F7F7F" w:themeColor="text1" w:themeTint="80"/>
        </w:rPr>
        <w:t>yes”es</w:t>
      </w:r>
      <w:proofErr w:type="spellEnd"/>
      <w:r w:rsidRPr="00C17192">
        <w:rPr>
          <w:color w:val="7F7F7F" w:themeColor="text1" w:themeTint="80"/>
        </w:rPr>
        <w:t xml:space="preserve"> are clickable check boxes, with “no” clickable as a link to bring up the text that follows after each “if no…”</w:t>
      </w:r>
    </w:p>
    <w:p w14:paraId="75AB5015" w14:textId="77777777" w:rsidR="00FE3FBA" w:rsidRPr="006371EA" w:rsidRDefault="00FE3FBA" w:rsidP="002618DE">
      <w:pPr>
        <w:spacing w:before="180" w:after="60"/>
        <w:rPr>
          <w:rFonts w:ascii="Arial" w:hAnsi="Arial" w:cs="Arial"/>
          <w:b/>
          <w:bCs/>
          <w:sz w:val="22"/>
          <w:szCs w:val="22"/>
        </w:rPr>
      </w:pPr>
      <w:r w:rsidRPr="006371EA">
        <w:rPr>
          <w:rFonts w:ascii="Arial" w:hAnsi="Arial" w:cs="Arial"/>
          <w:b/>
          <w:bCs/>
          <w:sz w:val="22"/>
          <w:szCs w:val="22"/>
        </w:rPr>
        <w:t>Patient population:</w:t>
      </w:r>
    </w:p>
    <w:p w14:paraId="60460572" w14:textId="052BDF45" w:rsidR="00FE3FBA" w:rsidRPr="0087588B" w:rsidRDefault="004A6C98" w:rsidP="006371EA">
      <w:pPr>
        <w:pStyle w:val="ListParagraph"/>
        <w:numPr>
          <w:ilvl w:val="0"/>
          <w:numId w:val="6"/>
        </w:numPr>
        <w:spacing w:before="60" w:after="60"/>
        <w:contextualSpacing w:val="0"/>
        <w:rPr>
          <w:rFonts w:ascii="Arial" w:hAnsi="Arial" w:cs="Arial"/>
          <w:sz w:val="22"/>
          <w:szCs w:val="22"/>
        </w:rPr>
      </w:pPr>
      <w:r w:rsidRPr="0087588B">
        <w:rPr>
          <w:rFonts w:ascii="Arial" w:hAnsi="Arial" w:cs="Arial"/>
          <w:sz w:val="22"/>
          <w:szCs w:val="22"/>
        </w:rPr>
        <w:t>Does the majority of</w:t>
      </w:r>
      <w:r w:rsidR="009D2E76">
        <w:rPr>
          <w:rFonts w:ascii="Arial" w:hAnsi="Arial" w:cs="Arial"/>
          <w:sz w:val="22"/>
          <w:szCs w:val="22"/>
        </w:rPr>
        <w:t xml:space="preserve"> the clinic</w:t>
      </w:r>
      <w:r w:rsidR="00FE3FBA" w:rsidRPr="0087588B">
        <w:rPr>
          <w:rFonts w:ascii="Arial" w:hAnsi="Arial" w:cs="Arial"/>
          <w:sz w:val="22"/>
          <w:szCs w:val="22"/>
        </w:rPr>
        <w:t xml:space="preserve"> patient population </w:t>
      </w:r>
      <w:r w:rsidRPr="0087588B">
        <w:rPr>
          <w:rFonts w:ascii="Arial" w:hAnsi="Arial" w:cs="Arial"/>
          <w:sz w:val="22"/>
          <w:szCs w:val="22"/>
        </w:rPr>
        <w:t>possess literacy skills</w:t>
      </w:r>
      <w:r w:rsidR="00FE3FBA" w:rsidRPr="0087588B">
        <w:rPr>
          <w:rFonts w:ascii="Arial" w:hAnsi="Arial" w:cs="Arial"/>
          <w:sz w:val="22"/>
          <w:szCs w:val="22"/>
        </w:rPr>
        <w:t xml:space="preserve"> to read at the </w:t>
      </w:r>
      <w:r w:rsidR="00D474FE">
        <w:rPr>
          <w:rFonts w:ascii="Arial" w:hAnsi="Arial" w:cs="Arial"/>
          <w:sz w:val="22"/>
          <w:szCs w:val="22"/>
        </w:rPr>
        <w:t>6</w:t>
      </w:r>
      <w:r w:rsidR="00D7085C" w:rsidRPr="0087588B">
        <w:rPr>
          <w:rFonts w:ascii="Arial" w:hAnsi="Arial" w:cs="Arial"/>
          <w:sz w:val="22"/>
          <w:szCs w:val="22"/>
          <w:vertAlign w:val="superscript"/>
        </w:rPr>
        <w:t>th</w:t>
      </w:r>
      <w:r w:rsidR="00FE3FBA" w:rsidRPr="0087588B">
        <w:rPr>
          <w:rFonts w:ascii="Arial" w:hAnsi="Arial" w:cs="Arial"/>
          <w:sz w:val="22"/>
          <w:szCs w:val="22"/>
        </w:rPr>
        <w:t xml:space="preserve"> grade level? </w:t>
      </w:r>
      <w:r w:rsidR="00BA0606" w:rsidRPr="0087588B">
        <w:rPr>
          <w:rFonts w:ascii="Arial" w:hAnsi="Arial" w:cs="Arial"/>
          <w:color w:val="FF0000"/>
          <w:sz w:val="22"/>
          <w:szCs w:val="22"/>
        </w:rPr>
        <w:t>Yes No</w:t>
      </w:r>
    </w:p>
    <w:p w14:paraId="01DE5BDF" w14:textId="77777777" w:rsidR="009D2E76" w:rsidRPr="0087588B" w:rsidRDefault="009D2E76" w:rsidP="009D2E76">
      <w:pPr>
        <w:pStyle w:val="ListParagraph"/>
        <w:numPr>
          <w:ilvl w:val="1"/>
          <w:numId w:val="6"/>
        </w:numPr>
        <w:spacing w:before="60" w:after="60"/>
        <w:contextualSpacing w:val="0"/>
        <w:rPr>
          <w:rFonts w:ascii="Arial" w:hAnsi="Arial" w:cs="Arial"/>
          <w:sz w:val="22"/>
          <w:szCs w:val="22"/>
        </w:rPr>
      </w:pPr>
      <w:r w:rsidRPr="0087588B">
        <w:rPr>
          <w:rFonts w:ascii="Arial" w:hAnsi="Arial" w:cs="Arial"/>
          <w:sz w:val="22"/>
          <w:szCs w:val="22"/>
        </w:rPr>
        <w:t xml:space="preserve">If “no”: PROs that are based on text only may be appropriate for only a subset of </w:t>
      </w:r>
      <w:r>
        <w:rPr>
          <w:rFonts w:ascii="Arial" w:hAnsi="Arial" w:cs="Arial"/>
          <w:sz w:val="22"/>
          <w:szCs w:val="22"/>
        </w:rPr>
        <w:t>the</w:t>
      </w:r>
      <w:r w:rsidRPr="0087588B">
        <w:rPr>
          <w:rFonts w:ascii="Arial" w:hAnsi="Arial" w:cs="Arial"/>
          <w:sz w:val="22"/>
          <w:szCs w:val="22"/>
        </w:rPr>
        <w:t xml:space="preserve"> population. An enhancement to text is use of a pre-recorded voice to help guide patients through a brief set of </w:t>
      </w:r>
      <w:proofErr w:type="spellStart"/>
      <w:r w:rsidRPr="0087588B">
        <w:rPr>
          <w:rFonts w:ascii="Arial" w:hAnsi="Arial" w:cs="Arial"/>
          <w:sz w:val="22"/>
          <w:szCs w:val="22"/>
        </w:rPr>
        <w:t>PROs.</w:t>
      </w:r>
      <w:proofErr w:type="spellEnd"/>
      <w:r w:rsidRPr="0087588B">
        <w:rPr>
          <w:rFonts w:ascii="Arial" w:hAnsi="Arial" w:cs="Arial"/>
          <w:sz w:val="22"/>
          <w:szCs w:val="22"/>
        </w:rPr>
        <w:t xml:space="preserve"> While this has advantages if reading levels are low, it adds a great deal of time/patient burden to the assessment and therefore should be considered only if needed or only for those patients who need it.</w:t>
      </w:r>
    </w:p>
    <w:p w14:paraId="50C8DAAC" w14:textId="77777777" w:rsidR="009D2E76" w:rsidRPr="0087588B" w:rsidRDefault="009D2E76" w:rsidP="009D2E76">
      <w:pPr>
        <w:pStyle w:val="ListParagraph"/>
        <w:numPr>
          <w:ilvl w:val="0"/>
          <w:numId w:val="6"/>
        </w:numPr>
        <w:spacing w:before="60" w:after="60"/>
        <w:contextualSpacing w:val="0"/>
        <w:rPr>
          <w:rFonts w:ascii="Arial" w:hAnsi="Arial" w:cs="Arial"/>
          <w:sz w:val="22"/>
          <w:szCs w:val="22"/>
        </w:rPr>
      </w:pPr>
      <w:r w:rsidRPr="0087588B">
        <w:rPr>
          <w:rFonts w:ascii="Arial" w:hAnsi="Arial" w:cs="Arial"/>
          <w:sz w:val="22"/>
          <w:szCs w:val="22"/>
        </w:rPr>
        <w:t xml:space="preserve">Does the majority of </w:t>
      </w:r>
      <w:r>
        <w:rPr>
          <w:rFonts w:ascii="Arial" w:hAnsi="Arial" w:cs="Arial"/>
          <w:sz w:val="22"/>
          <w:szCs w:val="22"/>
        </w:rPr>
        <w:t>the clinic</w:t>
      </w:r>
      <w:r w:rsidRPr="0087588B">
        <w:rPr>
          <w:rFonts w:ascii="Arial" w:hAnsi="Arial" w:cs="Arial"/>
          <w:sz w:val="22"/>
          <w:szCs w:val="22"/>
        </w:rPr>
        <w:t xml:space="preserve"> patient population</w:t>
      </w:r>
      <w:r>
        <w:rPr>
          <w:rFonts w:ascii="Arial" w:hAnsi="Arial" w:cs="Arial"/>
          <w:sz w:val="22"/>
          <w:szCs w:val="22"/>
        </w:rPr>
        <w:t xml:space="preserve"> </w:t>
      </w:r>
      <w:r w:rsidRPr="0087588B">
        <w:rPr>
          <w:rFonts w:ascii="Arial" w:hAnsi="Arial" w:cs="Arial"/>
          <w:sz w:val="22"/>
          <w:szCs w:val="22"/>
        </w:rPr>
        <w:t xml:space="preserve">possess the cognitive and physical capacity to complete a brief PRO assessment? </w:t>
      </w:r>
      <w:r w:rsidRPr="0087588B">
        <w:rPr>
          <w:rFonts w:ascii="Arial" w:hAnsi="Arial" w:cs="Arial"/>
          <w:color w:val="FF0000"/>
          <w:sz w:val="22"/>
          <w:szCs w:val="22"/>
        </w:rPr>
        <w:t>Yes No</w:t>
      </w:r>
    </w:p>
    <w:p w14:paraId="4479E881" w14:textId="3907DE7F" w:rsidR="009D2E76" w:rsidRPr="006371EA" w:rsidRDefault="009D2E76" w:rsidP="009D2E76">
      <w:pPr>
        <w:pStyle w:val="ListParagraph"/>
        <w:numPr>
          <w:ilvl w:val="0"/>
          <w:numId w:val="34"/>
        </w:numPr>
        <w:spacing w:before="60" w:after="60"/>
        <w:contextualSpacing w:val="0"/>
        <w:rPr>
          <w:rFonts w:ascii="Arial" w:hAnsi="Arial" w:cs="Arial"/>
          <w:sz w:val="22"/>
          <w:szCs w:val="22"/>
        </w:rPr>
      </w:pPr>
      <w:r w:rsidRPr="0087588B">
        <w:rPr>
          <w:rFonts w:ascii="Arial" w:hAnsi="Arial" w:cs="Arial"/>
          <w:sz w:val="22"/>
          <w:szCs w:val="22"/>
        </w:rPr>
        <w:t xml:space="preserve">If “no”: self-administered PROs may be less appropriate for these patients, and time may be better spent eliciting verbal self-report or the report of caretakers. </w:t>
      </w:r>
      <w:r>
        <w:rPr>
          <w:rFonts w:ascii="Arial" w:hAnsi="Arial" w:cs="Arial"/>
          <w:sz w:val="22"/>
          <w:szCs w:val="22"/>
        </w:rPr>
        <w:t>Clinic</w:t>
      </w:r>
      <w:r w:rsidRPr="0087588B">
        <w:rPr>
          <w:rFonts w:ascii="Arial" w:hAnsi="Arial" w:cs="Arial"/>
          <w:sz w:val="22"/>
          <w:szCs w:val="22"/>
        </w:rPr>
        <w:t xml:space="preserve"> staff may need a consistent means of distinguishing these patients from those with the ability to self-administer </w:t>
      </w:r>
      <w:proofErr w:type="spellStart"/>
      <w:r w:rsidRPr="0087588B">
        <w:rPr>
          <w:rFonts w:ascii="Arial" w:hAnsi="Arial" w:cs="Arial"/>
          <w:sz w:val="22"/>
          <w:szCs w:val="22"/>
        </w:rPr>
        <w:t>PROs.</w:t>
      </w:r>
      <w:proofErr w:type="spellEnd"/>
      <w:r w:rsidRPr="0087588B">
        <w:rPr>
          <w:rFonts w:ascii="Arial" w:hAnsi="Arial" w:cs="Arial"/>
          <w:sz w:val="22"/>
          <w:szCs w:val="22"/>
        </w:rPr>
        <w:t xml:space="preserve"> Of note, the ability to complete a brief PRO assessment on a tablet has been found to be feasible in many patient populations including the elderly (particularly if no mouse or keyboard</w:t>
      </w:r>
      <w:r>
        <w:rPr>
          <w:rFonts w:ascii="Arial" w:hAnsi="Arial" w:cs="Arial"/>
          <w:sz w:val="22"/>
          <w:szCs w:val="22"/>
        </w:rPr>
        <w:t xml:space="preserve"> as in tablets</w:t>
      </w:r>
      <w:r w:rsidRPr="0087588B">
        <w:rPr>
          <w:rFonts w:ascii="Arial" w:hAnsi="Arial" w:cs="Arial"/>
          <w:sz w:val="22"/>
          <w:szCs w:val="22"/>
        </w:rPr>
        <w:t>)</w:t>
      </w:r>
      <w:r w:rsidRPr="0087588B">
        <w:rPr>
          <w:rFonts w:ascii="Arial" w:hAnsi="Arial" w:cs="Arial"/>
          <w:sz w:val="22"/>
          <w:szCs w:val="22"/>
        </w:rPr>
        <w:fldChar w:fldCharType="begin">
          <w:fldData xml:space="preserve">PEVuZE5vdGU+PENpdGU+PEF1dGhvcj5GYW5uaW5nPC9BdXRob3I+PFllYXI+MjAxNDwvWWVhcj48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</w:fldData>
        </w:fldChar>
      </w:r>
      <w:r>
        <w:rPr>
          <w:rFonts w:ascii="Arial" w:hAnsi="Arial" w:cs="Arial"/>
          <w:sz w:val="22"/>
          <w:szCs w:val="22"/>
        </w:rPr>
        <w:instrText xml:space="preserve"> ADDIN EN.CITE </w:instrText>
      </w:r>
      <w:r>
        <w:rPr>
          <w:rFonts w:ascii="Arial" w:hAnsi="Arial" w:cs="Arial"/>
          <w:sz w:val="22"/>
          <w:szCs w:val="22"/>
        </w:rPr>
        <w:fldChar w:fldCharType="begin">
          <w:fldData xml:space="preserve">PEVuZE5vdGU+PENpdGU+PEF1dGhvcj5GYW5uaW5nPC9BdXRob3I+PFllYXI+MjAxNDwvWWVhcj48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</w:fldData>
        </w:fldChar>
      </w:r>
      <w:r>
        <w:rPr>
          <w:rFonts w:ascii="Arial" w:hAnsi="Arial" w:cs="Arial"/>
          <w:sz w:val="22"/>
          <w:szCs w:val="22"/>
        </w:rPr>
        <w:instrText xml:space="preserve"> ADDIN EN.CITE.DATA </w:instrText>
      </w:r>
      <w:r>
        <w:rPr>
          <w:rFonts w:ascii="Arial" w:hAnsi="Arial" w:cs="Arial"/>
          <w:sz w:val="22"/>
          <w:szCs w:val="22"/>
        </w:rPr>
      </w:r>
      <w:r>
        <w:rPr>
          <w:rFonts w:ascii="Arial" w:hAnsi="Arial" w:cs="Arial"/>
          <w:sz w:val="22"/>
          <w:szCs w:val="22"/>
        </w:rPr>
        <w:fldChar w:fldCharType="end"/>
      </w:r>
      <w:r w:rsidRPr="0087588B">
        <w:rPr>
          <w:rFonts w:ascii="Arial" w:hAnsi="Arial" w:cs="Arial"/>
          <w:sz w:val="22"/>
          <w:szCs w:val="22"/>
        </w:rPr>
      </w:r>
      <w:r w:rsidRPr="0087588B">
        <w:rPr>
          <w:rFonts w:ascii="Arial" w:hAnsi="Arial" w:cs="Arial"/>
          <w:sz w:val="22"/>
          <w:szCs w:val="22"/>
        </w:rPr>
        <w:fldChar w:fldCharType="separate"/>
      </w:r>
      <w:r w:rsidRPr="00A35892">
        <w:rPr>
          <w:rFonts w:ascii="Arial" w:hAnsi="Arial" w:cs="Arial"/>
          <w:noProof/>
          <w:sz w:val="22"/>
          <w:szCs w:val="22"/>
          <w:vertAlign w:val="superscript"/>
        </w:rPr>
        <w:t>21,22</w:t>
      </w:r>
      <w:r w:rsidRPr="0087588B">
        <w:rPr>
          <w:rFonts w:ascii="Arial" w:hAnsi="Arial" w:cs="Arial"/>
          <w:sz w:val="22"/>
          <w:szCs w:val="22"/>
        </w:rPr>
        <w:fldChar w:fldCharType="end"/>
      </w:r>
      <w:r w:rsidR="002F1EDE">
        <w:rPr>
          <w:rFonts w:ascii="Arial" w:hAnsi="Arial" w:cs="Arial"/>
          <w:sz w:val="22"/>
          <w:szCs w:val="22"/>
        </w:rPr>
        <w:t>.</w:t>
      </w:r>
      <w:r w:rsidRPr="0087588B">
        <w:rPr>
          <w:rFonts w:ascii="Arial" w:hAnsi="Arial" w:cs="Arial"/>
          <w:sz w:val="22"/>
          <w:szCs w:val="22"/>
        </w:rPr>
        <w:t xml:space="preserve"> This is often much more feasible than expected.</w:t>
      </w:r>
    </w:p>
    <w:p w14:paraId="21AD9A2E" w14:textId="610EE811" w:rsidR="004A6C98" w:rsidRPr="006371EA" w:rsidRDefault="004A6C98" w:rsidP="002618DE">
      <w:pPr>
        <w:spacing w:before="180" w:after="60"/>
        <w:rPr>
          <w:rFonts w:ascii="Arial" w:hAnsi="Arial" w:cs="Arial"/>
          <w:b/>
          <w:bCs/>
          <w:sz w:val="22"/>
          <w:szCs w:val="22"/>
        </w:rPr>
      </w:pPr>
      <w:r w:rsidRPr="006371EA">
        <w:rPr>
          <w:rFonts w:ascii="Arial" w:hAnsi="Arial" w:cs="Arial"/>
          <w:b/>
          <w:bCs/>
          <w:sz w:val="22"/>
          <w:szCs w:val="22"/>
        </w:rPr>
        <w:t>Clinic leadership:</w:t>
      </w:r>
    </w:p>
    <w:p w14:paraId="1E6FB472" w14:textId="77777777" w:rsidR="009D2E76" w:rsidRPr="0087588B" w:rsidRDefault="009D2E76" w:rsidP="009D2E76">
      <w:pPr>
        <w:pStyle w:val="ListParagraph"/>
        <w:numPr>
          <w:ilvl w:val="0"/>
          <w:numId w:val="6"/>
        </w:numPr>
        <w:spacing w:before="60" w:after="60"/>
        <w:contextualSpacing w:val="0"/>
        <w:rPr>
          <w:rFonts w:ascii="Arial" w:hAnsi="Arial" w:cs="Arial"/>
          <w:sz w:val="22"/>
          <w:szCs w:val="22"/>
        </w:rPr>
      </w:pPr>
      <w:r w:rsidRPr="0087588B">
        <w:rPr>
          <w:rFonts w:ascii="Arial" w:hAnsi="Arial" w:cs="Arial"/>
          <w:sz w:val="22"/>
          <w:szCs w:val="22"/>
        </w:rPr>
        <w:t xml:space="preserve">Is </w:t>
      </w:r>
      <w:r>
        <w:rPr>
          <w:rFonts w:ascii="Arial" w:hAnsi="Arial" w:cs="Arial"/>
          <w:sz w:val="22"/>
          <w:szCs w:val="22"/>
        </w:rPr>
        <w:t>the</w:t>
      </w:r>
      <w:r w:rsidRPr="0087588B">
        <w:rPr>
          <w:rFonts w:ascii="Arial" w:hAnsi="Arial" w:cs="Arial"/>
          <w:sz w:val="22"/>
          <w:szCs w:val="22"/>
        </w:rPr>
        <w:t xml:space="preserve"> clinic’s leadership likely to support the implementation of PROs? </w:t>
      </w:r>
      <w:r w:rsidRPr="0087588B">
        <w:rPr>
          <w:rFonts w:ascii="Arial" w:hAnsi="Arial" w:cs="Arial"/>
          <w:color w:val="FF0000"/>
          <w:sz w:val="22"/>
          <w:szCs w:val="22"/>
        </w:rPr>
        <w:t>Yes No</w:t>
      </w:r>
    </w:p>
    <w:p w14:paraId="3E6A3B5A" w14:textId="23DF6D5C" w:rsidR="009D2E76" w:rsidRPr="0087588B" w:rsidRDefault="009D2E76" w:rsidP="009D2E76">
      <w:pPr>
        <w:pStyle w:val="ListParagraph"/>
        <w:numPr>
          <w:ilvl w:val="1"/>
          <w:numId w:val="6"/>
        </w:numPr>
        <w:spacing w:before="60" w:after="60"/>
        <w:contextualSpacing w:val="0"/>
        <w:rPr>
          <w:rFonts w:ascii="Arial" w:hAnsi="Arial" w:cs="Arial"/>
          <w:sz w:val="22"/>
          <w:szCs w:val="22"/>
        </w:rPr>
      </w:pPr>
      <w:r w:rsidRPr="0087588B">
        <w:rPr>
          <w:rFonts w:ascii="Arial" w:hAnsi="Arial" w:cs="Arial"/>
          <w:sz w:val="22"/>
          <w:szCs w:val="22"/>
        </w:rPr>
        <w:t xml:space="preserve">If “no”: consider what is driving this perceived lack of support. What are </w:t>
      </w:r>
      <w:r>
        <w:rPr>
          <w:rFonts w:ascii="Arial" w:hAnsi="Arial" w:cs="Arial"/>
          <w:sz w:val="22"/>
          <w:szCs w:val="22"/>
        </w:rPr>
        <w:t>the</w:t>
      </w:r>
      <w:r w:rsidRPr="0087588B">
        <w:rPr>
          <w:rFonts w:ascii="Arial" w:hAnsi="Arial" w:cs="Arial"/>
          <w:sz w:val="22"/>
          <w:szCs w:val="22"/>
        </w:rPr>
        <w:t xml:space="preserve"> clinic leadership’s key goals and priorities, and what evidence regarding the use of PROs may align with them? Leadership typically supports PRO implementation for a variety of reasons including improving patient care, better assessing needs, and enabling better data collection for administrative tasks such as mandated reporting and quality assurance from external agencies (See Chapter 2, “Engage Stakeholders”).</w:t>
      </w:r>
      <w:r w:rsidR="002F1EDE">
        <w:rPr>
          <w:rFonts w:ascii="Arial" w:hAnsi="Arial" w:cs="Arial"/>
          <w:sz w:val="22"/>
          <w:szCs w:val="22"/>
        </w:rPr>
        <w:t xml:space="preserve"> </w:t>
      </w:r>
      <w:r w:rsidR="002F1EDE" w:rsidRPr="002F1EDE">
        <w:rPr>
          <w:rFonts w:ascii="Arial" w:hAnsi="Arial" w:cs="Arial"/>
          <w:color w:val="7F7F7F" w:themeColor="text1" w:themeTint="80"/>
          <w:sz w:val="22"/>
          <w:szCs w:val="22"/>
        </w:rPr>
        <w:t>[Add Link to Chapter 2 here]</w:t>
      </w:r>
    </w:p>
    <w:p w14:paraId="41F983A1" w14:textId="77777777" w:rsidR="009D2E76" w:rsidRPr="0087588B" w:rsidRDefault="009D2E76" w:rsidP="009D2E76">
      <w:pPr>
        <w:pStyle w:val="ListParagraph"/>
        <w:numPr>
          <w:ilvl w:val="0"/>
          <w:numId w:val="6"/>
        </w:numPr>
        <w:spacing w:before="60" w:after="60"/>
        <w:contextualSpacing w:val="0"/>
        <w:rPr>
          <w:rFonts w:ascii="Arial" w:hAnsi="Arial" w:cs="Arial"/>
          <w:sz w:val="22"/>
          <w:szCs w:val="22"/>
        </w:rPr>
      </w:pPr>
      <w:r w:rsidRPr="0087588B">
        <w:rPr>
          <w:rFonts w:ascii="Arial" w:hAnsi="Arial" w:cs="Arial"/>
          <w:sz w:val="22"/>
          <w:szCs w:val="22"/>
        </w:rPr>
        <w:t>Is there an individual or individuals on staff that can generate stakeholder interest in PRO collection and champion PROs as a priority? Stakeholder support or clinic champions have been shown to be useful for successful integration of PROs in clinical care.</w:t>
      </w:r>
      <w:r w:rsidRPr="0087588B">
        <w:rPr>
          <w:rFonts w:ascii="Arial" w:hAnsi="Arial" w:cs="Arial"/>
          <w:sz w:val="22"/>
          <w:szCs w:val="22"/>
        </w:rPr>
        <w:fldChar w:fldCharType="begin"/>
      </w:r>
      <w:r>
        <w:rPr>
          <w:rFonts w:ascii="Arial" w:hAnsi="Arial" w:cs="Arial"/>
          <w:sz w:val="22"/>
          <w:szCs w:val="22"/>
        </w:rPr>
        <w:instrText xml:space="preserve"> ADDIN EN.CITE &lt;EndNote&gt;&lt;Cite&gt;&lt;Author&gt;Fredericksen&lt;/Author&gt;&lt;Year&gt;2012&lt;/Year&gt;&lt;RecNum&gt;1598&lt;/RecNum&gt;&lt;DisplayText&gt;&lt;style face="superscript"&gt;6&lt;/style&gt;&lt;/DisplayText&gt;&lt;record&gt;&lt;rec-number&gt;1598&lt;/rec-number&gt;&lt;foreign-keys&gt;&lt;key app="EN" db-id="92rrzf922vddp7e2dw9p9vv422e0tp5s50ws" timestamp="1579730916"&gt;1598&lt;/key&gt;&lt;/foreign-keys&gt;&lt;ref-type name="Journal Article"&gt;17&lt;/ref-type&gt;&lt;contributors&gt;&lt;authors&gt;&lt;author&gt;Fredericksen, R. J., &lt;/author&gt;&lt;author&gt;Crane, PK&lt;/author&gt;&lt;author&gt;Tufano, J&lt;/author&gt;&lt;author&gt;Ralston, J&lt;/author&gt;&lt;author&gt;Schmidt, S&lt;/author&gt;&lt;author&gt;Brown, T&lt;/author&gt;&lt;author&gt;Layman D&lt;/author&gt;&lt;author&gt;Harrington, RD&lt;/author&gt;&lt;author&gt;Dhanireddy, S&lt;/author&gt;&lt;author&gt;Stone, T, &lt;/author&gt;&lt;author&gt;Lober, W&lt;/author&gt;&lt;author&gt;Kitahata, MM&lt;/author&gt;&lt;author&gt;Crane, HM&lt;/author&gt;&lt;/authors&gt;&lt;/contributors&gt;&lt;titles&gt;&lt;title&gt;Integrating a web-based patient assessment into primary care for HIV-infected adults&lt;/title&gt;&lt;secondary-title&gt;Journal of AIDS and HIV Research&lt;/secondary-title&gt;&lt;/titles&gt;&lt;periodical&gt;&lt;full-title&gt;Journal of AIDS and HIV Research&lt;/full-title&gt;&lt;/periodical&gt;&lt;volume&gt;4&lt;/volume&gt;&lt;number&gt;1&lt;/number&gt;&lt;dates&gt;&lt;year&gt;2012&lt;/year&gt;&lt;/dates&gt;&lt;urls&gt;&lt;related-urls&gt;&lt;url&gt;http://www.academicjournals.org/JAHR&lt;/url&gt;&lt;/related-urls&gt;&lt;/urls&gt;&lt;/record&gt;&lt;/Cite&gt;&lt;/EndNote&gt;</w:instrText>
      </w:r>
      <w:r w:rsidRPr="0087588B">
        <w:rPr>
          <w:rFonts w:ascii="Arial" w:hAnsi="Arial" w:cs="Arial"/>
          <w:sz w:val="22"/>
          <w:szCs w:val="22"/>
        </w:rPr>
        <w:fldChar w:fldCharType="separate"/>
      </w:r>
      <w:r w:rsidRPr="00A35892">
        <w:rPr>
          <w:rFonts w:ascii="Arial" w:hAnsi="Arial" w:cs="Arial"/>
          <w:noProof/>
          <w:sz w:val="22"/>
          <w:szCs w:val="22"/>
          <w:vertAlign w:val="superscript"/>
        </w:rPr>
        <w:t>6</w:t>
      </w:r>
      <w:r w:rsidRPr="0087588B">
        <w:rPr>
          <w:rFonts w:ascii="Arial" w:hAnsi="Arial" w:cs="Arial"/>
          <w:sz w:val="22"/>
          <w:szCs w:val="22"/>
        </w:rPr>
        <w:fldChar w:fldCharType="end"/>
      </w:r>
      <w:r w:rsidRPr="0087588B">
        <w:rPr>
          <w:rFonts w:ascii="Arial" w:hAnsi="Arial" w:cs="Arial"/>
          <w:sz w:val="22"/>
          <w:szCs w:val="22"/>
        </w:rPr>
        <w:t xml:space="preserve"> </w:t>
      </w:r>
      <w:r w:rsidRPr="0087588B">
        <w:rPr>
          <w:rFonts w:ascii="Arial" w:hAnsi="Arial" w:cs="Arial"/>
          <w:color w:val="FF0000"/>
          <w:sz w:val="22"/>
          <w:szCs w:val="22"/>
        </w:rPr>
        <w:t>Yes No</w:t>
      </w:r>
    </w:p>
    <w:p w14:paraId="1C3B86EA" w14:textId="68C15F92" w:rsidR="009D2E76" w:rsidRPr="0087588B" w:rsidRDefault="009D2E76" w:rsidP="009D2E76">
      <w:pPr>
        <w:pStyle w:val="ListParagraph"/>
        <w:numPr>
          <w:ilvl w:val="1"/>
          <w:numId w:val="6"/>
        </w:numPr>
        <w:spacing w:before="60" w:after="60"/>
        <w:contextualSpacing w:val="0"/>
        <w:rPr>
          <w:rFonts w:ascii="Arial" w:hAnsi="Arial" w:cs="Arial"/>
          <w:sz w:val="22"/>
          <w:szCs w:val="22"/>
        </w:rPr>
      </w:pPr>
      <w:r w:rsidRPr="0087588B">
        <w:rPr>
          <w:rFonts w:ascii="Arial" w:hAnsi="Arial" w:cs="Arial"/>
          <w:sz w:val="22"/>
          <w:szCs w:val="22"/>
        </w:rPr>
        <w:t xml:space="preserve">If “no”: see Chapter 2, “Engage Stakeholders” </w:t>
      </w:r>
      <w:r>
        <w:rPr>
          <w:rFonts w:ascii="Arial" w:hAnsi="Arial" w:cs="Arial"/>
          <w:sz w:val="22"/>
          <w:szCs w:val="22"/>
        </w:rPr>
        <w:t xml:space="preserve">which offers support for illustrating the benefits of PROs in clinical care. </w:t>
      </w:r>
      <w:r w:rsidR="0066043A" w:rsidRPr="002F1EDE">
        <w:rPr>
          <w:rFonts w:ascii="Arial" w:hAnsi="Arial" w:cs="Arial"/>
          <w:color w:val="7F7F7F" w:themeColor="text1" w:themeTint="80"/>
          <w:sz w:val="22"/>
          <w:szCs w:val="22"/>
        </w:rPr>
        <w:t>[Add Link to Chapter 2 here]</w:t>
      </w:r>
    </w:p>
    <w:p w14:paraId="32B3872A" w14:textId="77777777" w:rsidR="009D2E76" w:rsidRPr="0087588B" w:rsidRDefault="009D2E76" w:rsidP="009D2E76">
      <w:pPr>
        <w:pStyle w:val="ListParagraph"/>
        <w:numPr>
          <w:ilvl w:val="0"/>
          <w:numId w:val="6"/>
        </w:numPr>
        <w:spacing w:before="60" w:after="60"/>
        <w:contextualSpacing w:val="0"/>
        <w:rPr>
          <w:rFonts w:ascii="Arial" w:hAnsi="Arial" w:cs="Arial"/>
          <w:sz w:val="22"/>
          <w:szCs w:val="22"/>
        </w:rPr>
      </w:pPr>
      <w:r w:rsidRPr="0087588B">
        <w:rPr>
          <w:rFonts w:ascii="Arial" w:hAnsi="Arial" w:cs="Arial"/>
          <w:sz w:val="22"/>
          <w:szCs w:val="22"/>
        </w:rPr>
        <w:lastRenderedPageBreak/>
        <w:t xml:space="preserve">Is there an individual or individuals on staff that can champion PRO data collection with respect to managing day-to-day operations? </w:t>
      </w:r>
      <w:r w:rsidRPr="0087588B">
        <w:rPr>
          <w:rFonts w:ascii="Arial" w:hAnsi="Arial" w:cs="Arial"/>
          <w:color w:val="FF0000"/>
          <w:sz w:val="22"/>
          <w:szCs w:val="22"/>
        </w:rPr>
        <w:t>Yes No</w:t>
      </w:r>
    </w:p>
    <w:p w14:paraId="48827F48" w14:textId="01D89F19" w:rsidR="004A6C98" w:rsidRPr="0087588B" w:rsidRDefault="00342B0D" w:rsidP="006371EA">
      <w:pPr>
        <w:pStyle w:val="ListParagraph"/>
        <w:spacing w:before="60" w:after="60"/>
        <w:contextualSpacing w:val="0"/>
        <w:rPr>
          <w:rFonts w:ascii="Arial" w:hAnsi="Arial" w:cs="Arial"/>
          <w:sz w:val="22"/>
          <w:szCs w:val="22"/>
        </w:rPr>
      </w:pPr>
      <w:r w:rsidRPr="0087588B">
        <w:rPr>
          <w:rFonts w:ascii="Arial" w:hAnsi="Arial" w:cs="Arial"/>
          <w:sz w:val="22"/>
          <w:szCs w:val="22"/>
        </w:rPr>
        <w:t xml:space="preserve">If “no”: consider what steps would be needed to </w:t>
      </w:r>
      <w:r w:rsidR="00E62230" w:rsidRPr="0087588B">
        <w:rPr>
          <w:rFonts w:ascii="Arial" w:hAnsi="Arial" w:cs="Arial"/>
          <w:sz w:val="22"/>
          <w:szCs w:val="22"/>
        </w:rPr>
        <w:t xml:space="preserve">identify such an individual or allot time in an existing individual’s </w:t>
      </w:r>
      <w:r w:rsidR="00062BC6" w:rsidRPr="0087588B">
        <w:rPr>
          <w:rFonts w:ascii="Arial" w:hAnsi="Arial" w:cs="Arial"/>
          <w:sz w:val="22"/>
          <w:szCs w:val="22"/>
        </w:rPr>
        <w:t xml:space="preserve">duties </w:t>
      </w:r>
      <w:r w:rsidR="00E62230" w:rsidRPr="0087588B">
        <w:rPr>
          <w:rFonts w:ascii="Arial" w:hAnsi="Arial" w:cs="Arial"/>
          <w:sz w:val="22"/>
          <w:szCs w:val="22"/>
        </w:rPr>
        <w:t>that would be accountable for the ongoing success of this operation.</w:t>
      </w:r>
      <w:r w:rsidR="008A3763" w:rsidRPr="0087588B">
        <w:rPr>
          <w:rFonts w:ascii="Arial" w:hAnsi="Arial" w:cs="Arial"/>
          <w:sz w:val="22"/>
          <w:szCs w:val="22"/>
        </w:rPr>
        <w:t xml:space="preserve"> </w:t>
      </w:r>
      <w:r w:rsidR="00062BC6" w:rsidRPr="0087588B">
        <w:rPr>
          <w:rFonts w:ascii="Arial" w:hAnsi="Arial" w:cs="Arial"/>
          <w:sz w:val="22"/>
          <w:szCs w:val="22"/>
        </w:rPr>
        <w:t xml:space="preserve">For example, this individual may supervise front desk staff, or may be a designated medical assistant. </w:t>
      </w:r>
    </w:p>
    <w:p w14:paraId="7D87270B" w14:textId="5EC0497C" w:rsidR="004A6C98" w:rsidRPr="006371EA" w:rsidRDefault="004A6C98" w:rsidP="002618DE">
      <w:pPr>
        <w:spacing w:before="180" w:after="60"/>
        <w:rPr>
          <w:rFonts w:ascii="Arial" w:hAnsi="Arial" w:cs="Arial"/>
          <w:b/>
          <w:bCs/>
          <w:sz w:val="22"/>
          <w:szCs w:val="22"/>
        </w:rPr>
      </w:pPr>
      <w:r w:rsidRPr="006371EA">
        <w:rPr>
          <w:rFonts w:ascii="Arial" w:hAnsi="Arial" w:cs="Arial"/>
          <w:b/>
          <w:bCs/>
          <w:sz w:val="22"/>
          <w:szCs w:val="22"/>
        </w:rPr>
        <w:t>Providers:</w:t>
      </w:r>
    </w:p>
    <w:p w14:paraId="78799A1F" w14:textId="3564D2D5" w:rsidR="00E62230" w:rsidRPr="0087588B" w:rsidRDefault="004A6C98" w:rsidP="006371EA">
      <w:pPr>
        <w:pStyle w:val="ListParagraph"/>
        <w:numPr>
          <w:ilvl w:val="0"/>
          <w:numId w:val="7"/>
        </w:numPr>
        <w:spacing w:before="60" w:after="60"/>
        <w:contextualSpacing w:val="0"/>
        <w:rPr>
          <w:rFonts w:ascii="Arial" w:hAnsi="Arial" w:cs="Arial"/>
          <w:sz w:val="22"/>
          <w:szCs w:val="22"/>
        </w:rPr>
      </w:pPr>
      <w:r w:rsidRPr="0087588B">
        <w:rPr>
          <w:rFonts w:ascii="Arial" w:hAnsi="Arial" w:cs="Arial"/>
          <w:sz w:val="22"/>
          <w:szCs w:val="22"/>
        </w:rPr>
        <w:t xml:space="preserve">Are </w:t>
      </w:r>
      <w:r w:rsidR="009D2E76">
        <w:rPr>
          <w:rFonts w:ascii="Arial" w:hAnsi="Arial" w:cs="Arial"/>
          <w:sz w:val="22"/>
          <w:szCs w:val="22"/>
        </w:rPr>
        <w:t xml:space="preserve">clinic </w:t>
      </w:r>
      <w:r w:rsidRPr="0087588B">
        <w:rPr>
          <w:rFonts w:ascii="Arial" w:hAnsi="Arial" w:cs="Arial"/>
          <w:sz w:val="22"/>
          <w:szCs w:val="22"/>
        </w:rPr>
        <w:t xml:space="preserve">providers supportive of the use of PRO measures in clinical care? </w:t>
      </w:r>
      <w:r w:rsidR="00A87B02" w:rsidRPr="0087588B">
        <w:rPr>
          <w:rFonts w:ascii="Arial" w:hAnsi="Arial" w:cs="Arial"/>
          <w:color w:val="FF0000"/>
          <w:sz w:val="22"/>
          <w:szCs w:val="22"/>
        </w:rPr>
        <w:t>Yes No</w:t>
      </w:r>
    </w:p>
    <w:p w14:paraId="7299B0F2" w14:textId="77777777" w:rsidR="009D2E76" w:rsidRPr="0087588B" w:rsidRDefault="009D2E76" w:rsidP="009D2E76">
      <w:pPr>
        <w:pStyle w:val="ListParagraph"/>
        <w:numPr>
          <w:ilvl w:val="1"/>
          <w:numId w:val="7"/>
        </w:numPr>
        <w:spacing w:before="60" w:after="60"/>
        <w:contextualSpacing w:val="0"/>
        <w:rPr>
          <w:rFonts w:ascii="Arial" w:hAnsi="Arial" w:cs="Arial"/>
          <w:sz w:val="22"/>
          <w:szCs w:val="22"/>
        </w:rPr>
      </w:pPr>
      <w:r w:rsidRPr="0087588B">
        <w:rPr>
          <w:rFonts w:ascii="Arial" w:hAnsi="Arial" w:cs="Arial"/>
          <w:sz w:val="22"/>
          <w:szCs w:val="22"/>
        </w:rPr>
        <w:t>If “no”: consider the basis for this. What are their perceptions of the value of PROs? What experiences form their basis for the lack of support? What are their concerns (see Chapter 2’s section, “</w:t>
      </w:r>
      <w:commentRangeStart w:id="24"/>
      <w:r w:rsidRPr="0087588B">
        <w:rPr>
          <w:rFonts w:ascii="Arial" w:hAnsi="Arial" w:cs="Arial"/>
          <w:sz w:val="22"/>
          <w:szCs w:val="22"/>
        </w:rPr>
        <w:t xml:space="preserve">Address Common Concerns”)? </w:t>
      </w:r>
      <w:commentRangeEnd w:id="24"/>
      <w:r w:rsidRPr="0087588B">
        <w:rPr>
          <w:rStyle w:val="CommentReference"/>
          <w:rFonts w:ascii="Arial" w:hAnsi="Arial" w:cs="Arial"/>
          <w:sz w:val="22"/>
          <w:szCs w:val="22"/>
        </w:rPr>
        <w:commentReference w:id="24"/>
      </w:r>
      <w:r w:rsidRPr="0087588B">
        <w:rPr>
          <w:rFonts w:ascii="Arial" w:hAnsi="Arial" w:cs="Arial"/>
          <w:sz w:val="22"/>
          <w:szCs w:val="22"/>
        </w:rPr>
        <w:t xml:space="preserve">Have your providers had negative experiences with PROs? To what extent are these concerns still relevant in the context of brief tablet-based </w:t>
      </w:r>
      <w:r>
        <w:rPr>
          <w:rFonts w:ascii="Arial" w:hAnsi="Arial" w:cs="Arial"/>
          <w:sz w:val="22"/>
          <w:szCs w:val="22"/>
        </w:rPr>
        <w:t>PRO collection</w:t>
      </w:r>
      <w:r w:rsidRPr="0087588B">
        <w:rPr>
          <w:rFonts w:ascii="Arial" w:hAnsi="Arial" w:cs="Arial"/>
          <w:sz w:val="22"/>
          <w:szCs w:val="22"/>
        </w:rPr>
        <w:t xml:space="preserve">? </w:t>
      </w:r>
      <w:r>
        <w:rPr>
          <w:rFonts w:ascii="Arial" w:hAnsi="Arial" w:cs="Arial"/>
          <w:sz w:val="22"/>
          <w:szCs w:val="22"/>
        </w:rPr>
        <w:t xml:space="preserve">Provider concerns often focus on potential impact on clinic flow or visit length. </w:t>
      </w:r>
      <w:r w:rsidRPr="0087588B">
        <w:rPr>
          <w:rFonts w:ascii="Arial" w:hAnsi="Arial" w:cs="Arial"/>
          <w:sz w:val="22"/>
          <w:szCs w:val="22"/>
        </w:rPr>
        <w:t xml:space="preserve">Does focusing on specific domains that may be particularly relevant for improving care in a clinical setting but otherwise are assessed poorly such as substance use or intimate partner violence impact support? </w:t>
      </w:r>
      <w:r>
        <w:rPr>
          <w:rFonts w:ascii="Arial" w:hAnsi="Arial" w:cs="Arial"/>
          <w:sz w:val="22"/>
          <w:szCs w:val="22"/>
        </w:rPr>
        <w:t>Does focusing on a brief assessment with plans to implement in such a way to minimize impact on flow minimize these concerns?</w:t>
      </w:r>
    </w:p>
    <w:p w14:paraId="74FBB758" w14:textId="6AB8871F" w:rsidR="004A6C98" w:rsidRPr="0087588B" w:rsidRDefault="004A6C98" w:rsidP="006371EA">
      <w:pPr>
        <w:pStyle w:val="ListParagraph"/>
        <w:numPr>
          <w:ilvl w:val="0"/>
          <w:numId w:val="7"/>
        </w:numPr>
        <w:spacing w:before="60" w:after="60"/>
        <w:contextualSpacing w:val="0"/>
        <w:rPr>
          <w:rFonts w:ascii="Arial" w:hAnsi="Arial" w:cs="Arial"/>
          <w:sz w:val="22"/>
          <w:szCs w:val="22"/>
        </w:rPr>
      </w:pPr>
      <w:r w:rsidRPr="0087588B">
        <w:rPr>
          <w:rFonts w:ascii="Arial" w:hAnsi="Arial" w:cs="Arial"/>
          <w:sz w:val="22"/>
          <w:szCs w:val="22"/>
        </w:rPr>
        <w:t xml:space="preserve">Has their response to </w:t>
      </w:r>
      <w:r w:rsidR="00414986" w:rsidRPr="0087588B">
        <w:rPr>
          <w:rFonts w:ascii="Arial" w:hAnsi="Arial" w:cs="Arial"/>
          <w:sz w:val="22"/>
          <w:szCs w:val="22"/>
        </w:rPr>
        <w:t xml:space="preserve">changes in </w:t>
      </w:r>
      <w:r w:rsidRPr="0087588B">
        <w:rPr>
          <w:rFonts w:ascii="Arial" w:hAnsi="Arial" w:cs="Arial"/>
          <w:sz w:val="22"/>
          <w:szCs w:val="22"/>
        </w:rPr>
        <w:t xml:space="preserve">prior </w:t>
      </w:r>
      <w:r w:rsidR="00E62230" w:rsidRPr="0087588B">
        <w:rPr>
          <w:rFonts w:ascii="Arial" w:hAnsi="Arial" w:cs="Arial"/>
          <w:sz w:val="22"/>
          <w:szCs w:val="22"/>
        </w:rPr>
        <w:t>clinic protocols</w:t>
      </w:r>
      <w:r w:rsidRPr="0087588B">
        <w:rPr>
          <w:rFonts w:ascii="Arial" w:hAnsi="Arial" w:cs="Arial"/>
          <w:sz w:val="22"/>
          <w:szCs w:val="22"/>
        </w:rPr>
        <w:t xml:space="preserve"> been positive?</w:t>
      </w:r>
      <w:r w:rsidR="00A87B02" w:rsidRPr="0087588B">
        <w:rPr>
          <w:rFonts w:ascii="Arial" w:hAnsi="Arial" w:cs="Arial"/>
          <w:sz w:val="22"/>
          <w:szCs w:val="22"/>
        </w:rPr>
        <w:t xml:space="preserve"> </w:t>
      </w:r>
      <w:r w:rsidR="00A87B02" w:rsidRPr="0087588B">
        <w:rPr>
          <w:rFonts w:ascii="Arial" w:hAnsi="Arial" w:cs="Arial"/>
          <w:color w:val="FF0000"/>
          <w:sz w:val="22"/>
          <w:szCs w:val="22"/>
        </w:rPr>
        <w:t>Yes No</w:t>
      </w:r>
    </w:p>
    <w:p w14:paraId="2D2ADBA4" w14:textId="4FC9945A" w:rsidR="009D2E76" w:rsidRPr="006371EA" w:rsidRDefault="009D2E76" w:rsidP="009D2E76">
      <w:pPr>
        <w:pStyle w:val="ListParagraph"/>
        <w:numPr>
          <w:ilvl w:val="1"/>
          <w:numId w:val="7"/>
        </w:numPr>
        <w:spacing w:before="60" w:after="60"/>
        <w:contextualSpacing w:val="0"/>
        <w:rPr>
          <w:rFonts w:ascii="Arial" w:hAnsi="Arial" w:cs="Arial"/>
          <w:sz w:val="22"/>
          <w:szCs w:val="22"/>
        </w:rPr>
      </w:pPr>
      <w:r w:rsidRPr="0087588B">
        <w:rPr>
          <w:rFonts w:ascii="Arial" w:hAnsi="Arial" w:cs="Arial"/>
          <w:sz w:val="22"/>
          <w:szCs w:val="22"/>
        </w:rPr>
        <w:t>If “no”: identify what is driving this. To what extent may the evidence supporting the benefits of PROs in terms of improving clinical care ameliorate these concerns?</w:t>
      </w:r>
      <w:r w:rsidR="0066043A">
        <w:rPr>
          <w:rFonts w:ascii="Arial" w:hAnsi="Arial" w:cs="Arial"/>
          <w:sz w:val="22"/>
          <w:szCs w:val="22"/>
        </w:rPr>
        <w:t xml:space="preserve"> </w:t>
      </w:r>
      <w:r w:rsidR="0066043A" w:rsidRPr="002F1EDE">
        <w:rPr>
          <w:rFonts w:ascii="Arial" w:hAnsi="Arial" w:cs="Arial"/>
          <w:color w:val="7F7F7F" w:themeColor="text1" w:themeTint="80"/>
          <w:sz w:val="22"/>
          <w:szCs w:val="22"/>
        </w:rPr>
        <w:t>[Add Link to Chapter 2 here]</w:t>
      </w:r>
    </w:p>
    <w:p w14:paraId="649E89A6" w14:textId="58CDAEAC" w:rsidR="004A6C98" w:rsidRPr="006371EA" w:rsidRDefault="00C4611B" w:rsidP="002618DE">
      <w:pPr>
        <w:spacing w:before="180" w:after="60"/>
        <w:rPr>
          <w:rFonts w:ascii="Arial" w:hAnsi="Arial" w:cs="Arial"/>
          <w:b/>
          <w:bCs/>
          <w:sz w:val="22"/>
          <w:szCs w:val="22"/>
        </w:rPr>
      </w:pPr>
      <w:r w:rsidRPr="006371EA">
        <w:rPr>
          <w:rFonts w:ascii="Arial" w:hAnsi="Arial" w:cs="Arial"/>
          <w:b/>
          <w:bCs/>
          <w:sz w:val="22"/>
          <w:szCs w:val="22"/>
        </w:rPr>
        <w:t>Logistics and flow</w:t>
      </w:r>
      <w:r w:rsidR="004A6C98" w:rsidRPr="006371EA">
        <w:rPr>
          <w:rFonts w:ascii="Arial" w:hAnsi="Arial" w:cs="Arial"/>
          <w:b/>
          <w:bCs/>
          <w:sz w:val="22"/>
          <w:szCs w:val="22"/>
        </w:rPr>
        <w:t>:</w:t>
      </w:r>
    </w:p>
    <w:p w14:paraId="31139D7E" w14:textId="4DDA11C0" w:rsidR="004A6C98" w:rsidRPr="0087588B" w:rsidRDefault="00DD7E03" w:rsidP="006371EA">
      <w:pPr>
        <w:pStyle w:val="ListParagraph"/>
        <w:numPr>
          <w:ilvl w:val="0"/>
          <w:numId w:val="8"/>
        </w:numPr>
        <w:spacing w:before="60" w:after="60"/>
        <w:contextualSpacing w:val="0"/>
        <w:rPr>
          <w:rFonts w:ascii="Arial" w:hAnsi="Arial" w:cs="Arial"/>
          <w:sz w:val="22"/>
          <w:szCs w:val="22"/>
        </w:rPr>
      </w:pPr>
      <w:r w:rsidRPr="0087588B">
        <w:rPr>
          <w:rFonts w:ascii="Arial" w:hAnsi="Arial" w:cs="Arial"/>
          <w:sz w:val="22"/>
          <w:szCs w:val="22"/>
        </w:rPr>
        <w:t xml:space="preserve">Is there a plan as to how </w:t>
      </w:r>
      <w:r w:rsidR="00B819FB" w:rsidRPr="0087588B">
        <w:rPr>
          <w:rFonts w:ascii="Arial" w:hAnsi="Arial" w:cs="Arial"/>
          <w:sz w:val="22"/>
          <w:szCs w:val="22"/>
        </w:rPr>
        <w:t>the</w:t>
      </w:r>
      <w:r w:rsidR="004A6C98" w:rsidRPr="0087588B">
        <w:rPr>
          <w:rFonts w:ascii="Arial" w:hAnsi="Arial" w:cs="Arial"/>
          <w:sz w:val="22"/>
          <w:szCs w:val="22"/>
        </w:rPr>
        <w:t xml:space="preserve"> clinic </w:t>
      </w:r>
      <w:r w:rsidRPr="0087588B">
        <w:rPr>
          <w:rFonts w:ascii="Arial" w:hAnsi="Arial" w:cs="Arial"/>
          <w:sz w:val="22"/>
          <w:szCs w:val="22"/>
        </w:rPr>
        <w:t xml:space="preserve">can </w:t>
      </w:r>
      <w:r w:rsidR="004A6C98" w:rsidRPr="0087588B">
        <w:rPr>
          <w:rFonts w:ascii="Arial" w:hAnsi="Arial" w:cs="Arial"/>
          <w:sz w:val="22"/>
          <w:szCs w:val="22"/>
        </w:rPr>
        <w:t xml:space="preserve">allot time </w:t>
      </w:r>
      <w:r w:rsidR="00C8601A" w:rsidRPr="0087588B">
        <w:rPr>
          <w:rFonts w:ascii="Arial" w:hAnsi="Arial" w:cs="Arial"/>
          <w:sz w:val="22"/>
          <w:szCs w:val="22"/>
        </w:rPr>
        <w:t xml:space="preserve">at the beginning of </w:t>
      </w:r>
      <w:r w:rsidR="004A6C98" w:rsidRPr="0087588B">
        <w:rPr>
          <w:rFonts w:ascii="Arial" w:hAnsi="Arial" w:cs="Arial"/>
          <w:sz w:val="22"/>
          <w:szCs w:val="22"/>
        </w:rPr>
        <w:t>the visit for patients to take a PRO assessment</w:t>
      </w:r>
      <w:r w:rsidRPr="0087588B">
        <w:rPr>
          <w:rFonts w:ascii="Arial" w:hAnsi="Arial" w:cs="Arial"/>
          <w:sz w:val="22"/>
          <w:szCs w:val="22"/>
        </w:rPr>
        <w:t xml:space="preserve"> without disrupting flow</w:t>
      </w:r>
      <w:r w:rsidR="004A6C98" w:rsidRPr="0087588B">
        <w:rPr>
          <w:rFonts w:ascii="Arial" w:hAnsi="Arial" w:cs="Arial"/>
          <w:sz w:val="22"/>
          <w:szCs w:val="22"/>
        </w:rPr>
        <w:t xml:space="preserve">? </w:t>
      </w:r>
      <w:r w:rsidR="007A6BB7" w:rsidRPr="0087588B">
        <w:rPr>
          <w:rFonts w:ascii="Arial" w:hAnsi="Arial" w:cs="Arial"/>
          <w:color w:val="FF0000"/>
          <w:sz w:val="22"/>
          <w:szCs w:val="22"/>
        </w:rPr>
        <w:t>Yes No</w:t>
      </w:r>
    </w:p>
    <w:p w14:paraId="7D27C5D8" w14:textId="53D6FBA0" w:rsidR="009D2E76" w:rsidRPr="006371EA" w:rsidRDefault="009D2E76" w:rsidP="009D2E76">
      <w:pPr>
        <w:pStyle w:val="ListParagraph"/>
        <w:numPr>
          <w:ilvl w:val="1"/>
          <w:numId w:val="8"/>
        </w:numPr>
        <w:spacing w:before="60" w:after="60"/>
        <w:contextualSpacing w:val="0"/>
        <w:rPr>
          <w:rFonts w:ascii="Arial" w:hAnsi="Arial" w:cs="Arial"/>
          <w:sz w:val="22"/>
          <w:szCs w:val="22"/>
        </w:rPr>
      </w:pPr>
      <w:r w:rsidRPr="0087588B">
        <w:rPr>
          <w:rFonts w:ascii="Arial" w:hAnsi="Arial" w:cs="Arial"/>
          <w:sz w:val="22"/>
          <w:szCs w:val="22"/>
        </w:rPr>
        <w:t>If “no”: do opportunities exist to collect information from patients while they are waiting for their provider? Do opportunities exist for patients to complete PROs prior to the appointment, off-site, using personal electronic devices? While this can lessen the impact on clinic flow, as a stand-alone approach it excludes patients who lack such devices</w:t>
      </w:r>
      <w:r>
        <w:rPr>
          <w:rFonts w:ascii="Arial" w:hAnsi="Arial" w:cs="Arial"/>
          <w:sz w:val="22"/>
          <w:szCs w:val="22"/>
        </w:rPr>
        <w:t xml:space="preserve">. </w:t>
      </w:r>
      <w:r w:rsidRPr="0087588B">
        <w:rPr>
          <w:rFonts w:ascii="Arial" w:hAnsi="Arial" w:cs="Arial"/>
          <w:sz w:val="22"/>
          <w:szCs w:val="22"/>
        </w:rPr>
        <w:t>It may however be useful as a supplementary approach to within-clinic PRO collection to decrease impact on clinic flow. This may be a particularly useful approach in care settings with Telehealth visits, an increasingly common practice as a response to the COVID-19 pandemic. See Chapter 5, “Outline Workflow”.</w:t>
      </w:r>
      <w:r w:rsidR="0066043A">
        <w:rPr>
          <w:rFonts w:ascii="Arial" w:hAnsi="Arial" w:cs="Arial"/>
          <w:sz w:val="22"/>
          <w:szCs w:val="22"/>
        </w:rPr>
        <w:t xml:space="preserve"> </w:t>
      </w:r>
      <w:r w:rsidR="0066043A" w:rsidRPr="002F1EDE">
        <w:rPr>
          <w:rFonts w:ascii="Arial" w:hAnsi="Arial" w:cs="Arial"/>
          <w:color w:val="7F7F7F" w:themeColor="text1" w:themeTint="80"/>
          <w:sz w:val="22"/>
          <w:szCs w:val="22"/>
        </w:rPr>
        <w:t xml:space="preserve">[Add Link to Chapter </w:t>
      </w:r>
      <w:r w:rsidR="0066043A">
        <w:rPr>
          <w:rFonts w:ascii="Arial" w:hAnsi="Arial" w:cs="Arial"/>
          <w:color w:val="7F7F7F" w:themeColor="text1" w:themeTint="80"/>
          <w:sz w:val="22"/>
          <w:szCs w:val="22"/>
        </w:rPr>
        <w:t>5</w:t>
      </w:r>
      <w:r w:rsidR="0066043A" w:rsidRPr="002F1EDE">
        <w:rPr>
          <w:rFonts w:ascii="Arial" w:hAnsi="Arial" w:cs="Arial"/>
          <w:color w:val="7F7F7F" w:themeColor="text1" w:themeTint="80"/>
          <w:sz w:val="22"/>
          <w:szCs w:val="22"/>
        </w:rPr>
        <w:t xml:space="preserve"> here]</w:t>
      </w:r>
    </w:p>
    <w:p w14:paraId="1047ADF0" w14:textId="4BF22372" w:rsidR="00E62230" w:rsidRPr="0087588B" w:rsidRDefault="00DD7E03" w:rsidP="006371EA">
      <w:pPr>
        <w:pStyle w:val="ListParagraph"/>
        <w:numPr>
          <w:ilvl w:val="0"/>
          <w:numId w:val="8"/>
        </w:numPr>
        <w:spacing w:before="60" w:after="60"/>
        <w:contextualSpacing w:val="0"/>
        <w:rPr>
          <w:rFonts w:ascii="Arial" w:hAnsi="Arial" w:cs="Arial"/>
          <w:sz w:val="22"/>
          <w:szCs w:val="22"/>
        </w:rPr>
      </w:pPr>
      <w:r w:rsidRPr="0087588B">
        <w:rPr>
          <w:rFonts w:ascii="Arial" w:hAnsi="Arial" w:cs="Arial"/>
          <w:sz w:val="22"/>
          <w:szCs w:val="22"/>
        </w:rPr>
        <w:t xml:space="preserve">Does the clinic have a plan to </w:t>
      </w:r>
      <w:r w:rsidR="00E62230" w:rsidRPr="0087588B">
        <w:rPr>
          <w:rFonts w:ascii="Arial" w:hAnsi="Arial" w:cs="Arial"/>
          <w:sz w:val="22"/>
          <w:szCs w:val="22"/>
        </w:rPr>
        <w:t xml:space="preserve">allot space </w:t>
      </w:r>
      <w:r w:rsidR="004A6732" w:rsidRPr="0087588B">
        <w:rPr>
          <w:rFonts w:ascii="Arial" w:hAnsi="Arial" w:cs="Arial"/>
          <w:sz w:val="22"/>
          <w:szCs w:val="22"/>
        </w:rPr>
        <w:t xml:space="preserve">on-site </w:t>
      </w:r>
      <w:r w:rsidR="00E62230" w:rsidRPr="0087588B">
        <w:rPr>
          <w:rFonts w:ascii="Arial" w:hAnsi="Arial" w:cs="Arial"/>
          <w:sz w:val="22"/>
          <w:szCs w:val="22"/>
        </w:rPr>
        <w:t>for patients to take a PRO assessment?</w:t>
      </w:r>
      <w:r w:rsidR="007A6BB7" w:rsidRPr="0087588B">
        <w:rPr>
          <w:rFonts w:ascii="Arial" w:hAnsi="Arial" w:cs="Arial"/>
          <w:sz w:val="22"/>
          <w:szCs w:val="22"/>
        </w:rPr>
        <w:t xml:space="preserve"> </w:t>
      </w:r>
      <w:r w:rsidR="007A6BB7" w:rsidRPr="0087588B">
        <w:rPr>
          <w:rFonts w:ascii="Arial" w:hAnsi="Arial" w:cs="Arial"/>
          <w:color w:val="FF0000"/>
          <w:sz w:val="22"/>
          <w:szCs w:val="22"/>
        </w:rPr>
        <w:t>Yes No</w:t>
      </w:r>
    </w:p>
    <w:p w14:paraId="5CE7A0E8" w14:textId="39CF3CB3" w:rsidR="009D2E76" w:rsidRPr="006371EA" w:rsidRDefault="009D2E76" w:rsidP="009D2E76">
      <w:pPr>
        <w:pStyle w:val="ListParagraph"/>
        <w:numPr>
          <w:ilvl w:val="1"/>
          <w:numId w:val="8"/>
        </w:numPr>
        <w:spacing w:before="60" w:after="60"/>
        <w:contextualSpacing w:val="0"/>
        <w:rPr>
          <w:rFonts w:ascii="Arial" w:hAnsi="Arial" w:cs="Arial"/>
          <w:sz w:val="22"/>
          <w:szCs w:val="22"/>
        </w:rPr>
      </w:pPr>
      <w:r w:rsidRPr="0087588B">
        <w:rPr>
          <w:rFonts w:ascii="Arial" w:hAnsi="Arial" w:cs="Arial"/>
          <w:sz w:val="22"/>
          <w:szCs w:val="22"/>
        </w:rPr>
        <w:t xml:space="preserve">If “no”: </w:t>
      </w:r>
      <w:r>
        <w:rPr>
          <w:rFonts w:ascii="Arial" w:hAnsi="Arial" w:cs="Arial"/>
          <w:sz w:val="22"/>
          <w:szCs w:val="22"/>
        </w:rPr>
        <w:t>can patients complete the PROs while they are waiting for their provider’s in the examination rooms? D</w:t>
      </w:r>
      <w:r w:rsidRPr="0087588B">
        <w:rPr>
          <w:rFonts w:ascii="Arial" w:hAnsi="Arial" w:cs="Arial"/>
          <w:sz w:val="22"/>
          <w:szCs w:val="22"/>
        </w:rPr>
        <w:t xml:space="preserve">o opportunities exist for patients to complete PROs prior to the appointment, off-site, using personal electronic devices? While this cannot replace in-person PROs, as many patients do not have the resources to complete PROs off-site, it may decrease the numbers of patients completing PROs in the clinic setting. See Chapter 5, “Outline Workflow”. </w:t>
      </w:r>
      <w:r w:rsidR="0066043A" w:rsidRPr="002F1EDE">
        <w:rPr>
          <w:rFonts w:ascii="Arial" w:hAnsi="Arial" w:cs="Arial"/>
          <w:color w:val="7F7F7F" w:themeColor="text1" w:themeTint="80"/>
          <w:sz w:val="22"/>
          <w:szCs w:val="22"/>
        </w:rPr>
        <w:t xml:space="preserve">[Add Link to Chapter </w:t>
      </w:r>
      <w:r w:rsidR="0066043A">
        <w:rPr>
          <w:rFonts w:ascii="Arial" w:hAnsi="Arial" w:cs="Arial"/>
          <w:color w:val="7F7F7F" w:themeColor="text1" w:themeTint="80"/>
          <w:sz w:val="22"/>
          <w:szCs w:val="22"/>
        </w:rPr>
        <w:t>5</w:t>
      </w:r>
      <w:r w:rsidR="0066043A" w:rsidRPr="002F1EDE">
        <w:rPr>
          <w:rFonts w:ascii="Arial" w:hAnsi="Arial" w:cs="Arial"/>
          <w:color w:val="7F7F7F" w:themeColor="text1" w:themeTint="80"/>
          <w:sz w:val="22"/>
          <w:szCs w:val="22"/>
        </w:rPr>
        <w:t xml:space="preserve"> here]</w:t>
      </w:r>
    </w:p>
    <w:p w14:paraId="66B2C893" w14:textId="7E738711" w:rsidR="004A6C98" w:rsidRPr="006371EA" w:rsidRDefault="004A6C98" w:rsidP="002618DE">
      <w:pPr>
        <w:spacing w:before="180" w:after="60"/>
        <w:rPr>
          <w:rFonts w:ascii="Arial" w:hAnsi="Arial" w:cs="Arial"/>
          <w:b/>
          <w:bCs/>
          <w:sz w:val="22"/>
          <w:szCs w:val="22"/>
        </w:rPr>
      </w:pPr>
      <w:r w:rsidRPr="006371EA">
        <w:rPr>
          <w:rFonts w:ascii="Arial" w:hAnsi="Arial" w:cs="Arial"/>
          <w:b/>
          <w:bCs/>
          <w:sz w:val="22"/>
          <w:szCs w:val="22"/>
        </w:rPr>
        <w:t>Technical capacity:</w:t>
      </w:r>
    </w:p>
    <w:p w14:paraId="73C59860" w14:textId="005B68F2" w:rsidR="004A6C98" w:rsidRPr="0087588B" w:rsidRDefault="004A6C98" w:rsidP="006371EA">
      <w:pPr>
        <w:pStyle w:val="ListParagraph"/>
        <w:numPr>
          <w:ilvl w:val="0"/>
          <w:numId w:val="8"/>
        </w:numPr>
        <w:spacing w:before="60" w:after="60"/>
        <w:contextualSpacing w:val="0"/>
        <w:rPr>
          <w:rFonts w:ascii="Arial" w:hAnsi="Arial" w:cs="Arial"/>
          <w:sz w:val="22"/>
          <w:szCs w:val="22"/>
        </w:rPr>
      </w:pPr>
      <w:r w:rsidRPr="0087588B">
        <w:rPr>
          <w:rFonts w:ascii="Arial" w:hAnsi="Arial" w:cs="Arial"/>
          <w:sz w:val="22"/>
          <w:szCs w:val="22"/>
        </w:rPr>
        <w:lastRenderedPageBreak/>
        <w:t xml:space="preserve">Does </w:t>
      </w:r>
      <w:r w:rsidR="009D2E76">
        <w:rPr>
          <w:rFonts w:ascii="Arial" w:hAnsi="Arial" w:cs="Arial"/>
          <w:sz w:val="22"/>
          <w:szCs w:val="22"/>
        </w:rPr>
        <w:t>the</w:t>
      </w:r>
      <w:r w:rsidRPr="0087588B">
        <w:rPr>
          <w:rFonts w:ascii="Arial" w:hAnsi="Arial" w:cs="Arial"/>
          <w:sz w:val="22"/>
          <w:szCs w:val="22"/>
        </w:rPr>
        <w:t xml:space="preserve"> clinic possess the technical capacity to support electronic data collection? </w:t>
      </w:r>
      <w:r w:rsidR="007A6BB7" w:rsidRPr="0087588B">
        <w:rPr>
          <w:rFonts w:ascii="Arial" w:hAnsi="Arial" w:cs="Arial"/>
          <w:color w:val="FF0000"/>
          <w:sz w:val="22"/>
          <w:szCs w:val="22"/>
        </w:rPr>
        <w:t>Yes No</w:t>
      </w:r>
    </w:p>
    <w:p w14:paraId="409B51F6" w14:textId="10B5E3D5" w:rsidR="004A6C98" w:rsidRPr="006371EA" w:rsidRDefault="00E62230" w:rsidP="006371EA">
      <w:pPr>
        <w:pStyle w:val="ListParagraph"/>
        <w:numPr>
          <w:ilvl w:val="1"/>
          <w:numId w:val="8"/>
        </w:numPr>
        <w:spacing w:before="60" w:after="60"/>
        <w:contextualSpacing w:val="0"/>
        <w:rPr>
          <w:rFonts w:ascii="Arial" w:hAnsi="Arial" w:cs="Arial"/>
          <w:sz w:val="22"/>
          <w:szCs w:val="22"/>
        </w:rPr>
      </w:pPr>
      <w:r w:rsidRPr="0087588B">
        <w:rPr>
          <w:rFonts w:ascii="Arial" w:hAnsi="Arial" w:cs="Arial"/>
          <w:sz w:val="22"/>
          <w:szCs w:val="22"/>
        </w:rPr>
        <w:t>If “no”</w:t>
      </w:r>
      <w:r w:rsidR="004A6732" w:rsidRPr="0087588B">
        <w:rPr>
          <w:rFonts w:ascii="Arial" w:hAnsi="Arial" w:cs="Arial"/>
          <w:sz w:val="22"/>
          <w:szCs w:val="22"/>
        </w:rPr>
        <w:t xml:space="preserve"> or “not sure”</w:t>
      </w:r>
      <w:r w:rsidRPr="0087588B">
        <w:rPr>
          <w:rFonts w:ascii="Arial" w:hAnsi="Arial" w:cs="Arial"/>
          <w:sz w:val="22"/>
          <w:szCs w:val="22"/>
        </w:rPr>
        <w:t xml:space="preserve">: </w:t>
      </w:r>
      <w:r w:rsidR="004A6732" w:rsidRPr="0087588B">
        <w:rPr>
          <w:rFonts w:ascii="Arial" w:hAnsi="Arial" w:cs="Arial"/>
          <w:sz w:val="22"/>
          <w:szCs w:val="22"/>
        </w:rPr>
        <w:t>see Chapter 3, “Building Technical Infrastructure”.</w:t>
      </w:r>
      <w:r w:rsidR="0066043A">
        <w:rPr>
          <w:rFonts w:ascii="Arial" w:hAnsi="Arial" w:cs="Arial"/>
          <w:sz w:val="22"/>
          <w:szCs w:val="22"/>
        </w:rPr>
        <w:t xml:space="preserve"> </w:t>
      </w:r>
      <w:r w:rsidR="0066043A" w:rsidRPr="002F1EDE">
        <w:rPr>
          <w:rFonts w:ascii="Arial" w:hAnsi="Arial" w:cs="Arial"/>
          <w:color w:val="7F7F7F" w:themeColor="text1" w:themeTint="80"/>
          <w:sz w:val="22"/>
          <w:szCs w:val="22"/>
        </w:rPr>
        <w:t xml:space="preserve">[Add Link to Chapter </w:t>
      </w:r>
      <w:r w:rsidR="0066043A">
        <w:rPr>
          <w:rFonts w:ascii="Arial" w:hAnsi="Arial" w:cs="Arial"/>
          <w:color w:val="7F7F7F" w:themeColor="text1" w:themeTint="80"/>
          <w:sz w:val="22"/>
          <w:szCs w:val="22"/>
        </w:rPr>
        <w:t>3</w:t>
      </w:r>
      <w:r w:rsidR="0066043A" w:rsidRPr="002F1EDE">
        <w:rPr>
          <w:rFonts w:ascii="Arial" w:hAnsi="Arial" w:cs="Arial"/>
          <w:color w:val="7F7F7F" w:themeColor="text1" w:themeTint="80"/>
          <w:sz w:val="22"/>
          <w:szCs w:val="22"/>
        </w:rPr>
        <w:t xml:space="preserve"> here]</w:t>
      </w:r>
    </w:p>
    <w:p w14:paraId="00A816D7" w14:textId="1B926045" w:rsidR="00477C5E" w:rsidRPr="006371EA" w:rsidRDefault="00C4611B" w:rsidP="002618DE">
      <w:pPr>
        <w:spacing w:before="180" w:after="60"/>
        <w:rPr>
          <w:rFonts w:ascii="Arial" w:hAnsi="Arial" w:cs="Arial"/>
          <w:b/>
          <w:bCs/>
          <w:sz w:val="22"/>
          <w:szCs w:val="22"/>
        </w:rPr>
      </w:pPr>
      <w:r w:rsidRPr="006371EA">
        <w:rPr>
          <w:rFonts w:ascii="Arial" w:hAnsi="Arial" w:cs="Arial"/>
          <w:b/>
          <w:bCs/>
          <w:sz w:val="22"/>
          <w:szCs w:val="22"/>
        </w:rPr>
        <w:t xml:space="preserve">Cost: </w:t>
      </w:r>
    </w:p>
    <w:p w14:paraId="7567EB15" w14:textId="100A6BC9" w:rsidR="006946D7" w:rsidRPr="0087588B" w:rsidRDefault="00C4611B" w:rsidP="006371EA">
      <w:pPr>
        <w:pStyle w:val="ListParagraph"/>
        <w:numPr>
          <w:ilvl w:val="0"/>
          <w:numId w:val="8"/>
        </w:numPr>
        <w:spacing w:before="60" w:after="60"/>
        <w:contextualSpacing w:val="0"/>
        <w:rPr>
          <w:rFonts w:ascii="Arial" w:hAnsi="Arial" w:cs="Arial"/>
          <w:sz w:val="22"/>
          <w:szCs w:val="22"/>
        </w:rPr>
      </w:pPr>
      <w:r w:rsidRPr="0087588B">
        <w:rPr>
          <w:rFonts w:ascii="Arial" w:hAnsi="Arial" w:cs="Arial"/>
          <w:sz w:val="22"/>
          <w:szCs w:val="22"/>
        </w:rPr>
        <w:t xml:space="preserve">Can my clinic afford the </w:t>
      </w:r>
      <w:r w:rsidR="006946D7" w:rsidRPr="0087588B">
        <w:rPr>
          <w:rFonts w:ascii="Arial" w:hAnsi="Arial" w:cs="Arial"/>
          <w:sz w:val="22"/>
          <w:szCs w:val="22"/>
        </w:rPr>
        <w:t xml:space="preserve">resources necessary, such as </w:t>
      </w:r>
      <w:r w:rsidR="00DD7E03" w:rsidRPr="0087588B">
        <w:rPr>
          <w:rFonts w:ascii="Arial" w:hAnsi="Arial" w:cs="Arial"/>
          <w:sz w:val="22"/>
          <w:szCs w:val="22"/>
        </w:rPr>
        <w:t xml:space="preserve">the staff time and </w:t>
      </w:r>
      <w:r w:rsidRPr="0087588B">
        <w:rPr>
          <w:rFonts w:ascii="Arial" w:hAnsi="Arial" w:cs="Arial"/>
          <w:sz w:val="22"/>
          <w:szCs w:val="22"/>
        </w:rPr>
        <w:t>electronic equipment (e.g., iPads</w:t>
      </w:r>
      <w:r w:rsidR="0019734C">
        <w:rPr>
          <w:rFonts w:ascii="Arial" w:hAnsi="Arial" w:cs="Arial"/>
          <w:sz w:val="22"/>
          <w:szCs w:val="22"/>
        </w:rPr>
        <w:t xml:space="preserve"> or other tablets</w:t>
      </w:r>
      <w:r w:rsidRPr="0087588B">
        <w:rPr>
          <w:rFonts w:ascii="Arial" w:hAnsi="Arial" w:cs="Arial"/>
          <w:sz w:val="22"/>
          <w:szCs w:val="22"/>
        </w:rPr>
        <w:t>)</w:t>
      </w:r>
      <w:r w:rsidR="006946D7" w:rsidRPr="0087588B">
        <w:rPr>
          <w:rFonts w:ascii="Arial" w:hAnsi="Arial" w:cs="Arial"/>
          <w:sz w:val="22"/>
          <w:szCs w:val="22"/>
        </w:rPr>
        <w:t xml:space="preserve">? </w:t>
      </w:r>
      <w:r w:rsidR="007A6BB7" w:rsidRPr="0087588B">
        <w:rPr>
          <w:rFonts w:ascii="Arial" w:hAnsi="Arial" w:cs="Arial"/>
          <w:color w:val="FF0000"/>
          <w:sz w:val="22"/>
          <w:szCs w:val="22"/>
        </w:rPr>
        <w:t>Yes No</w:t>
      </w:r>
    </w:p>
    <w:p w14:paraId="4B80E4B6" w14:textId="093717A9" w:rsidR="00477C5E" w:rsidRPr="002618DE" w:rsidRDefault="006946D7" w:rsidP="002618DE">
      <w:pPr>
        <w:pStyle w:val="ListParagraph"/>
        <w:numPr>
          <w:ilvl w:val="1"/>
          <w:numId w:val="8"/>
        </w:numPr>
        <w:spacing w:before="60" w:after="60"/>
        <w:contextualSpacing w:val="0"/>
        <w:rPr>
          <w:rFonts w:ascii="Arial" w:hAnsi="Arial" w:cs="Arial"/>
          <w:sz w:val="22"/>
          <w:szCs w:val="22"/>
        </w:rPr>
      </w:pPr>
      <w:r w:rsidRPr="0087588B">
        <w:rPr>
          <w:rFonts w:ascii="Arial" w:hAnsi="Arial" w:cs="Arial"/>
          <w:sz w:val="22"/>
          <w:szCs w:val="22"/>
        </w:rPr>
        <w:t>If “no” or “not sure”, see the section detailing startup and recurring costs, below</w:t>
      </w:r>
      <w:r w:rsidR="004E33BF" w:rsidRPr="0087588B">
        <w:rPr>
          <w:rFonts w:ascii="Arial" w:hAnsi="Arial" w:cs="Arial"/>
          <w:sz w:val="22"/>
          <w:szCs w:val="22"/>
        </w:rPr>
        <w:t>, bearing in mind that equipment costs change over time and are decreasing at the time of this writing</w:t>
      </w:r>
      <w:r w:rsidRPr="0087588B">
        <w:rPr>
          <w:rFonts w:ascii="Arial" w:hAnsi="Arial" w:cs="Arial"/>
          <w:sz w:val="22"/>
          <w:szCs w:val="22"/>
        </w:rPr>
        <w:t>.</w:t>
      </w:r>
    </w:p>
    <w:p w14:paraId="79D3B25B" w14:textId="3CA9089D" w:rsidR="00D956ED" w:rsidRPr="004E7C81" w:rsidRDefault="0092582E" w:rsidP="004E7C81">
      <w:pPr>
        <w:pStyle w:val="Style1"/>
      </w:pPr>
      <w:bookmarkStart w:id="25" w:name="_Toc49863323"/>
      <w:r w:rsidRPr="006371EA">
        <w:t>Startup and recurring costs</w:t>
      </w:r>
      <w:bookmarkEnd w:id="25"/>
    </w:p>
    <w:p w14:paraId="750D43CE" w14:textId="764508DA" w:rsidR="00477C5E" w:rsidRPr="0087588B" w:rsidRDefault="00D956ED" w:rsidP="004E7C81">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Understanding the financial costs associated with implementing PROs is fundamental to long</w:t>
      </w:r>
      <w:r w:rsidR="00FF3EAE" w:rsidRPr="0087588B">
        <w:rPr>
          <w:rFonts w:ascii="Arial" w:eastAsia="Calibri" w:hAnsi="Arial" w:cs="Arial"/>
          <w:color w:val="000000"/>
          <w:sz w:val="22"/>
          <w:szCs w:val="22"/>
        </w:rPr>
        <w:t>-</w:t>
      </w:r>
      <w:r w:rsidRPr="0087588B">
        <w:rPr>
          <w:rFonts w:ascii="Arial" w:eastAsia="Calibri" w:hAnsi="Arial" w:cs="Arial"/>
          <w:color w:val="000000"/>
          <w:sz w:val="22"/>
          <w:szCs w:val="22"/>
        </w:rPr>
        <w:t xml:space="preserve">term success. </w:t>
      </w:r>
      <w:r w:rsidR="00477C5E" w:rsidRPr="0087588B">
        <w:rPr>
          <w:rFonts w:ascii="Arial" w:eastAsia="Calibri" w:hAnsi="Arial" w:cs="Arial"/>
          <w:color w:val="000000"/>
          <w:sz w:val="22"/>
          <w:szCs w:val="22"/>
        </w:rPr>
        <w:t xml:space="preserve">There are different types of costs to consider: initial start-up (or one-time capital costs), and recurring fixed costs. </w:t>
      </w:r>
    </w:p>
    <w:p w14:paraId="28ABD567" w14:textId="605484FC" w:rsidR="00477C5E" w:rsidRPr="0087588B" w:rsidRDefault="00477C5E" w:rsidP="004E7C81">
      <w:pPr>
        <w:pBdr>
          <w:top w:val="nil"/>
          <w:left w:val="nil"/>
          <w:bottom w:val="nil"/>
          <w:right w:val="nil"/>
          <w:between w:val="nil"/>
        </w:pBdr>
        <w:spacing w:before="60" w:after="180"/>
        <w:rPr>
          <w:rFonts w:ascii="Arial" w:hAnsi="Arial" w:cs="Arial"/>
          <w:color w:val="000000"/>
        </w:rPr>
      </w:pPr>
      <w:bookmarkStart w:id="26" w:name="_heading=h.3fwokq0" w:colFirst="0" w:colLast="0"/>
      <w:bookmarkEnd w:id="26"/>
      <w:r w:rsidRPr="0087588B">
        <w:rPr>
          <w:rFonts w:ascii="Arial" w:eastAsia="Calibri" w:hAnsi="Arial" w:cs="Arial"/>
          <w:color w:val="000000"/>
          <w:sz w:val="22"/>
          <w:szCs w:val="22"/>
        </w:rPr>
        <w:t xml:space="preserve">Start-up costs bring a project to operational status (e.g., software development, purchase of office equipment, licenses, etc.). These costs </w:t>
      </w:r>
      <w:r w:rsidR="00870BFA" w:rsidRPr="0087588B">
        <w:rPr>
          <w:rFonts w:ascii="Arial" w:eastAsia="Calibri" w:hAnsi="Arial" w:cs="Arial"/>
          <w:color w:val="000000"/>
          <w:sz w:val="22"/>
          <w:szCs w:val="22"/>
        </w:rPr>
        <w:t>incur</w:t>
      </w:r>
      <w:r w:rsidRPr="0087588B">
        <w:rPr>
          <w:rFonts w:ascii="Arial" w:eastAsia="Calibri" w:hAnsi="Arial" w:cs="Arial"/>
          <w:color w:val="000000"/>
          <w:sz w:val="22"/>
          <w:szCs w:val="22"/>
        </w:rPr>
        <w:t xml:space="preserve"> at the beginning of the project or at a single point in time, </w:t>
      </w:r>
      <w:r w:rsidR="00870BFA" w:rsidRPr="0087588B">
        <w:rPr>
          <w:rFonts w:ascii="Arial" w:eastAsia="Calibri" w:hAnsi="Arial" w:cs="Arial"/>
          <w:color w:val="000000"/>
          <w:sz w:val="22"/>
          <w:szCs w:val="22"/>
        </w:rPr>
        <w:t>and not as a</w:t>
      </w:r>
      <w:r w:rsidRPr="0087588B">
        <w:rPr>
          <w:rFonts w:ascii="Arial" w:eastAsia="Calibri" w:hAnsi="Arial" w:cs="Arial"/>
          <w:color w:val="000000"/>
          <w:sz w:val="22"/>
          <w:szCs w:val="22"/>
        </w:rPr>
        <w:t xml:space="preserve"> year-to-year or month-to-month expense.</w:t>
      </w:r>
    </w:p>
    <w:p w14:paraId="40A6BB9E" w14:textId="77777777" w:rsidR="0019734C" w:rsidRDefault="0019734C" w:rsidP="0019734C">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Table </w:t>
      </w:r>
      <w:r>
        <w:rPr>
          <w:rFonts w:ascii="Arial" w:eastAsia="Calibri" w:hAnsi="Arial" w:cs="Arial"/>
          <w:color w:val="000000"/>
          <w:sz w:val="22"/>
          <w:szCs w:val="22"/>
        </w:rPr>
        <w:t>1</w:t>
      </w:r>
      <w:r w:rsidRPr="0087588B">
        <w:rPr>
          <w:rFonts w:ascii="Arial" w:eastAsia="Calibri" w:hAnsi="Arial" w:cs="Arial"/>
          <w:color w:val="000000"/>
          <w:sz w:val="22"/>
          <w:szCs w:val="22"/>
        </w:rPr>
        <w:t xml:space="preserve"> contains some of the start-up costs to consider when developing a program budget.</w:t>
      </w:r>
      <w:r w:rsidRPr="0087588B" w:rsidDel="00472EDB">
        <w:rPr>
          <w:rFonts w:ascii="Arial" w:eastAsia="Calibri" w:hAnsi="Arial" w:cs="Arial"/>
          <w:color w:val="000000"/>
          <w:sz w:val="22"/>
          <w:szCs w:val="22"/>
        </w:rPr>
        <w:t xml:space="preserve"> </w:t>
      </w:r>
      <w:bookmarkStart w:id="27" w:name="_heading=h.1v1yuxt" w:colFirst="0" w:colLast="0"/>
      <w:bookmarkEnd w:id="27"/>
    </w:p>
    <w:tbl>
      <w:tblPr>
        <w:tblStyle w:val="TableGrid"/>
        <w:tblW w:w="9350" w:type="dxa"/>
        <w:tblLayout w:type="fixed"/>
        <w:tblCellMar>
          <w:top w:w="14" w:type="dxa"/>
          <w:left w:w="43" w:type="dxa"/>
          <w:bottom w:w="14" w:type="dxa"/>
          <w:right w:w="43" w:type="dxa"/>
        </w:tblCellMar>
        <w:tblLook w:val="04A0" w:firstRow="1" w:lastRow="0" w:firstColumn="1" w:lastColumn="0" w:noHBand="0" w:noVBand="1"/>
      </w:tblPr>
      <w:tblGrid>
        <w:gridCol w:w="1687"/>
        <w:gridCol w:w="7663"/>
      </w:tblGrid>
      <w:tr w:rsidR="0019734C" w:rsidRPr="00576083" w14:paraId="445408B6" w14:textId="77777777" w:rsidTr="00F44BC1">
        <w:trPr>
          <w:trHeight w:val="76"/>
        </w:trPr>
        <w:tc>
          <w:tcPr>
            <w:tcW w:w="9350" w:type="dxa"/>
            <w:gridSpan w:val="2"/>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2F5496" w:themeFill="accent1" w:themeFillShade="BF"/>
          </w:tcPr>
          <w:p w14:paraId="57787CAE" w14:textId="77777777" w:rsidR="0019734C" w:rsidRPr="00576083" w:rsidRDefault="0019734C" w:rsidP="00F44BC1">
            <w:pPr>
              <w:rPr>
                <w:rFonts w:ascii="Arial" w:eastAsia="Calibri" w:hAnsi="Arial" w:cs="Arial"/>
                <w:color w:val="000000"/>
                <w:sz w:val="18"/>
                <w:szCs w:val="18"/>
              </w:rPr>
            </w:pPr>
            <w:r>
              <w:rPr>
                <w:rFonts w:ascii="Arial" w:eastAsia="Calibri" w:hAnsi="Arial" w:cs="Arial"/>
                <w:b/>
                <w:bCs/>
                <w:i/>
                <w:iCs/>
                <w:color w:val="FFFFFF" w:themeColor="background1"/>
                <w:sz w:val="18"/>
                <w:szCs w:val="18"/>
              </w:rPr>
              <w:t>Ta</w:t>
            </w:r>
            <w:r w:rsidRPr="004E7C81">
              <w:rPr>
                <w:rFonts w:ascii="Arial" w:eastAsia="Calibri" w:hAnsi="Arial" w:cs="Arial"/>
                <w:b/>
                <w:bCs/>
                <w:i/>
                <w:iCs/>
                <w:color w:val="FFFFFF" w:themeColor="background1"/>
                <w:sz w:val="18"/>
                <w:szCs w:val="18"/>
              </w:rPr>
              <w:t xml:space="preserve">ble </w:t>
            </w:r>
            <w:r>
              <w:rPr>
                <w:rFonts w:ascii="Arial" w:eastAsia="Calibri" w:hAnsi="Arial" w:cs="Arial"/>
                <w:b/>
                <w:bCs/>
                <w:i/>
                <w:iCs/>
                <w:color w:val="FFFFFF" w:themeColor="background1"/>
                <w:sz w:val="18"/>
                <w:szCs w:val="18"/>
              </w:rPr>
              <w:t>1</w:t>
            </w:r>
            <w:r w:rsidRPr="004E7C81">
              <w:rPr>
                <w:rFonts w:ascii="Arial" w:eastAsia="Calibri" w:hAnsi="Arial" w:cs="Arial"/>
                <w:b/>
                <w:bCs/>
                <w:i/>
                <w:iCs/>
                <w:color w:val="FFFFFF" w:themeColor="background1"/>
                <w:sz w:val="18"/>
                <w:szCs w:val="18"/>
              </w:rPr>
              <w:t>.</w:t>
            </w:r>
            <w:r w:rsidRPr="004E7C81">
              <w:rPr>
                <w:rFonts w:ascii="Arial" w:eastAsia="Calibri" w:hAnsi="Arial" w:cs="Arial"/>
                <w:b/>
                <w:bCs/>
                <w:color w:val="FFFFFF" w:themeColor="background1"/>
                <w:sz w:val="18"/>
                <w:szCs w:val="18"/>
              </w:rPr>
              <w:t xml:space="preserve"> Examples of start-up or capital costs</w:t>
            </w:r>
          </w:p>
        </w:tc>
      </w:tr>
      <w:tr w:rsidR="0019734C" w:rsidRPr="00576083" w14:paraId="5967BB3B" w14:textId="77777777" w:rsidTr="00F44BC1">
        <w:tc>
          <w:tcPr>
            <w:tcW w:w="1687" w:type="dxa"/>
            <w:tcBorders>
              <w:top w:val="single" w:sz="18" w:space="0" w:color="2F5496" w:themeColor="accent1" w:themeShade="BF"/>
              <w:left w:val="single" w:sz="18" w:space="0" w:color="2F5496" w:themeColor="accent1" w:themeShade="BF"/>
              <w:bottom w:val="single" w:sz="18" w:space="0" w:color="2F5496" w:themeColor="accent1" w:themeShade="BF"/>
              <w:right w:val="single" w:sz="8" w:space="0" w:color="2F5496" w:themeColor="accent1" w:themeShade="BF"/>
            </w:tcBorders>
            <w:shd w:val="clear" w:color="auto" w:fill="8EAADB" w:themeFill="accent1" w:themeFillTint="99"/>
          </w:tcPr>
          <w:p w14:paraId="66DEFE5D" w14:textId="77777777" w:rsidR="0019734C" w:rsidRPr="00576083" w:rsidRDefault="0019734C" w:rsidP="00F44BC1">
            <w:pPr>
              <w:rPr>
                <w:rFonts w:ascii="Arial" w:eastAsia="Calibri" w:hAnsi="Arial" w:cs="Arial"/>
                <w:color w:val="000000"/>
                <w:sz w:val="18"/>
                <w:szCs w:val="18"/>
              </w:rPr>
            </w:pPr>
            <w:r>
              <w:rPr>
                <w:rFonts w:ascii="Arial" w:eastAsia="Calibri" w:hAnsi="Arial" w:cs="Arial"/>
                <w:color w:val="000000"/>
                <w:sz w:val="18"/>
                <w:szCs w:val="18"/>
              </w:rPr>
              <w:t>Budget Category</w:t>
            </w:r>
          </w:p>
        </w:tc>
        <w:tc>
          <w:tcPr>
            <w:tcW w:w="7663" w:type="dxa"/>
            <w:tcBorders>
              <w:top w:val="single" w:sz="18" w:space="0" w:color="2F5496" w:themeColor="accent1" w:themeShade="BF"/>
              <w:left w:val="single" w:sz="8" w:space="0" w:color="2F5496" w:themeColor="accent1" w:themeShade="BF"/>
              <w:bottom w:val="single" w:sz="18" w:space="0" w:color="2F5496" w:themeColor="accent1" w:themeShade="BF"/>
              <w:right w:val="single" w:sz="18" w:space="0" w:color="2F5496" w:themeColor="accent1" w:themeShade="BF"/>
            </w:tcBorders>
            <w:shd w:val="clear" w:color="auto" w:fill="8EAADB" w:themeFill="accent1" w:themeFillTint="99"/>
          </w:tcPr>
          <w:p w14:paraId="13D1243C" w14:textId="77777777" w:rsidR="0019734C" w:rsidRPr="00576083" w:rsidRDefault="0019734C" w:rsidP="00F44BC1">
            <w:pPr>
              <w:rPr>
                <w:rFonts w:ascii="Arial" w:eastAsia="Calibri" w:hAnsi="Arial" w:cs="Arial"/>
                <w:color w:val="000000"/>
                <w:sz w:val="18"/>
                <w:szCs w:val="18"/>
              </w:rPr>
            </w:pPr>
            <w:r>
              <w:rPr>
                <w:rFonts w:ascii="Arial" w:eastAsia="Calibri" w:hAnsi="Arial" w:cs="Arial"/>
                <w:color w:val="000000"/>
                <w:sz w:val="18"/>
                <w:szCs w:val="18"/>
              </w:rPr>
              <w:t>Description</w:t>
            </w:r>
          </w:p>
        </w:tc>
      </w:tr>
      <w:tr w:rsidR="0019734C" w:rsidRPr="00576083" w14:paraId="4E0C9A06" w14:textId="77777777" w:rsidTr="00F44BC1">
        <w:tc>
          <w:tcPr>
            <w:tcW w:w="1687" w:type="dxa"/>
            <w:tcBorders>
              <w:top w:val="single" w:sz="1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7B86B16E" w14:textId="77777777" w:rsidR="0019734C" w:rsidRPr="00576083" w:rsidRDefault="0019734C" w:rsidP="00F44BC1">
            <w:pPr>
              <w:rPr>
                <w:rFonts w:ascii="Arial" w:eastAsia="Calibri" w:hAnsi="Arial" w:cs="Arial"/>
                <w:color w:val="000000"/>
                <w:sz w:val="18"/>
                <w:szCs w:val="18"/>
              </w:rPr>
            </w:pPr>
            <w:r>
              <w:rPr>
                <w:rFonts w:ascii="Arial" w:eastAsia="Calibri" w:hAnsi="Arial" w:cs="Arial"/>
                <w:color w:val="000000"/>
                <w:sz w:val="18"/>
                <w:szCs w:val="18"/>
              </w:rPr>
              <w:t>Personnel</w:t>
            </w:r>
          </w:p>
        </w:tc>
        <w:tc>
          <w:tcPr>
            <w:tcW w:w="7663" w:type="dxa"/>
            <w:tcBorders>
              <w:top w:val="single" w:sz="1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7951B17C"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576083">
              <w:rPr>
                <w:rFonts w:ascii="Arial" w:eastAsia="Calibri" w:hAnsi="Arial" w:cs="Arial"/>
                <w:color w:val="000000"/>
                <w:sz w:val="18"/>
                <w:szCs w:val="18"/>
              </w:rPr>
              <w:t>Dedicated staff to oversee the PRO process implementation (often existing clinic staff who manage this as part of their portfolio of duties)</w:t>
            </w:r>
          </w:p>
          <w:p w14:paraId="4E12CADF" w14:textId="77777777" w:rsidR="0019734C" w:rsidRDefault="0019734C" w:rsidP="00F44BC1">
            <w:pPr>
              <w:pStyle w:val="ListParagraph"/>
              <w:numPr>
                <w:ilvl w:val="1"/>
                <w:numId w:val="8"/>
              </w:numPr>
              <w:ind w:left="670"/>
              <w:rPr>
                <w:rFonts w:ascii="Arial" w:eastAsia="Calibri" w:hAnsi="Arial" w:cs="Arial"/>
                <w:color w:val="000000"/>
                <w:sz w:val="18"/>
                <w:szCs w:val="18"/>
              </w:rPr>
            </w:pPr>
            <w:r>
              <w:rPr>
                <w:rFonts w:ascii="Arial" w:eastAsia="Calibri" w:hAnsi="Arial" w:cs="Arial"/>
                <w:color w:val="000000"/>
                <w:sz w:val="18"/>
                <w:szCs w:val="18"/>
              </w:rPr>
              <w:t>Coordinate the process</w:t>
            </w:r>
          </w:p>
          <w:p w14:paraId="41FDAB59" w14:textId="77777777" w:rsidR="0019734C" w:rsidRDefault="0019734C" w:rsidP="00F44BC1">
            <w:pPr>
              <w:pStyle w:val="ListParagraph"/>
              <w:numPr>
                <w:ilvl w:val="1"/>
                <w:numId w:val="8"/>
              </w:numPr>
              <w:ind w:left="670"/>
              <w:rPr>
                <w:rFonts w:ascii="Arial" w:eastAsia="Calibri" w:hAnsi="Arial" w:cs="Arial"/>
                <w:color w:val="000000"/>
                <w:sz w:val="18"/>
                <w:szCs w:val="18"/>
              </w:rPr>
            </w:pPr>
            <w:r>
              <w:rPr>
                <w:rFonts w:ascii="Arial" w:eastAsia="Calibri" w:hAnsi="Arial" w:cs="Arial"/>
                <w:color w:val="000000"/>
                <w:sz w:val="18"/>
                <w:szCs w:val="18"/>
              </w:rPr>
              <w:t>Manage the PRO devices (e.g. tablets)</w:t>
            </w:r>
          </w:p>
          <w:p w14:paraId="3BA3431C" w14:textId="77777777" w:rsidR="0019734C" w:rsidRDefault="0019734C" w:rsidP="00F44BC1">
            <w:pPr>
              <w:pStyle w:val="ListParagraph"/>
              <w:numPr>
                <w:ilvl w:val="1"/>
                <w:numId w:val="8"/>
              </w:numPr>
              <w:ind w:left="670"/>
              <w:rPr>
                <w:rFonts w:ascii="Arial" w:eastAsia="Calibri" w:hAnsi="Arial" w:cs="Arial"/>
                <w:color w:val="000000"/>
                <w:sz w:val="18"/>
                <w:szCs w:val="18"/>
              </w:rPr>
            </w:pPr>
            <w:r>
              <w:rPr>
                <w:rFonts w:ascii="Arial" w:eastAsia="Calibri" w:hAnsi="Arial" w:cs="Arial"/>
                <w:color w:val="000000"/>
                <w:sz w:val="18"/>
                <w:szCs w:val="18"/>
              </w:rPr>
              <w:t>Available to address any immediate issues raised by either patients or clinic staff</w:t>
            </w:r>
          </w:p>
          <w:p w14:paraId="0152517B" w14:textId="77777777" w:rsidR="0019734C" w:rsidRPr="00576083" w:rsidRDefault="0019734C" w:rsidP="00F44BC1">
            <w:pPr>
              <w:pStyle w:val="ListParagraph"/>
              <w:numPr>
                <w:ilvl w:val="0"/>
                <w:numId w:val="8"/>
              </w:numPr>
              <w:ind w:left="310" w:hanging="270"/>
              <w:rPr>
                <w:rFonts w:ascii="Arial" w:eastAsia="Calibri" w:hAnsi="Arial" w:cs="Arial"/>
                <w:color w:val="000000"/>
                <w:sz w:val="18"/>
                <w:szCs w:val="18"/>
              </w:rPr>
            </w:pPr>
            <w:r w:rsidRPr="004E7C81">
              <w:rPr>
                <w:rFonts w:ascii="Arial" w:eastAsia="Calibri" w:hAnsi="Arial" w:cs="Arial"/>
                <w:color w:val="000000"/>
                <w:sz w:val="18"/>
                <w:szCs w:val="18"/>
              </w:rPr>
              <w:t>Part-time or short-term staff to help with IT program start-up (e.g., IT professional)</w:t>
            </w:r>
          </w:p>
        </w:tc>
      </w:tr>
      <w:tr w:rsidR="0019734C" w:rsidRPr="00576083" w14:paraId="60FDF418" w14:textId="77777777" w:rsidTr="00F44BC1">
        <w:tc>
          <w:tcPr>
            <w:tcW w:w="1687" w:type="dxa"/>
            <w:tcBorders>
              <w:top w:val="single" w:sz="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547DB6D0" w14:textId="77777777" w:rsidR="0019734C" w:rsidRPr="00576083" w:rsidRDefault="0019734C" w:rsidP="00F44BC1">
            <w:pPr>
              <w:rPr>
                <w:rFonts w:ascii="Arial" w:eastAsia="Calibri" w:hAnsi="Arial" w:cs="Arial"/>
                <w:color w:val="000000"/>
                <w:sz w:val="18"/>
                <w:szCs w:val="18"/>
              </w:rPr>
            </w:pPr>
            <w:r>
              <w:rPr>
                <w:rFonts w:ascii="Arial" w:eastAsia="Calibri" w:hAnsi="Arial" w:cs="Arial"/>
                <w:color w:val="000000"/>
                <w:sz w:val="18"/>
                <w:szCs w:val="18"/>
              </w:rPr>
              <w:t>Office expenses</w:t>
            </w:r>
          </w:p>
        </w:tc>
        <w:tc>
          <w:tcPr>
            <w:tcW w:w="7663" w:type="dxa"/>
            <w:tcBorders>
              <w:top w:val="single" w:sz="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75DB3EAC"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4E7C81">
              <w:rPr>
                <w:rFonts w:ascii="Arial" w:eastAsia="Calibri" w:hAnsi="Arial" w:cs="Arial"/>
                <w:color w:val="000000"/>
                <w:sz w:val="18"/>
                <w:szCs w:val="18"/>
              </w:rPr>
              <w:t>Materials for new staff overseeing PRO adoption if staff are being added: additional chairs, tables</w:t>
            </w:r>
            <w:r>
              <w:rPr>
                <w:rFonts w:ascii="Arial" w:eastAsia="Calibri" w:hAnsi="Arial" w:cs="Arial"/>
                <w:color w:val="000000"/>
                <w:sz w:val="18"/>
                <w:szCs w:val="18"/>
              </w:rPr>
              <w:t>/workstations</w:t>
            </w:r>
          </w:p>
          <w:p w14:paraId="77004903" w14:textId="77777777" w:rsidR="0019734C" w:rsidRPr="00576083" w:rsidRDefault="0019734C" w:rsidP="00F44BC1">
            <w:pPr>
              <w:pStyle w:val="ListParagraph"/>
              <w:numPr>
                <w:ilvl w:val="0"/>
                <w:numId w:val="8"/>
              </w:numPr>
              <w:ind w:left="310" w:hanging="270"/>
              <w:rPr>
                <w:rFonts w:ascii="Arial" w:eastAsia="Calibri" w:hAnsi="Arial" w:cs="Arial"/>
                <w:color w:val="000000"/>
                <w:sz w:val="18"/>
                <w:szCs w:val="18"/>
              </w:rPr>
            </w:pPr>
            <w:r w:rsidRPr="004E7C81">
              <w:rPr>
                <w:rFonts w:ascii="Arial" w:eastAsia="Calibri" w:hAnsi="Arial" w:cs="Arial"/>
                <w:color w:val="000000"/>
                <w:sz w:val="18"/>
                <w:szCs w:val="18"/>
              </w:rPr>
              <w:t>New space requirements: modification of existing space or rental of new space for new staff if staff are being added, or dedicated space for PRO completion by patients (in many settings patients complete the PROs in the examination room while waiting for their provider and new space is not necessary)</w:t>
            </w:r>
          </w:p>
        </w:tc>
      </w:tr>
      <w:tr w:rsidR="0019734C" w:rsidRPr="00576083" w14:paraId="458F6478" w14:textId="77777777" w:rsidTr="00F44BC1">
        <w:tc>
          <w:tcPr>
            <w:tcW w:w="1687" w:type="dxa"/>
            <w:tcBorders>
              <w:top w:val="single" w:sz="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098A2E3D" w14:textId="77777777" w:rsidR="0019734C" w:rsidRPr="00576083" w:rsidRDefault="0019734C" w:rsidP="00F44BC1">
            <w:pPr>
              <w:rPr>
                <w:rFonts w:ascii="Arial" w:eastAsia="Calibri" w:hAnsi="Arial" w:cs="Arial"/>
                <w:color w:val="000000"/>
                <w:sz w:val="18"/>
                <w:szCs w:val="18"/>
              </w:rPr>
            </w:pPr>
            <w:r>
              <w:rPr>
                <w:rFonts w:ascii="Arial" w:eastAsia="Calibri" w:hAnsi="Arial" w:cs="Arial"/>
                <w:color w:val="000000"/>
                <w:sz w:val="18"/>
                <w:szCs w:val="18"/>
              </w:rPr>
              <w:t>Equipment</w:t>
            </w:r>
          </w:p>
        </w:tc>
        <w:tc>
          <w:tcPr>
            <w:tcW w:w="7663" w:type="dxa"/>
            <w:tcBorders>
              <w:top w:val="single" w:sz="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151C94C2"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4E7C81">
              <w:rPr>
                <w:rFonts w:ascii="Arial" w:eastAsia="Calibri" w:hAnsi="Arial" w:cs="Arial"/>
                <w:color w:val="000000"/>
                <w:sz w:val="18"/>
                <w:szCs w:val="18"/>
              </w:rPr>
              <w:t xml:space="preserve">Hardware: computers for new staff; </w:t>
            </w:r>
            <w:r>
              <w:rPr>
                <w:rFonts w:ascii="Arial" w:eastAsia="Calibri" w:hAnsi="Arial" w:cs="Arial"/>
                <w:color w:val="000000"/>
                <w:sz w:val="18"/>
                <w:szCs w:val="18"/>
              </w:rPr>
              <w:t>tablets for patients to complete the PROs in-clinic</w:t>
            </w:r>
          </w:p>
          <w:p w14:paraId="04838B9B" w14:textId="77777777" w:rsidR="0019734C" w:rsidRPr="00576083" w:rsidRDefault="0019734C" w:rsidP="00F44BC1">
            <w:pPr>
              <w:pStyle w:val="ListParagraph"/>
              <w:numPr>
                <w:ilvl w:val="0"/>
                <w:numId w:val="8"/>
              </w:numPr>
              <w:ind w:left="310" w:hanging="270"/>
              <w:rPr>
                <w:rFonts w:ascii="Arial" w:eastAsia="Calibri" w:hAnsi="Arial" w:cs="Arial"/>
                <w:color w:val="000000"/>
                <w:sz w:val="18"/>
                <w:szCs w:val="18"/>
              </w:rPr>
            </w:pPr>
            <w:r w:rsidRPr="004E7C81">
              <w:rPr>
                <w:rFonts w:ascii="Arial" w:eastAsia="Calibri" w:hAnsi="Arial" w:cs="Arial"/>
                <w:color w:val="000000"/>
                <w:sz w:val="18"/>
                <w:szCs w:val="18"/>
              </w:rPr>
              <w:t>Software: licenses for computers, software for PRO</w:t>
            </w:r>
          </w:p>
        </w:tc>
      </w:tr>
      <w:tr w:rsidR="0019734C" w:rsidRPr="00576083" w14:paraId="668B9D04" w14:textId="77777777" w:rsidTr="00F44BC1">
        <w:tc>
          <w:tcPr>
            <w:tcW w:w="1687" w:type="dxa"/>
            <w:tcBorders>
              <w:top w:val="single" w:sz="8" w:space="0" w:color="2F5496" w:themeColor="accent1" w:themeShade="BF"/>
              <w:left w:val="single" w:sz="18" w:space="0" w:color="2F5496" w:themeColor="accent1" w:themeShade="BF"/>
              <w:bottom w:val="single" w:sz="18" w:space="0" w:color="2F5496" w:themeColor="accent1" w:themeShade="BF"/>
              <w:right w:val="single" w:sz="8" w:space="0" w:color="2F5496" w:themeColor="accent1" w:themeShade="BF"/>
            </w:tcBorders>
            <w:shd w:val="clear" w:color="auto" w:fill="E2EDFF"/>
          </w:tcPr>
          <w:p w14:paraId="290E1B0C" w14:textId="77777777" w:rsidR="0019734C" w:rsidRPr="00576083" w:rsidRDefault="0019734C" w:rsidP="00F44BC1">
            <w:pPr>
              <w:rPr>
                <w:rFonts w:ascii="Arial" w:eastAsia="Calibri" w:hAnsi="Arial" w:cs="Arial"/>
                <w:color w:val="000000"/>
                <w:sz w:val="18"/>
                <w:szCs w:val="18"/>
              </w:rPr>
            </w:pPr>
            <w:r>
              <w:rPr>
                <w:rFonts w:ascii="Arial" w:eastAsia="Calibri" w:hAnsi="Arial" w:cs="Arial"/>
                <w:color w:val="000000"/>
                <w:sz w:val="18"/>
                <w:szCs w:val="18"/>
              </w:rPr>
              <w:t>Communication</w:t>
            </w:r>
          </w:p>
        </w:tc>
        <w:tc>
          <w:tcPr>
            <w:tcW w:w="7663" w:type="dxa"/>
            <w:tcBorders>
              <w:top w:val="single" w:sz="8" w:space="0" w:color="2F5496" w:themeColor="accent1" w:themeShade="BF"/>
              <w:left w:val="single" w:sz="8" w:space="0" w:color="2F5496" w:themeColor="accent1" w:themeShade="BF"/>
              <w:bottom w:val="single" w:sz="18" w:space="0" w:color="2F5496" w:themeColor="accent1" w:themeShade="BF"/>
              <w:right w:val="single" w:sz="18" w:space="0" w:color="2F5496" w:themeColor="accent1" w:themeShade="BF"/>
            </w:tcBorders>
            <w:shd w:val="clear" w:color="auto" w:fill="E2EDFF"/>
          </w:tcPr>
          <w:p w14:paraId="1D3071D4" w14:textId="77777777" w:rsidR="0019734C" w:rsidRPr="00576083" w:rsidRDefault="0019734C" w:rsidP="00F44BC1">
            <w:pPr>
              <w:pStyle w:val="ListParagraph"/>
              <w:numPr>
                <w:ilvl w:val="0"/>
                <w:numId w:val="8"/>
              </w:numPr>
              <w:ind w:left="310" w:hanging="270"/>
              <w:rPr>
                <w:rFonts w:ascii="Arial" w:eastAsia="Calibri" w:hAnsi="Arial" w:cs="Arial"/>
                <w:color w:val="000000"/>
                <w:sz w:val="18"/>
                <w:szCs w:val="18"/>
              </w:rPr>
            </w:pPr>
            <w:r w:rsidRPr="004E7C81">
              <w:rPr>
                <w:rFonts w:ascii="Arial" w:eastAsia="Calibri" w:hAnsi="Arial" w:cs="Arial"/>
                <w:color w:val="000000"/>
                <w:sz w:val="18"/>
                <w:szCs w:val="18"/>
              </w:rPr>
              <w:t>Network costs: additional phone or internet connectivity costs</w:t>
            </w:r>
            <w:r>
              <w:rPr>
                <w:rFonts w:ascii="Arial" w:eastAsia="Calibri" w:hAnsi="Arial" w:cs="Arial"/>
                <w:color w:val="000000"/>
                <w:sz w:val="18"/>
                <w:szCs w:val="18"/>
              </w:rPr>
              <w:t xml:space="preserve"> (less often an issue in the current era where almost all clinics have internet available</w:t>
            </w:r>
          </w:p>
        </w:tc>
      </w:tr>
    </w:tbl>
    <w:p w14:paraId="15139BD7" w14:textId="2A75E8A4" w:rsidR="0019734C" w:rsidRPr="0087588B" w:rsidRDefault="0019734C" w:rsidP="0019734C">
      <w:pPr>
        <w:pBdr>
          <w:top w:val="nil"/>
          <w:left w:val="nil"/>
          <w:bottom w:val="nil"/>
          <w:right w:val="nil"/>
          <w:between w:val="nil"/>
        </w:pBdr>
        <w:spacing w:after="180"/>
        <w:rPr>
          <w:rFonts w:ascii="Arial" w:hAnsi="Arial" w:cs="Arial"/>
          <w:color w:val="000000"/>
          <w:sz w:val="22"/>
          <w:szCs w:val="22"/>
        </w:rPr>
      </w:pPr>
      <w:r w:rsidRPr="0087588B">
        <w:rPr>
          <w:rFonts w:ascii="Arial" w:hAnsi="Arial" w:cs="Arial"/>
          <w:color w:val="000000"/>
          <w:sz w:val="22"/>
          <w:szCs w:val="22"/>
        </w:rPr>
        <w:t xml:space="preserve">Of note, many of the costs (e.g. internet) do not necessarily apply to many clinical settings as these resources are already available. Personnel are likely the most important </w:t>
      </w:r>
      <w:r>
        <w:rPr>
          <w:rFonts w:ascii="Arial" w:hAnsi="Arial" w:cs="Arial"/>
          <w:color w:val="000000"/>
          <w:sz w:val="22"/>
          <w:szCs w:val="22"/>
        </w:rPr>
        <w:t xml:space="preserve">component of costs </w:t>
      </w:r>
      <w:r w:rsidRPr="0087588B">
        <w:rPr>
          <w:rFonts w:ascii="Arial" w:hAnsi="Arial" w:cs="Arial"/>
          <w:color w:val="000000"/>
          <w:sz w:val="22"/>
          <w:szCs w:val="22"/>
        </w:rPr>
        <w:t>in most clinics</w:t>
      </w:r>
      <w:r>
        <w:rPr>
          <w:rFonts w:ascii="Arial" w:hAnsi="Arial" w:cs="Arial"/>
          <w:color w:val="000000"/>
          <w:sz w:val="22"/>
          <w:szCs w:val="22"/>
        </w:rPr>
        <w:t xml:space="preserve"> </w:t>
      </w:r>
      <w:r w:rsidRPr="00E87E44">
        <w:rPr>
          <w:rFonts w:ascii="Arial" w:hAnsi="Arial" w:cs="Arial"/>
          <w:color w:val="000000"/>
          <w:sz w:val="22"/>
          <w:szCs w:val="22"/>
        </w:rPr>
        <w:t xml:space="preserve">whether it is adding new staff or shuffling duties. </w:t>
      </w:r>
      <w:r>
        <w:rPr>
          <w:rFonts w:ascii="Arial" w:hAnsi="Arial" w:cs="Arial"/>
          <w:color w:val="000000"/>
          <w:sz w:val="22"/>
          <w:szCs w:val="22"/>
        </w:rPr>
        <w:t xml:space="preserve">IT costs can include platform development vs. integration of existing platforms (several are available as Shareware but still will require programming (see Chapter 3). </w:t>
      </w:r>
      <w:r w:rsidRPr="0087588B">
        <w:rPr>
          <w:rFonts w:ascii="Arial" w:hAnsi="Arial" w:cs="Arial"/>
          <w:color w:val="000000"/>
          <w:sz w:val="22"/>
          <w:szCs w:val="22"/>
        </w:rPr>
        <w:t xml:space="preserve"> </w:t>
      </w:r>
      <w:r w:rsidR="0066043A" w:rsidRPr="002F1EDE">
        <w:rPr>
          <w:rFonts w:ascii="Arial" w:hAnsi="Arial" w:cs="Arial"/>
          <w:color w:val="7F7F7F" w:themeColor="text1" w:themeTint="80"/>
          <w:sz w:val="22"/>
          <w:szCs w:val="22"/>
        </w:rPr>
        <w:t xml:space="preserve">[Add Link to Chapter </w:t>
      </w:r>
      <w:r w:rsidR="0066043A">
        <w:rPr>
          <w:rFonts w:ascii="Arial" w:hAnsi="Arial" w:cs="Arial"/>
          <w:color w:val="7F7F7F" w:themeColor="text1" w:themeTint="80"/>
          <w:sz w:val="22"/>
          <w:szCs w:val="22"/>
        </w:rPr>
        <w:t>3</w:t>
      </w:r>
      <w:r w:rsidR="0066043A" w:rsidRPr="002F1EDE">
        <w:rPr>
          <w:rFonts w:ascii="Arial" w:hAnsi="Arial" w:cs="Arial"/>
          <w:color w:val="7F7F7F" w:themeColor="text1" w:themeTint="80"/>
          <w:sz w:val="22"/>
          <w:szCs w:val="22"/>
        </w:rPr>
        <w:t xml:space="preserve"> here]</w:t>
      </w:r>
    </w:p>
    <w:p w14:paraId="2C4E4479" w14:textId="77777777" w:rsidR="0019734C" w:rsidRDefault="0019734C" w:rsidP="0019734C">
      <w:pPr>
        <w:pBdr>
          <w:top w:val="nil"/>
          <w:left w:val="nil"/>
          <w:bottom w:val="nil"/>
          <w:right w:val="nil"/>
          <w:between w:val="nil"/>
        </w:pBdr>
        <w:spacing w:before="60" w:after="180"/>
        <w:rPr>
          <w:rFonts w:ascii="Arial" w:eastAsia="Calibri" w:hAnsi="Arial" w:cs="Arial"/>
          <w:color w:val="000000"/>
          <w:sz w:val="22"/>
          <w:szCs w:val="22"/>
        </w:rPr>
      </w:pPr>
      <w:bookmarkStart w:id="28" w:name="_heading=h.4f1mdlm" w:colFirst="0" w:colLast="0"/>
      <w:bookmarkEnd w:id="28"/>
      <w:r w:rsidRPr="0087588B">
        <w:rPr>
          <w:rFonts w:ascii="Arial" w:eastAsia="Calibri" w:hAnsi="Arial" w:cs="Arial"/>
          <w:color w:val="000000"/>
          <w:sz w:val="22"/>
          <w:szCs w:val="22"/>
        </w:rPr>
        <w:t xml:space="preserve">Recurring costs occur on a regular basis, and typically fall within an annual budget period. Unlike one-time costs, recurring costs generally remain the same within the budget year (e.g., general administrative costs, rent, license renewal, etc.). However, normal price increases (e.g., rent increases, pay raises, or other cost-of-living increases) should be budgeted for each </w:t>
      </w:r>
      <w:r w:rsidRPr="0087588B">
        <w:rPr>
          <w:rFonts w:ascii="Arial" w:eastAsia="Calibri" w:hAnsi="Arial" w:cs="Arial"/>
          <w:color w:val="000000"/>
          <w:sz w:val="22"/>
          <w:szCs w:val="22"/>
        </w:rPr>
        <w:lastRenderedPageBreak/>
        <w:t xml:space="preserve">coming year. Again, many of these will not apply to many clinic settings however personnel considerations are key. </w:t>
      </w:r>
      <w:r>
        <w:rPr>
          <w:rFonts w:ascii="Arial" w:eastAsia="Calibri" w:hAnsi="Arial" w:cs="Arial"/>
          <w:color w:val="000000"/>
          <w:sz w:val="22"/>
          <w:szCs w:val="22"/>
        </w:rPr>
        <w:t xml:space="preserve">Table 2 shows examples of recurring costs. </w:t>
      </w:r>
    </w:p>
    <w:p w14:paraId="393BBACC" w14:textId="0F0FDEA7" w:rsidR="00477C5E" w:rsidRDefault="00D956ED" w:rsidP="002618DE">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 </w:t>
      </w:r>
      <w:bookmarkStart w:id="29" w:name="_heading=h.2u6wntf" w:colFirst="0" w:colLast="0"/>
      <w:bookmarkEnd w:id="29"/>
    </w:p>
    <w:tbl>
      <w:tblPr>
        <w:tblStyle w:val="TableGrid"/>
        <w:tblW w:w="9350" w:type="dxa"/>
        <w:tblLayout w:type="fixed"/>
        <w:tblCellMar>
          <w:top w:w="14" w:type="dxa"/>
          <w:left w:w="43" w:type="dxa"/>
          <w:bottom w:w="14" w:type="dxa"/>
          <w:right w:w="43" w:type="dxa"/>
        </w:tblCellMar>
        <w:tblLook w:val="04A0" w:firstRow="1" w:lastRow="0" w:firstColumn="1" w:lastColumn="0" w:noHBand="0" w:noVBand="1"/>
      </w:tblPr>
      <w:tblGrid>
        <w:gridCol w:w="1687"/>
        <w:gridCol w:w="7663"/>
      </w:tblGrid>
      <w:tr w:rsidR="0019734C" w:rsidRPr="00576083" w14:paraId="0E05F3C6" w14:textId="77777777" w:rsidTr="00F44BC1">
        <w:trPr>
          <w:trHeight w:val="76"/>
        </w:trPr>
        <w:tc>
          <w:tcPr>
            <w:tcW w:w="9350" w:type="dxa"/>
            <w:gridSpan w:val="2"/>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2F5496" w:themeFill="accent1" w:themeFillShade="BF"/>
          </w:tcPr>
          <w:p w14:paraId="6E780934" w14:textId="77777777" w:rsidR="0019734C" w:rsidRPr="00576083" w:rsidRDefault="0019734C" w:rsidP="00F44BC1">
            <w:pPr>
              <w:rPr>
                <w:rFonts w:ascii="Arial" w:eastAsia="Calibri" w:hAnsi="Arial" w:cs="Arial"/>
                <w:color w:val="FFFFFF" w:themeColor="background1"/>
                <w:sz w:val="18"/>
                <w:szCs w:val="18"/>
              </w:rPr>
            </w:pPr>
            <w:r>
              <w:rPr>
                <w:rFonts w:ascii="Arial" w:eastAsia="Calibri" w:hAnsi="Arial" w:cs="Arial"/>
                <w:b/>
                <w:bCs/>
                <w:i/>
                <w:iCs/>
                <w:color w:val="FFFFFF" w:themeColor="background1"/>
                <w:sz w:val="18"/>
                <w:szCs w:val="18"/>
              </w:rPr>
              <w:t>Table 2</w:t>
            </w:r>
            <w:r w:rsidRPr="00576083">
              <w:rPr>
                <w:rFonts w:ascii="Arial" w:eastAsia="Calibri" w:hAnsi="Arial" w:cs="Arial"/>
                <w:b/>
                <w:bCs/>
                <w:i/>
                <w:iCs/>
                <w:color w:val="FFFFFF" w:themeColor="background1"/>
                <w:sz w:val="18"/>
                <w:szCs w:val="18"/>
              </w:rPr>
              <w:t>.</w:t>
            </w:r>
            <w:r w:rsidRPr="00576083">
              <w:rPr>
                <w:rFonts w:ascii="Arial" w:eastAsia="Calibri" w:hAnsi="Arial" w:cs="Arial"/>
                <w:b/>
                <w:bCs/>
                <w:color w:val="FFFFFF" w:themeColor="background1"/>
                <w:sz w:val="18"/>
                <w:szCs w:val="18"/>
              </w:rPr>
              <w:t xml:space="preserve"> Examples of recurring costs</w:t>
            </w:r>
          </w:p>
        </w:tc>
      </w:tr>
      <w:tr w:rsidR="0019734C" w:rsidRPr="00576083" w14:paraId="4C3E4950" w14:textId="77777777" w:rsidTr="00F44BC1">
        <w:tc>
          <w:tcPr>
            <w:tcW w:w="1687" w:type="dxa"/>
            <w:tcBorders>
              <w:top w:val="single" w:sz="18" w:space="0" w:color="2F5496" w:themeColor="accent1" w:themeShade="BF"/>
              <w:left w:val="single" w:sz="18" w:space="0" w:color="2F5496" w:themeColor="accent1" w:themeShade="BF"/>
              <w:bottom w:val="single" w:sz="18" w:space="0" w:color="2F5496" w:themeColor="accent1" w:themeShade="BF"/>
              <w:right w:val="single" w:sz="8" w:space="0" w:color="2F5496" w:themeColor="accent1" w:themeShade="BF"/>
            </w:tcBorders>
            <w:shd w:val="clear" w:color="auto" w:fill="8EAADB" w:themeFill="accent1" w:themeFillTint="99"/>
          </w:tcPr>
          <w:p w14:paraId="1565AB5B" w14:textId="77777777" w:rsidR="0019734C" w:rsidRPr="00576083" w:rsidRDefault="0019734C" w:rsidP="00F44BC1">
            <w:pPr>
              <w:rPr>
                <w:rFonts w:ascii="Arial" w:eastAsia="Calibri" w:hAnsi="Arial" w:cs="Arial"/>
                <w:color w:val="000000"/>
                <w:sz w:val="18"/>
                <w:szCs w:val="18"/>
              </w:rPr>
            </w:pPr>
            <w:r>
              <w:rPr>
                <w:rFonts w:ascii="Arial" w:eastAsia="Calibri" w:hAnsi="Arial" w:cs="Arial"/>
                <w:color w:val="000000"/>
                <w:sz w:val="18"/>
                <w:szCs w:val="18"/>
              </w:rPr>
              <w:t>Budget Category</w:t>
            </w:r>
          </w:p>
        </w:tc>
        <w:tc>
          <w:tcPr>
            <w:tcW w:w="7663" w:type="dxa"/>
            <w:tcBorders>
              <w:top w:val="single" w:sz="18" w:space="0" w:color="2F5496" w:themeColor="accent1" w:themeShade="BF"/>
              <w:left w:val="single" w:sz="8" w:space="0" w:color="2F5496" w:themeColor="accent1" w:themeShade="BF"/>
              <w:bottom w:val="single" w:sz="18" w:space="0" w:color="2F5496" w:themeColor="accent1" w:themeShade="BF"/>
              <w:right w:val="single" w:sz="18" w:space="0" w:color="2F5496" w:themeColor="accent1" w:themeShade="BF"/>
            </w:tcBorders>
            <w:shd w:val="clear" w:color="auto" w:fill="8EAADB" w:themeFill="accent1" w:themeFillTint="99"/>
          </w:tcPr>
          <w:p w14:paraId="786B6CEA" w14:textId="77777777" w:rsidR="0019734C" w:rsidRPr="00576083" w:rsidRDefault="0019734C" w:rsidP="00F44BC1">
            <w:pPr>
              <w:rPr>
                <w:rFonts w:ascii="Arial" w:eastAsia="Calibri" w:hAnsi="Arial" w:cs="Arial"/>
                <w:color w:val="000000"/>
                <w:sz w:val="18"/>
                <w:szCs w:val="18"/>
              </w:rPr>
            </w:pPr>
            <w:r>
              <w:rPr>
                <w:rFonts w:ascii="Arial" w:eastAsia="Calibri" w:hAnsi="Arial" w:cs="Arial"/>
                <w:color w:val="000000"/>
                <w:sz w:val="18"/>
                <w:szCs w:val="18"/>
              </w:rPr>
              <w:t>Description</w:t>
            </w:r>
          </w:p>
        </w:tc>
      </w:tr>
      <w:tr w:rsidR="0019734C" w:rsidRPr="00576083" w14:paraId="6CA2A2DF" w14:textId="77777777" w:rsidTr="00F44BC1">
        <w:tc>
          <w:tcPr>
            <w:tcW w:w="1687" w:type="dxa"/>
            <w:tcBorders>
              <w:top w:val="single" w:sz="1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0C8F6918" w14:textId="77777777" w:rsidR="0019734C" w:rsidRPr="00576083" w:rsidRDefault="0019734C" w:rsidP="00F44BC1">
            <w:pPr>
              <w:rPr>
                <w:rFonts w:ascii="Arial" w:eastAsia="Calibri" w:hAnsi="Arial" w:cs="Arial"/>
                <w:color w:val="000000"/>
                <w:sz w:val="18"/>
                <w:szCs w:val="18"/>
              </w:rPr>
            </w:pPr>
            <w:r>
              <w:rPr>
                <w:rFonts w:ascii="Arial" w:eastAsia="Calibri" w:hAnsi="Arial" w:cs="Arial"/>
                <w:color w:val="000000"/>
                <w:sz w:val="18"/>
                <w:szCs w:val="18"/>
              </w:rPr>
              <w:t>Personnel</w:t>
            </w:r>
          </w:p>
        </w:tc>
        <w:tc>
          <w:tcPr>
            <w:tcW w:w="7663" w:type="dxa"/>
            <w:tcBorders>
              <w:top w:val="single" w:sz="1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74BF67D3"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2618DE">
              <w:rPr>
                <w:rFonts w:ascii="Arial" w:eastAsia="Calibri" w:hAnsi="Arial" w:cs="Arial"/>
                <w:color w:val="000000"/>
                <w:sz w:val="18"/>
                <w:szCs w:val="18"/>
              </w:rPr>
              <w:t>Staff to oversee the continued implementation of PROs e.g. connectivity issues, updating PRO devices, ongoing intermittent support</w:t>
            </w:r>
          </w:p>
          <w:p w14:paraId="6DFF0D00" w14:textId="77777777" w:rsidR="0019734C" w:rsidRPr="00576083" w:rsidRDefault="0019734C" w:rsidP="00F44BC1">
            <w:pPr>
              <w:pStyle w:val="ListParagraph"/>
              <w:numPr>
                <w:ilvl w:val="0"/>
                <w:numId w:val="8"/>
              </w:numPr>
              <w:ind w:left="310" w:hanging="270"/>
              <w:rPr>
                <w:rFonts w:ascii="Arial" w:eastAsia="Calibri" w:hAnsi="Arial" w:cs="Arial"/>
                <w:color w:val="000000"/>
                <w:sz w:val="18"/>
                <w:szCs w:val="18"/>
              </w:rPr>
            </w:pPr>
            <w:r w:rsidRPr="002618DE">
              <w:rPr>
                <w:rFonts w:ascii="Arial" w:eastAsia="Calibri" w:hAnsi="Arial" w:cs="Arial"/>
                <w:color w:val="000000"/>
                <w:sz w:val="18"/>
                <w:szCs w:val="18"/>
              </w:rPr>
              <w:t>Can sometimes be implemented into duties of existing staff (e.g. front desk staff or medical assistants) depending on clinic flow</w:t>
            </w:r>
          </w:p>
        </w:tc>
      </w:tr>
      <w:tr w:rsidR="0019734C" w:rsidRPr="00576083" w14:paraId="435B66F4" w14:textId="77777777" w:rsidTr="00F44BC1">
        <w:tc>
          <w:tcPr>
            <w:tcW w:w="1687" w:type="dxa"/>
            <w:tcBorders>
              <w:top w:val="single" w:sz="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364F382D" w14:textId="77777777" w:rsidR="0019734C" w:rsidRPr="00576083" w:rsidRDefault="0019734C" w:rsidP="00F44BC1">
            <w:pPr>
              <w:rPr>
                <w:rFonts w:ascii="Arial" w:eastAsia="Calibri" w:hAnsi="Arial" w:cs="Arial"/>
                <w:color w:val="000000"/>
                <w:sz w:val="18"/>
                <w:szCs w:val="18"/>
              </w:rPr>
            </w:pPr>
            <w:r>
              <w:rPr>
                <w:rFonts w:ascii="Arial" w:eastAsia="Calibri" w:hAnsi="Arial" w:cs="Arial"/>
                <w:color w:val="000000"/>
                <w:sz w:val="18"/>
                <w:szCs w:val="18"/>
              </w:rPr>
              <w:t>Office expenses</w:t>
            </w:r>
          </w:p>
        </w:tc>
        <w:tc>
          <w:tcPr>
            <w:tcW w:w="7663" w:type="dxa"/>
            <w:tcBorders>
              <w:top w:val="single" w:sz="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182AF73C" w14:textId="77777777" w:rsidR="0019734C" w:rsidRPr="00576083" w:rsidRDefault="0019734C" w:rsidP="00F44BC1">
            <w:pPr>
              <w:pStyle w:val="ListParagraph"/>
              <w:numPr>
                <w:ilvl w:val="0"/>
                <w:numId w:val="8"/>
              </w:numPr>
              <w:ind w:left="310" w:hanging="270"/>
              <w:rPr>
                <w:rFonts w:ascii="Arial" w:eastAsia="Calibri" w:hAnsi="Arial" w:cs="Arial"/>
                <w:color w:val="000000"/>
                <w:sz w:val="18"/>
                <w:szCs w:val="18"/>
              </w:rPr>
            </w:pPr>
            <w:r w:rsidRPr="002618DE">
              <w:rPr>
                <w:rFonts w:ascii="Arial" w:eastAsia="Calibri" w:hAnsi="Arial" w:cs="Arial"/>
                <w:color w:val="000000"/>
                <w:sz w:val="18"/>
                <w:szCs w:val="18"/>
              </w:rPr>
              <w:t>Office supplies/space</w:t>
            </w:r>
          </w:p>
        </w:tc>
      </w:tr>
      <w:tr w:rsidR="0019734C" w:rsidRPr="00576083" w14:paraId="2F14CA93" w14:textId="77777777" w:rsidTr="00F44BC1">
        <w:tc>
          <w:tcPr>
            <w:tcW w:w="1687" w:type="dxa"/>
            <w:tcBorders>
              <w:top w:val="single" w:sz="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24897449" w14:textId="77777777" w:rsidR="0019734C" w:rsidRDefault="0019734C" w:rsidP="00F44BC1">
            <w:pPr>
              <w:rPr>
                <w:rFonts w:ascii="Arial" w:eastAsia="Calibri" w:hAnsi="Arial" w:cs="Arial"/>
                <w:color w:val="000000"/>
                <w:sz w:val="18"/>
                <w:szCs w:val="18"/>
              </w:rPr>
            </w:pPr>
            <w:r>
              <w:rPr>
                <w:rFonts w:ascii="Arial" w:eastAsia="Calibri" w:hAnsi="Arial" w:cs="Arial"/>
                <w:color w:val="000000"/>
                <w:sz w:val="18"/>
                <w:szCs w:val="18"/>
              </w:rPr>
              <w:t>Equipment</w:t>
            </w:r>
          </w:p>
        </w:tc>
        <w:tc>
          <w:tcPr>
            <w:tcW w:w="7663" w:type="dxa"/>
            <w:tcBorders>
              <w:top w:val="single" w:sz="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483EDF99" w14:textId="77777777" w:rsidR="0019734C" w:rsidRPr="004E7C81" w:rsidRDefault="0019734C" w:rsidP="00F44BC1">
            <w:pPr>
              <w:pStyle w:val="ListParagraph"/>
              <w:numPr>
                <w:ilvl w:val="0"/>
                <w:numId w:val="8"/>
              </w:numPr>
              <w:ind w:left="310" w:hanging="270"/>
              <w:rPr>
                <w:rFonts w:ascii="Arial" w:eastAsia="Calibri" w:hAnsi="Arial" w:cs="Arial"/>
                <w:color w:val="000000"/>
                <w:sz w:val="18"/>
                <w:szCs w:val="18"/>
              </w:rPr>
            </w:pPr>
            <w:r w:rsidRPr="002618DE">
              <w:rPr>
                <w:rFonts w:ascii="Arial" w:eastAsia="Calibri" w:hAnsi="Arial" w:cs="Arial"/>
                <w:color w:val="000000"/>
                <w:sz w:val="18"/>
                <w:szCs w:val="18"/>
              </w:rPr>
              <w:t>Software: maintaining computer licenses</w:t>
            </w:r>
          </w:p>
        </w:tc>
      </w:tr>
      <w:tr w:rsidR="0019734C" w:rsidRPr="00576083" w14:paraId="6D56301D" w14:textId="77777777" w:rsidTr="00F44BC1">
        <w:tc>
          <w:tcPr>
            <w:tcW w:w="1687" w:type="dxa"/>
            <w:tcBorders>
              <w:top w:val="single" w:sz="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4BAC22A6" w14:textId="77777777" w:rsidR="0019734C" w:rsidRDefault="0019734C" w:rsidP="00F44BC1">
            <w:pPr>
              <w:rPr>
                <w:rFonts w:ascii="Arial" w:eastAsia="Calibri" w:hAnsi="Arial" w:cs="Arial"/>
                <w:color w:val="000000"/>
                <w:sz w:val="18"/>
                <w:szCs w:val="18"/>
              </w:rPr>
            </w:pPr>
            <w:r>
              <w:rPr>
                <w:rFonts w:ascii="Arial" w:eastAsia="Calibri" w:hAnsi="Arial" w:cs="Arial"/>
                <w:color w:val="000000"/>
                <w:sz w:val="18"/>
                <w:szCs w:val="18"/>
              </w:rPr>
              <w:t>Communication</w:t>
            </w:r>
          </w:p>
        </w:tc>
        <w:tc>
          <w:tcPr>
            <w:tcW w:w="7663" w:type="dxa"/>
            <w:tcBorders>
              <w:top w:val="single" w:sz="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25BA0B74" w14:textId="77777777" w:rsidR="0019734C" w:rsidRPr="004E7C81" w:rsidRDefault="0019734C" w:rsidP="00F44BC1">
            <w:pPr>
              <w:pStyle w:val="ListParagraph"/>
              <w:numPr>
                <w:ilvl w:val="0"/>
                <w:numId w:val="8"/>
              </w:numPr>
              <w:ind w:left="310" w:hanging="270"/>
              <w:rPr>
                <w:rFonts w:ascii="Arial" w:eastAsia="Calibri" w:hAnsi="Arial" w:cs="Arial"/>
                <w:color w:val="000000"/>
                <w:sz w:val="18"/>
                <w:szCs w:val="18"/>
              </w:rPr>
            </w:pPr>
            <w:r w:rsidRPr="002618DE">
              <w:rPr>
                <w:rFonts w:ascii="Arial" w:eastAsia="Calibri" w:hAnsi="Arial" w:cs="Arial"/>
                <w:color w:val="000000"/>
                <w:sz w:val="18"/>
                <w:szCs w:val="18"/>
              </w:rPr>
              <w:t>Network costs: wi-fi, phone lines</w:t>
            </w:r>
          </w:p>
        </w:tc>
      </w:tr>
      <w:tr w:rsidR="0019734C" w:rsidRPr="00576083" w14:paraId="599AECF9" w14:textId="77777777" w:rsidTr="00F44BC1">
        <w:tc>
          <w:tcPr>
            <w:tcW w:w="1687" w:type="dxa"/>
            <w:tcBorders>
              <w:top w:val="single" w:sz="8" w:space="0" w:color="2F5496" w:themeColor="accent1" w:themeShade="BF"/>
              <w:left w:val="single" w:sz="18" w:space="0" w:color="2F5496" w:themeColor="accent1" w:themeShade="BF"/>
              <w:bottom w:val="single" w:sz="18" w:space="0" w:color="2F5496" w:themeColor="accent1" w:themeShade="BF"/>
              <w:right w:val="single" w:sz="8" w:space="0" w:color="2F5496" w:themeColor="accent1" w:themeShade="BF"/>
            </w:tcBorders>
            <w:shd w:val="clear" w:color="auto" w:fill="E2EDFF"/>
          </w:tcPr>
          <w:p w14:paraId="1E80B39C" w14:textId="77777777" w:rsidR="0019734C" w:rsidRPr="00576083" w:rsidRDefault="0019734C" w:rsidP="00F44BC1">
            <w:pPr>
              <w:rPr>
                <w:rFonts w:ascii="Arial" w:eastAsia="Calibri" w:hAnsi="Arial" w:cs="Arial"/>
                <w:color w:val="000000"/>
                <w:sz w:val="18"/>
                <w:szCs w:val="18"/>
              </w:rPr>
            </w:pPr>
            <w:r w:rsidRPr="002618DE">
              <w:rPr>
                <w:rFonts w:ascii="Arial" w:eastAsia="Calibri" w:hAnsi="Arial" w:cs="Arial"/>
                <w:color w:val="000000"/>
                <w:sz w:val="18"/>
                <w:szCs w:val="18"/>
              </w:rPr>
              <w:t>PRO licenses</w:t>
            </w:r>
          </w:p>
        </w:tc>
        <w:tc>
          <w:tcPr>
            <w:tcW w:w="7663" w:type="dxa"/>
            <w:tcBorders>
              <w:top w:val="single" w:sz="8" w:space="0" w:color="2F5496" w:themeColor="accent1" w:themeShade="BF"/>
              <w:left w:val="single" w:sz="8" w:space="0" w:color="2F5496" w:themeColor="accent1" w:themeShade="BF"/>
              <w:bottom w:val="single" w:sz="18" w:space="0" w:color="2F5496" w:themeColor="accent1" w:themeShade="BF"/>
              <w:right w:val="single" w:sz="18" w:space="0" w:color="2F5496" w:themeColor="accent1" w:themeShade="BF"/>
            </w:tcBorders>
            <w:shd w:val="clear" w:color="auto" w:fill="E2EDFF"/>
          </w:tcPr>
          <w:p w14:paraId="4A7730E0" w14:textId="77777777" w:rsidR="0019734C" w:rsidRPr="00576083" w:rsidRDefault="0019734C" w:rsidP="00F44BC1">
            <w:pPr>
              <w:pStyle w:val="ListParagraph"/>
              <w:numPr>
                <w:ilvl w:val="0"/>
                <w:numId w:val="8"/>
              </w:numPr>
              <w:ind w:left="310" w:hanging="270"/>
              <w:rPr>
                <w:rFonts w:ascii="Arial" w:eastAsia="Calibri" w:hAnsi="Arial" w:cs="Arial"/>
                <w:color w:val="000000"/>
                <w:sz w:val="18"/>
                <w:szCs w:val="18"/>
              </w:rPr>
            </w:pPr>
            <w:r w:rsidRPr="002618DE">
              <w:rPr>
                <w:rFonts w:ascii="Arial" w:eastAsia="Calibri" w:hAnsi="Arial" w:cs="Arial"/>
                <w:color w:val="000000"/>
                <w:sz w:val="18"/>
                <w:szCs w:val="18"/>
              </w:rPr>
              <w:t>Potential license fees permitting the use of certain PROs</w:t>
            </w:r>
          </w:p>
        </w:tc>
      </w:tr>
    </w:tbl>
    <w:p w14:paraId="2781E001" w14:textId="77777777" w:rsidR="0019734C" w:rsidRPr="00A905AB" w:rsidRDefault="0019734C" w:rsidP="0019734C">
      <w:pPr>
        <w:pBdr>
          <w:top w:val="nil"/>
          <w:left w:val="nil"/>
          <w:bottom w:val="nil"/>
          <w:right w:val="nil"/>
          <w:between w:val="nil"/>
        </w:pBdr>
        <w:spacing w:before="60" w:after="180"/>
        <w:rPr>
          <w:rFonts w:ascii="Arial" w:hAnsi="Arial" w:cs="Arial"/>
          <w:color w:val="000000"/>
          <w:sz w:val="22"/>
          <w:szCs w:val="22"/>
        </w:rPr>
      </w:pPr>
      <w:r w:rsidRPr="00842BA4">
        <w:rPr>
          <w:rFonts w:ascii="Arial" w:hAnsi="Arial" w:cs="Arial"/>
          <w:color w:val="000000"/>
          <w:sz w:val="22"/>
          <w:szCs w:val="22"/>
        </w:rPr>
        <w:t xml:space="preserve">Of note, </w:t>
      </w:r>
      <w:r w:rsidRPr="00E87E44">
        <w:rPr>
          <w:rFonts w:ascii="Arial" w:hAnsi="Arial" w:cs="Arial"/>
          <w:color w:val="000000"/>
          <w:sz w:val="22"/>
          <w:szCs w:val="22"/>
        </w:rPr>
        <w:t>many of these costs do not apply in most clinical care settings (e.g. communication costs in most clinics do not apply as phone and internet resources already exist and do not include incremental additional costs when adding programs). P</w:t>
      </w:r>
      <w:r w:rsidRPr="00A905AB">
        <w:rPr>
          <w:rFonts w:ascii="Arial" w:hAnsi="Arial" w:cs="Arial"/>
          <w:color w:val="000000"/>
          <w:sz w:val="22"/>
          <w:szCs w:val="22"/>
        </w:rPr>
        <w:t xml:space="preserve">ersonnel likely is the most significant of cost </w:t>
      </w:r>
      <w:r w:rsidRPr="00E87E44">
        <w:rPr>
          <w:rFonts w:ascii="Arial" w:hAnsi="Arial" w:cs="Arial"/>
          <w:color w:val="000000"/>
          <w:sz w:val="22"/>
          <w:szCs w:val="22"/>
        </w:rPr>
        <w:t>in most clinical care settings even when some tasks are</w:t>
      </w:r>
      <w:r w:rsidRPr="00A905AB">
        <w:rPr>
          <w:rFonts w:ascii="Arial" w:hAnsi="Arial" w:cs="Arial"/>
          <w:color w:val="000000"/>
          <w:sz w:val="22"/>
          <w:szCs w:val="22"/>
        </w:rPr>
        <w:t xml:space="preserve"> integrated into existing roles such as the front desk staff. </w:t>
      </w:r>
    </w:p>
    <w:p w14:paraId="7D2E28C2" w14:textId="26C75431" w:rsidR="0019734C" w:rsidRDefault="0019734C" w:rsidP="0019734C">
      <w:pPr>
        <w:spacing w:before="180" w:after="60"/>
        <w:rPr>
          <w:rFonts w:ascii="Arial" w:hAnsi="Arial" w:cs="Arial"/>
          <w:b/>
          <w:bCs/>
          <w:sz w:val="22"/>
          <w:szCs w:val="22"/>
        </w:rPr>
      </w:pPr>
      <w:bookmarkStart w:id="30" w:name="_Toc49509566"/>
      <w:bookmarkStart w:id="31" w:name="_Toc49863324"/>
      <w:r w:rsidRPr="00576083">
        <w:rPr>
          <w:rFonts w:ascii="Arial" w:hAnsi="Arial" w:cs="Arial"/>
          <w:b/>
          <w:bCs/>
          <w:sz w:val="22"/>
          <w:szCs w:val="22"/>
        </w:rPr>
        <w:t>Sample cost itemization tool</w:t>
      </w:r>
      <w:r w:rsidR="009F6D62">
        <w:rPr>
          <w:rFonts w:ascii="Arial" w:hAnsi="Arial" w:cs="Arial"/>
          <w:b/>
          <w:bCs/>
          <w:sz w:val="22"/>
          <w:szCs w:val="22"/>
        </w:rPr>
        <w:t xml:space="preserve"> </w:t>
      </w:r>
    </w:p>
    <w:p w14:paraId="47F5B45E" w14:textId="1EC87437" w:rsidR="009F6D62" w:rsidRPr="009F6D62" w:rsidRDefault="009F6D62" w:rsidP="0019734C">
      <w:pPr>
        <w:spacing w:before="180" w:after="60"/>
        <w:rPr>
          <w:rFonts w:ascii="Arial" w:hAnsi="Arial" w:cs="Arial"/>
          <w:color w:val="7F7F7F" w:themeColor="text1" w:themeTint="80"/>
          <w:sz w:val="22"/>
          <w:szCs w:val="22"/>
        </w:rPr>
      </w:pPr>
      <w:r w:rsidRPr="009F6D62">
        <w:rPr>
          <w:rFonts w:ascii="Arial" w:hAnsi="Arial" w:cs="Arial"/>
          <w:color w:val="7F7F7F" w:themeColor="text1" w:themeTint="80"/>
          <w:sz w:val="22"/>
          <w:szCs w:val="22"/>
        </w:rPr>
        <w:t>Note: interactive version for website with columns where they can enter numbers</w:t>
      </w:r>
      <w:r>
        <w:rPr>
          <w:rFonts w:ascii="Arial" w:hAnsi="Arial" w:cs="Arial"/>
          <w:color w:val="7F7F7F" w:themeColor="text1" w:themeTint="80"/>
          <w:sz w:val="22"/>
          <w:szCs w:val="22"/>
        </w:rPr>
        <w:t xml:space="preserve">. Will want to reformat this section to match website. </w:t>
      </w:r>
    </w:p>
    <w:p w14:paraId="6EDE8DA4" w14:textId="77777777" w:rsidR="0019734C" w:rsidRPr="0087588B" w:rsidRDefault="0019734C" w:rsidP="0019734C">
      <w:pPr>
        <w:pBdr>
          <w:top w:val="nil"/>
          <w:left w:val="nil"/>
          <w:bottom w:val="nil"/>
          <w:right w:val="nil"/>
          <w:between w:val="nil"/>
        </w:pBdr>
        <w:spacing w:before="60" w:after="180"/>
        <w:rPr>
          <w:rFonts w:ascii="Arial" w:hAnsi="Arial" w:cs="Arial"/>
          <w:color w:val="000000"/>
          <w:sz w:val="22"/>
          <w:szCs w:val="22"/>
        </w:rPr>
      </w:pPr>
      <w:r w:rsidRPr="0087588B">
        <w:rPr>
          <w:rFonts w:ascii="Arial" w:hAnsi="Arial" w:cs="Arial"/>
          <w:color w:val="000000"/>
          <w:sz w:val="22"/>
          <w:szCs w:val="22"/>
        </w:rPr>
        <w:t xml:space="preserve">Below is an itemization of startup and maintenance costs for integrating and administering </w:t>
      </w:r>
      <w:proofErr w:type="spellStart"/>
      <w:r w:rsidRPr="0087588B">
        <w:rPr>
          <w:rFonts w:ascii="Arial" w:hAnsi="Arial" w:cs="Arial"/>
          <w:color w:val="000000"/>
          <w:sz w:val="22"/>
          <w:szCs w:val="22"/>
        </w:rPr>
        <w:t>PROs.</w:t>
      </w:r>
      <w:proofErr w:type="spellEnd"/>
      <w:r w:rsidRPr="0087588B">
        <w:rPr>
          <w:rFonts w:ascii="Arial" w:hAnsi="Arial" w:cs="Arial"/>
          <w:color w:val="000000"/>
          <w:sz w:val="22"/>
          <w:szCs w:val="22"/>
        </w:rPr>
        <w:t xml:space="preserve"> Enter costs in the left hand column to determine:</w:t>
      </w:r>
    </w:p>
    <w:p w14:paraId="6AECAD75" w14:textId="77777777" w:rsidR="0019734C" w:rsidRPr="0087588B" w:rsidRDefault="0019734C" w:rsidP="0019734C">
      <w:pPr>
        <w:pBdr>
          <w:top w:val="nil"/>
          <w:left w:val="nil"/>
          <w:bottom w:val="nil"/>
          <w:right w:val="nil"/>
          <w:between w:val="nil"/>
        </w:pBdr>
        <w:spacing w:before="60" w:after="60"/>
        <w:rPr>
          <w:rFonts w:ascii="Arial" w:hAnsi="Arial" w:cs="Arial"/>
          <w:color w:val="000000"/>
          <w:sz w:val="22"/>
          <w:szCs w:val="22"/>
          <w:u w:val="single"/>
        </w:rPr>
      </w:pPr>
      <w:r w:rsidRPr="0087588B">
        <w:rPr>
          <w:rFonts w:ascii="Arial" w:hAnsi="Arial" w:cs="Arial"/>
          <w:color w:val="000000"/>
          <w:sz w:val="22"/>
          <w:szCs w:val="22"/>
          <w:u w:val="single"/>
        </w:rPr>
        <w:t>Fixed costs</w:t>
      </w:r>
    </w:p>
    <w:p w14:paraId="14C75C77" w14:textId="4956A3C1" w:rsidR="0019734C" w:rsidRPr="0087588B" w:rsidRDefault="0019734C" w:rsidP="0019734C">
      <w:pPr>
        <w:pStyle w:val="ListParagraph"/>
        <w:numPr>
          <w:ilvl w:val="0"/>
          <w:numId w:val="21"/>
        </w:numPr>
        <w:pBdr>
          <w:top w:val="nil"/>
          <w:left w:val="nil"/>
          <w:bottom w:val="nil"/>
          <w:right w:val="nil"/>
          <w:between w:val="nil"/>
        </w:pBdr>
        <w:spacing w:before="60" w:after="60"/>
        <w:contextualSpacing w:val="0"/>
        <w:rPr>
          <w:rFonts w:ascii="Arial" w:hAnsi="Arial" w:cs="Arial"/>
          <w:color w:val="000000"/>
          <w:sz w:val="22"/>
          <w:szCs w:val="22"/>
        </w:rPr>
      </w:pPr>
      <w:r w:rsidRPr="0087588B">
        <w:rPr>
          <w:rFonts w:ascii="Arial" w:hAnsi="Arial" w:cs="Arial"/>
          <w:color w:val="000000"/>
          <w:sz w:val="22"/>
          <w:szCs w:val="22"/>
        </w:rPr>
        <w:t>Device or devices (e.g. iPads</w:t>
      </w:r>
      <w:r>
        <w:rPr>
          <w:rFonts w:ascii="Arial" w:hAnsi="Arial" w:cs="Arial"/>
          <w:color w:val="000000"/>
          <w:sz w:val="22"/>
          <w:szCs w:val="22"/>
        </w:rPr>
        <w:t xml:space="preserve"> or other tablets</w:t>
      </w:r>
      <w:r w:rsidRPr="0087588B">
        <w:rPr>
          <w:rFonts w:ascii="Arial" w:hAnsi="Arial" w:cs="Arial"/>
          <w:color w:val="000000"/>
          <w:sz w:val="22"/>
          <w:szCs w:val="22"/>
        </w:rPr>
        <w:t>). You may wish to purchase more than one device in order to administer</w:t>
      </w:r>
      <w:r w:rsidR="009F6D62">
        <w:rPr>
          <w:rFonts w:ascii="Arial" w:hAnsi="Arial" w:cs="Arial"/>
          <w:color w:val="000000"/>
          <w:sz w:val="22"/>
          <w:szCs w:val="22"/>
        </w:rPr>
        <w:t xml:space="preserve"> PROs</w:t>
      </w:r>
      <w:r w:rsidRPr="0087588B">
        <w:rPr>
          <w:rFonts w:ascii="Arial" w:hAnsi="Arial" w:cs="Arial"/>
          <w:color w:val="000000"/>
          <w:sz w:val="22"/>
          <w:szCs w:val="22"/>
        </w:rPr>
        <w:t xml:space="preserve"> to more than one patient at a time </w:t>
      </w:r>
    </w:p>
    <w:p w14:paraId="3F32F78E" w14:textId="1BD50712" w:rsidR="0019734C" w:rsidRPr="0087588B" w:rsidRDefault="0019734C" w:rsidP="0019734C">
      <w:pPr>
        <w:pStyle w:val="ListParagraph"/>
        <w:numPr>
          <w:ilvl w:val="0"/>
          <w:numId w:val="21"/>
        </w:numPr>
        <w:pBdr>
          <w:top w:val="nil"/>
          <w:left w:val="nil"/>
          <w:bottom w:val="nil"/>
          <w:right w:val="nil"/>
          <w:between w:val="nil"/>
        </w:pBdr>
        <w:spacing w:before="60" w:after="60"/>
        <w:contextualSpacing w:val="0"/>
        <w:rPr>
          <w:rFonts w:ascii="Arial" w:hAnsi="Arial" w:cs="Arial"/>
          <w:color w:val="000000"/>
          <w:sz w:val="22"/>
          <w:szCs w:val="22"/>
        </w:rPr>
      </w:pPr>
      <w:r w:rsidRPr="0087588B">
        <w:rPr>
          <w:rFonts w:ascii="Arial" w:hAnsi="Arial" w:cs="Arial"/>
          <w:color w:val="000000"/>
          <w:sz w:val="22"/>
          <w:szCs w:val="22"/>
        </w:rPr>
        <w:t>Printer, if PRO results are printed ou</w:t>
      </w:r>
      <w:r w:rsidRPr="00842BA4">
        <w:rPr>
          <w:rFonts w:ascii="Arial" w:hAnsi="Arial" w:cs="Arial"/>
          <w:color w:val="000000"/>
          <w:sz w:val="22"/>
          <w:szCs w:val="22"/>
        </w:rPr>
        <w:t>t (</w:t>
      </w:r>
      <w:r w:rsidRPr="00881215">
        <w:rPr>
          <w:rFonts w:ascii="Arial" w:hAnsi="Arial" w:cs="Arial"/>
          <w:color w:val="000000"/>
          <w:sz w:val="22"/>
          <w:szCs w:val="22"/>
        </w:rPr>
        <w:t xml:space="preserve">printer is not a </w:t>
      </w:r>
      <w:r w:rsidRPr="00A905AB">
        <w:rPr>
          <w:rFonts w:ascii="Arial" w:hAnsi="Arial" w:cs="Arial"/>
          <w:color w:val="000000"/>
          <w:sz w:val="22"/>
          <w:szCs w:val="22"/>
        </w:rPr>
        <w:t xml:space="preserve">cost if </w:t>
      </w:r>
      <w:r w:rsidRPr="00E87E44">
        <w:rPr>
          <w:rFonts w:ascii="Arial" w:hAnsi="Arial" w:cs="Arial"/>
          <w:color w:val="000000"/>
          <w:sz w:val="22"/>
          <w:szCs w:val="22"/>
        </w:rPr>
        <w:t>integrated into electronic health record (EHR) or presented to provider on screen at start of visit</w:t>
      </w:r>
      <w:r w:rsidRPr="00A905AB">
        <w:rPr>
          <w:rFonts w:ascii="Arial" w:hAnsi="Arial" w:cs="Arial"/>
          <w:color w:val="000000"/>
          <w:sz w:val="22"/>
          <w:szCs w:val="22"/>
        </w:rPr>
        <w:t>)</w:t>
      </w:r>
    </w:p>
    <w:p w14:paraId="214FD083" w14:textId="77777777" w:rsidR="0019734C" w:rsidRPr="0087588B" w:rsidRDefault="0019734C" w:rsidP="0019734C">
      <w:pPr>
        <w:pBdr>
          <w:top w:val="nil"/>
          <w:left w:val="nil"/>
          <w:bottom w:val="nil"/>
          <w:right w:val="nil"/>
          <w:between w:val="nil"/>
        </w:pBdr>
        <w:spacing w:before="60" w:after="60"/>
        <w:rPr>
          <w:rFonts w:ascii="Arial" w:hAnsi="Arial" w:cs="Arial"/>
          <w:color w:val="000000"/>
          <w:sz w:val="22"/>
          <w:szCs w:val="22"/>
          <w:u w:val="single"/>
        </w:rPr>
      </w:pPr>
      <w:r w:rsidRPr="0087588B">
        <w:rPr>
          <w:rFonts w:ascii="Arial" w:hAnsi="Arial" w:cs="Arial"/>
          <w:color w:val="000000"/>
          <w:sz w:val="22"/>
          <w:szCs w:val="22"/>
          <w:u w:val="single"/>
        </w:rPr>
        <w:t>Recurring costs in 1 year</w:t>
      </w:r>
    </w:p>
    <w:p w14:paraId="0DFF07D6" w14:textId="77777777" w:rsidR="0019734C" w:rsidRPr="0087588B" w:rsidRDefault="0019734C" w:rsidP="0019734C">
      <w:pPr>
        <w:pStyle w:val="ListParagraph"/>
        <w:numPr>
          <w:ilvl w:val="0"/>
          <w:numId w:val="21"/>
        </w:numPr>
        <w:pBdr>
          <w:top w:val="nil"/>
          <w:left w:val="nil"/>
          <w:bottom w:val="nil"/>
          <w:right w:val="nil"/>
          <w:between w:val="nil"/>
        </w:pBdr>
        <w:spacing w:before="60" w:after="60"/>
        <w:contextualSpacing w:val="0"/>
        <w:rPr>
          <w:rFonts w:ascii="Arial" w:hAnsi="Arial" w:cs="Arial"/>
          <w:color w:val="000000"/>
          <w:sz w:val="22"/>
          <w:szCs w:val="22"/>
        </w:rPr>
      </w:pPr>
      <w:proofErr w:type="spellStart"/>
      <w:r w:rsidRPr="0087588B">
        <w:rPr>
          <w:rFonts w:ascii="Arial" w:hAnsi="Arial" w:cs="Arial"/>
          <w:color w:val="000000"/>
          <w:sz w:val="22"/>
          <w:szCs w:val="22"/>
        </w:rPr>
        <w:t>WiFi</w:t>
      </w:r>
      <w:proofErr w:type="spellEnd"/>
      <w:r w:rsidRPr="0087588B">
        <w:rPr>
          <w:rFonts w:ascii="Arial" w:hAnsi="Arial" w:cs="Arial"/>
          <w:color w:val="000000"/>
          <w:sz w:val="22"/>
          <w:szCs w:val="22"/>
        </w:rPr>
        <w:t xml:space="preserve"> access (monthly fee X 12 months)</w:t>
      </w:r>
    </w:p>
    <w:p w14:paraId="0BDC52D8" w14:textId="13FD23B2" w:rsidR="0019734C" w:rsidRPr="0087588B" w:rsidRDefault="0019734C" w:rsidP="0019734C">
      <w:pPr>
        <w:pStyle w:val="ListParagraph"/>
        <w:numPr>
          <w:ilvl w:val="0"/>
          <w:numId w:val="21"/>
        </w:numPr>
        <w:pBdr>
          <w:top w:val="nil"/>
          <w:left w:val="nil"/>
          <w:bottom w:val="nil"/>
          <w:right w:val="nil"/>
          <w:between w:val="nil"/>
        </w:pBdr>
        <w:spacing w:before="60" w:after="60"/>
        <w:contextualSpacing w:val="0"/>
        <w:rPr>
          <w:rFonts w:ascii="Arial" w:hAnsi="Arial" w:cs="Arial"/>
          <w:color w:val="000000"/>
          <w:sz w:val="22"/>
          <w:szCs w:val="22"/>
        </w:rPr>
      </w:pPr>
      <w:r w:rsidRPr="0087588B">
        <w:rPr>
          <w:rFonts w:ascii="Arial" w:hAnsi="Arial" w:cs="Arial"/>
          <w:color w:val="000000"/>
          <w:sz w:val="22"/>
          <w:szCs w:val="22"/>
        </w:rPr>
        <w:t>Paper, 1 page of PRO results per patient (no cost if electronic) multiplied by number of visits for which PROs are administered in a year</w:t>
      </w:r>
    </w:p>
    <w:p w14:paraId="1E62E17E" w14:textId="714F17BD" w:rsidR="0019734C" w:rsidRPr="0087588B" w:rsidRDefault="0019734C" w:rsidP="0019734C">
      <w:pPr>
        <w:pStyle w:val="ListParagraph"/>
        <w:numPr>
          <w:ilvl w:val="0"/>
          <w:numId w:val="21"/>
        </w:numPr>
        <w:pBdr>
          <w:top w:val="nil"/>
          <w:left w:val="nil"/>
          <w:bottom w:val="nil"/>
          <w:right w:val="nil"/>
          <w:between w:val="nil"/>
        </w:pBdr>
        <w:spacing w:before="60" w:after="60"/>
        <w:contextualSpacing w:val="0"/>
        <w:rPr>
          <w:rFonts w:ascii="Arial" w:hAnsi="Arial" w:cs="Arial"/>
          <w:color w:val="000000"/>
          <w:sz w:val="22"/>
          <w:szCs w:val="22"/>
        </w:rPr>
      </w:pPr>
      <w:r w:rsidRPr="0087588B">
        <w:rPr>
          <w:rFonts w:ascii="Arial" w:hAnsi="Arial" w:cs="Arial"/>
          <w:color w:val="000000"/>
          <w:sz w:val="22"/>
          <w:szCs w:val="22"/>
        </w:rPr>
        <w:t>Toner for printer. Number of cartridges needed depends on number of PROs administered. A standard cartridge prints 220 pages</w:t>
      </w:r>
    </w:p>
    <w:p w14:paraId="52715B04" w14:textId="024E90B8" w:rsidR="0019734C" w:rsidRDefault="0019734C" w:rsidP="0019734C">
      <w:pPr>
        <w:pStyle w:val="ListParagraph"/>
        <w:numPr>
          <w:ilvl w:val="0"/>
          <w:numId w:val="21"/>
        </w:numPr>
        <w:pBdr>
          <w:top w:val="nil"/>
          <w:left w:val="nil"/>
          <w:bottom w:val="nil"/>
          <w:right w:val="nil"/>
          <w:between w:val="nil"/>
        </w:pBdr>
        <w:spacing w:before="60" w:after="60"/>
        <w:contextualSpacing w:val="0"/>
        <w:rPr>
          <w:rFonts w:ascii="Arial" w:hAnsi="Arial" w:cs="Arial"/>
          <w:color w:val="000000"/>
          <w:sz w:val="22"/>
          <w:szCs w:val="22"/>
        </w:rPr>
      </w:pPr>
      <w:r w:rsidRPr="0087588B">
        <w:rPr>
          <w:rFonts w:ascii="Arial" w:hAnsi="Arial" w:cs="Arial"/>
          <w:color w:val="000000"/>
          <w:sz w:val="22"/>
          <w:szCs w:val="22"/>
        </w:rPr>
        <w:t>Salary associated with % FTE for staff member setting up and overseeing use of</w:t>
      </w:r>
      <w:r>
        <w:rPr>
          <w:rFonts w:ascii="Arial" w:hAnsi="Arial" w:cs="Arial"/>
          <w:color w:val="000000"/>
          <w:sz w:val="22"/>
          <w:szCs w:val="22"/>
        </w:rPr>
        <w:t xml:space="preserve"> tablets</w:t>
      </w:r>
      <w:r w:rsidRPr="0087588B">
        <w:rPr>
          <w:rFonts w:ascii="Arial" w:hAnsi="Arial" w:cs="Arial"/>
          <w:color w:val="000000"/>
          <w:sz w:val="22"/>
          <w:szCs w:val="22"/>
        </w:rPr>
        <w:t xml:space="preserve">. In the </w:t>
      </w:r>
      <w:proofErr w:type="spellStart"/>
      <w:r w:rsidRPr="0087588B">
        <w:rPr>
          <w:rFonts w:ascii="Arial" w:hAnsi="Arial" w:cs="Arial"/>
          <w:color w:val="000000"/>
          <w:sz w:val="22"/>
          <w:szCs w:val="22"/>
        </w:rPr>
        <w:t>PROgress</w:t>
      </w:r>
      <w:proofErr w:type="spellEnd"/>
      <w:r w:rsidRPr="0087588B">
        <w:rPr>
          <w:rFonts w:ascii="Arial" w:hAnsi="Arial" w:cs="Arial"/>
          <w:color w:val="000000"/>
          <w:sz w:val="22"/>
          <w:szCs w:val="22"/>
        </w:rPr>
        <w:t xml:space="preserve"> study, staff estimated a maximum of 4 minutes per patient for explanation of procedure, setup, collection of device, and delivery of paper–based results</w:t>
      </w:r>
    </w:p>
    <w:p w14:paraId="2CBA29A4" w14:textId="2A176764" w:rsidR="0019734C" w:rsidRDefault="0019734C" w:rsidP="00576083">
      <w:pPr>
        <w:pStyle w:val="Style1"/>
      </w:pPr>
    </w:p>
    <w:p w14:paraId="40341941" w14:textId="394EB014" w:rsidR="0019734C" w:rsidRDefault="0019734C" w:rsidP="0019734C">
      <w:pPr>
        <w:pBdr>
          <w:top w:val="nil"/>
          <w:left w:val="nil"/>
          <w:bottom w:val="nil"/>
          <w:right w:val="nil"/>
          <w:between w:val="nil"/>
        </w:pBdr>
        <w:spacing w:after="180"/>
        <w:rPr>
          <w:rFonts w:ascii="Arial" w:hAnsi="Arial" w:cs="Arial"/>
          <w:color w:val="000000"/>
          <w:sz w:val="22"/>
          <w:szCs w:val="22"/>
        </w:rPr>
      </w:pPr>
      <w:r w:rsidRPr="00E87E44">
        <w:rPr>
          <w:rFonts w:ascii="Arial" w:hAnsi="Arial" w:cs="Arial"/>
          <w:color w:val="000000"/>
          <w:sz w:val="22"/>
          <w:szCs w:val="22"/>
        </w:rPr>
        <w:t>One of the biggest issues that lead to delays and practical barriers including unplanned costs with</w:t>
      </w:r>
      <w:r>
        <w:rPr>
          <w:rFonts w:ascii="Arial" w:hAnsi="Arial" w:cs="Arial"/>
          <w:color w:val="000000"/>
          <w:sz w:val="22"/>
          <w:szCs w:val="22"/>
        </w:rPr>
        <w:t xml:space="preserve"> </w:t>
      </w:r>
      <w:r w:rsidRPr="00E87E44">
        <w:rPr>
          <w:rFonts w:ascii="Arial" w:hAnsi="Arial" w:cs="Arial"/>
          <w:color w:val="000000"/>
          <w:sz w:val="22"/>
          <w:szCs w:val="22"/>
        </w:rPr>
        <w:t>PRO implementation involves integration with the EHR. Creating new platforms can be expensive and time consuming, integrating with EHRs is sometimes not feasible and the burden of the slow and/or complex EHR control processes have been noted as a hurdle</w:t>
      </w:r>
      <w:r w:rsidRPr="00E87E44">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&lt;EndNote&gt;&lt;Cite&gt;&lt;Author&gt;International Society for Quality of Life Research (prepared by Chan E&lt;/Author&gt;&lt;Year&gt;2018&lt;/Year&gt;&lt;RecNum&gt;6998&lt;/RecNum&gt;&lt;DisplayText&gt;&lt;style face="superscript"&gt;3&lt;/style&gt;&lt;/DisplayText&gt;&lt;record&gt;&lt;rec-number&gt;6998&lt;/rec-number&gt;&lt;foreign-keys&gt;&lt;key app="EN" db-id="9dd90wvx2spdv9etaz6p5a9mtvetetvpev9r" timestamp="1598635194"&gt;6998&lt;/key&gt;&lt;/foreign-keys&gt;&lt;ref-type name="Web Page"&gt;12&lt;/ref-type&gt;&lt;contributors&gt;&lt;authors&gt;&lt;author&gt;International Society for Quality of Life Research (prepared by Chan E, Edwards T, Haywood K, Mikles S, Newton L),&lt;/author&gt;&lt;/authors&gt;&lt;/contributors&gt;&lt;titles&gt;&lt;title&gt;Companion guide to implementing patient reported outcomes assessment in clinical practice&lt;/title&gt;&lt;/titles&gt;&lt;volume&gt;2020&lt;/volume&gt;&lt;number&gt;July &lt;/number&gt;&lt;dates&gt;&lt;year&gt;2018&lt;/year&gt;&lt;/dates&gt;&lt;urls&gt;&lt;related-urls&gt;&lt;url&gt;https://www.isoqol.org/wp-content/uploads/2019/09/ISOQOL-Companion-Guide-FINAL.pdf&lt;/url&gt;&lt;/related-urls&gt;&lt;/urls&gt;&lt;/record&gt;&lt;/Cite&gt;&lt;/EndNote&gt;</w:instrText>
      </w:r>
      <w:r w:rsidRPr="00E87E44">
        <w:rPr>
          <w:rFonts w:ascii="Arial" w:hAnsi="Arial" w:cs="Arial"/>
          <w:color w:val="000000"/>
          <w:sz w:val="22"/>
          <w:szCs w:val="22"/>
        </w:rPr>
        <w:fldChar w:fldCharType="separate"/>
      </w:r>
      <w:r w:rsidRPr="00A35892">
        <w:rPr>
          <w:rFonts w:ascii="Arial" w:hAnsi="Arial" w:cs="Arial"/>
          <w:noProof/>
          <w:color w:val="000000"/>
          <w:sz w:val="22"/>
          <w:szCs w:val="22"/>
          <w:vertAlign w:val="superscript"/>
        </w:rPr>
        <w:t>3</w:t>
      </w:r>
      <w:r w:rsidRPr="00E87E44">
        <w:rPr>
          <w:rFonts w:ascii="Arial" w:hAnsi="Arial" w:cs="Arial"/>
          <w:color w:val="000000"/>
          <w:sz w:val="22"/>
          <w:szCs w:val="22"/>
        </w:rPr>
        <w:fldChar w:fldCharType="end"/>
      </w:r>
      <w:r w:rsidRPr="00E87E44">
        <w:rPr>
          <w:rFonts w:ascii="Arial" w:hAnsi="Arial" w:cs="Arial"/>
          <w:color w:val="000000"/>
          <w:sz w:val="22"/>
          <w:szCs w:val="22"/>
        </w:rPr>
        <w:t xml:space="preserve">. This is even </w:t>
      </w:r>
      <w:r w:rsidRPr="00E87E44">
        <w:rPr>
          <w:rFonts w:ascii="Arial" w:hAnsi="Arial" w:cs="Arial"/>
          <w:color w:val="000000"/>
          <w:sz w:val="22"/>
          <w:szCs w:val="22"/>
        </w:rPr>
        <w:lastRenderedPageBreak/>
        <w:t xml:space="preserve">before taking into account the frequent changes in EHR products that are occurring across many healthcare settings. </w:t>
      </w:r>
    </w:p>
    <w:p w14:paraId="1AC5C583" w14:textId="5E546B7D" w:rsidR="001B64AF" w:rsidRPr="00E87E44" w:rsidRDefault="001B64AF" w:rsidP="0019734C">
      <w:pPr>
        <w:pBdr>
          <w:top w:val="nil"/>
          <w:left w:val="nil"/>
          <w:bottom w:val="nil"/>
          <w:right w:val="nil"/>
          <w:between w:val="nil"/>
        </w:pBdr>
        <w:spacing w:after="180"/>
        <w:rPr>
          <w:rFonts w:ascii="Arial" w:hAnsi="Arial" w:cs="Arial"/>
          <w:color w:val="000000"/>
          <w:sz w:val="22"/>
          <w:szCs w:val="22"/>
        </w:rPr>
      </w:pPr>
      <w:r>
        <w:rPr>
          <w:rFonts w:ascii="Arial" w:hAnsi="Arial" w:cs="Arial"/>
          <w:noProof/>
          <w:sz w:val="22"/>
          <w:szCs w:val="22"/>
        </w:rPr>
        <mc:AlternateContent>
          <mc:Choice Requires="wps">
            <w:drawing>
              <wp:anchor distT="0" distB="182880" distL="114300" distR="114300" simplePos="0" relativeHeight="251699200" behindDoc="0" locked="0" layoutInCell="1" allowOverlap="1" wp14:anchorId="67AC9477" wp14:editId="62C8954F">
                <wp:simplePos x="0" y="0"/>
                <wp:positionH relativeFrom="column">
                  <wp:posOffset>0</wp:posOffset>
                </wp:positionH>
                <wp:positionV relativeFrom="paragraph">
                  <wp:posOffset>285115</wp:posOffset>
                </wp:positionV>
                <wp:extent cx="6144260" cy="1308735"/>
                <wp:effectExtent l="12700" t="12700" r="15240" b="15240"/>
                <wp:wrapSquare wrapText="bothSides"/>
                <wp:docPr id="27" name="Text Box 27"/>
                <wp:cNvGraphicFramePr/>
                <a:graphic xmlns:a="http://schemas.openxmlformats.org/drawingml/2006/main">
                  <a:graphicData uri="http://schemas.microsoft.com/office/word/2010/wordprocessingShape">
                    <wps:wsp>
                      <wps:cNvSpPr txBox="1"/>
                      <wps:spPr>
                        <a:xfrm>
                          <a:off x="0" y="0"/>
                          <a:ext cx="6144260" cy="1308735"/>
                        </a:xfrm>
                        <a:prstGeom prst="rect">
                          <a:avLst/>
                        </a:prstGeom>
                        <a:solidFill>
                          <a:schemeClr val="accent1">
                            <a:lumMod val="20000"/>
                            <a:lumOff val="80000"/>
                          </a:schemeClr>
                        </a:solidFill>
                        <a:ln w="25400">
                          <a:solidFill>
                            <a:schemeClr val="accent1">
                              <a:lumMod val="75000"/>
                            </a:schemeClr>
                          </a:solidFill>
                        </a:ln>
                      </wps:spPr>
                      <wps:txbx>
                        <w:txbxContent>
                          <w:p w14:paraId="48193765" w14:textId="42FBC02F" w:rsidR="00743449" w:rsidRPr="001B64AF" w:rsidRDefault="00743449" w:rsidP="001B64AF">
                            <w:pPr>
                              <w:pBdr>
                                <w:top w:val="nil"/>
                                <w:left w:val="nil"/>
                                <w:bottom w:val="nil"/>
                                <w:right w:val="nil"/>
                                <w:between w:val="nil"/>
                              </w:pBdr>
                              <w:spacing w:after="180"/>
                              <w:rPr>
                                <w:rFonts w:ascii="Arial" w:hAnsi="Arial" w:cs="Arial"/>
                                <w:b/>
                                <w:bCs/>
                                <w:color w:val="000000"/>
                                <w:sz w:val="22"/>
                                <w:szCs w:val="22"/>
                              </w:rPr>
                            </w:pPr>
                            <w:r w:rsidRPr="00E87E44">
                              <w:rPr>
                                <w:rFonts w:ascii="Arial" w:hAnsi="Arial" w:cs="Arial"/>
                                <w:b/>
                                <w:bCs/>
                                <w:i/>
                                <w:iCs/>
                                <w:color w:val="000000"/>
                                <w:sz w:val="22"/>
                                <w:szCs w:val="22"/>
                              </w:rPr>
                              <w:t>Practical tip:</w:t>
                            </w:r>
                            <w:r w:rsidRPr="00E87E44">
                              <w:rPr>
                                <w:rFonts w:ascii="Arial" w:hAnsi="Arial" w:cs="Arial"/>
                                <w:b/>
                                <w:bCs/>
                                <w:color w:val="000000"/>
                                <w:sz w:val="22"/>
                                <w:szCs w:val="22"/>
                              </w:rPr>
                              <w:t xml:space="preserve"> </w:t>
                            </w:r>
                            <w:r w:rsidRPr="001B64AF">
                              <w:rPr>
                                <w:rFonts w:ascii="Arial" w:hAnsi="Arial" w:cs="Arial"/>
                                <w:color w:val="000000"/>
                                <w:sz w:val="22"/>
                                <w:szCs w:val="22"/>
                              </w:rPr>
                              <w:t xml:space="preserve">A plan regarding technical approaches (Chapter 3) is important before realistic costs estimates can be conducted. EHR-based approaches are not necessarily the most effective (due to many PLWH not being linked to patient portals), efficient, modifiable, or practical. However, this is a quickly moving area and will need to be assessed on a site-by-site basis (Chapter 3). </w:t>
                            </w:r>
                            <w:r w:rsidRPr="001B64AF">
                              <w:rPr>
                                <w:rFonts w:ascii="Arial" w:hAnsi="Arial" w:cs="Arial"/>
                                <w:color w:val="7F7F7F" w:themeColor="text1" w:themeTint="80"/>
                                <w:sz w:val="22"/>
                                <w:szCs w:val="22"/>
                              </w:rPr>
                              <w:t>[Add Link to Chapter 3 here]</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AC9477" id="_x0000_t202" coordsize="21600,21600" o:spt="202" path="m,l,21600r21600,l21600,xe">
                <v:stroke joinstyle="miter"/>
                <v:path gradientshapeok="t" o:connecttype="rect"/>
              </v:shapetype>
              <v:shape id="Text Box 27" o:spid="_x0000_s1026" type="#_x0000_t202" style="position:absolute;margin-left:0;margin-top:22.45pt;width:483.8pt;height:136pt;z-index:251699200;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" fillcolor="#d9e2f3 [660]" strokecolor="#2f5496 [2404]" strokeweight="2pt">
                <v:textbox style="mso-fit-shape-to-text:t" inset="14.4pt,14.4pt,14.4pt,14.4pt">
                  <w:txbxContent>
                    <w:p w14:paraId="48193765" w14:textId="42FBC02F" w:rsidR="00743449" w:rsidRPr="001B64AF" w:rsidRDefault="00743449" w:rsidP="001B64AF">
                      <w:pPr>
                        <w:pBdr>
                          <w:top w:val="nil"/>
                          <w:left w:val="nil"/>
                          <w:bottom w:val="nil"/>
                          <w:right w:val="nil"/>
                          <w:between w:val="nil"/>
                        </w:pBdr>
                        <w:spacing w:after="180"/>
                        <w:rPr>
                          <w:rFonts w:ascii="Arial" w:hAnsi="Arial" w:cs="Arial"/>
                          <w:b/>
                          <w:bCs/>
                          <w:color w:val="000000"/>
                          <w:sz w:val="22"/>
                          <w:szCs w:val="22"/>
                        </w:rPr>
                      </w:pPr>
                      <w:r w:rsidRPr="00E87E44">
                        <w:rPr>
                          <w:rFonts w:ascii="Arial" w:hAnsi="Arial" w:cs="Arial"/>
                          <w:b/>
                          <w:bCs/>
                          <w:i/>
                          <w:iCs/>
                          <w:color w:val="000000"/>
                          <w:sz w:val="22"/>
                          <w:szCs w:val="22"/>
                        </w:rPr>
                        <w:t>Practical tip:</w:t>
                      </w:r>
                      <w:r w:rsidRPr="00E87E44">
                        <w:rPr>
                          <w:rFonts w:ascii="Arial" w:hAnsi="Arial" w:cs="Arial"/>
                          <w:b/>
                          <w:bCs/>
                          <w:color w:val="000000"/>
                          <w:sz w:val="22"/>
                          <w:szCs w:val="22"/>
                        </w:rPr>
                        <w:t xml:space="preserve"> </w:t>
                      </w:r>
                      <w:r w:rsidRPr="001B64AF">
                        <w:rPr>
                          <w:rFonts w:ascii="Arial" w:hAnsi="Arial" w:cs="Arial"/>
                          <w:color w:val="000000"/>
                          <w:sz w:val="22"/>
                          <w:szCs w:val="22"/>
                        </w:rPr>
                        <w:t xml:space="preserve">A plan regarding technical approaches (Chapter 3) is important before realistic costs estimates can be conducted. EHR-based approaches are not necessarily the most effective (due to many PLWH not being linked to patient portals), efficient, modifiable, or practical. However, this is a quickly moving area and will need to be assessed on a site-by-site basis (Chapter 3). </w:t>
                      </w:r>
                      <w:r w:rsidRPr="001B64AF">
                        <w:rPr>
                          <w:rFonts w:ascii="Arial" w:hAnsi="Arial" w:cs="Arial"/>
                          <w:color w:val="7F7F7F" w:themeColor="text1" w:themeTint="80"/>
                          <w:sz w:val="22"/>
                          <w:szCs w:val="22"/>
                        </w:rPr>
                        <w:t>[Add Link to Chapter 3 here]</w:t>
                      </w:r>
                    </w:p>
                  </w:txbxContent>
                </v:textbox>
                <w10:wrap type="square"/>
              </v:shape>
            </w:pict>
          </mc:Fallback>
        </mc:AlternateContent>
      </w:r>
    </w:p>
    <w:p w14:paraId="3D240532" w14:textId="358E3CAB" w:rsidR="00477C5E" w:rsidRPr="006371EA" w:rsidRDefault="00477C5E" w:rsidP="00576083">
      <w:pPr>
        <w:pStyle w:val="Style1"/>
      </w:pPr>
      <w:r w:rsidRPr="006371EA">
        <w:t xml:space="preserve">Creating a </w:t>
      </w:r>
      <w:r w:rsidR="00870BFA" w:rsidRPr="006371EA">
        <w:t>b</w:t>
      </w:r>
      <w:r w:rsidRPr="006371EA">
        <w:t xml:space="preserve">usiness </w:t>
      </w:r>
      <w:r w:rsidR="00870BFA" w:rsidRPr="006371EA">
        <w:t>c</w:t>
      </w:r>
      <w:r w:rsidRPr="006371EA">
        <w:t>ase for PRO implementation</w:t>
      </w:r>
      <w:bookmarkEnd w:id="30"/>
      <w:bookmarkEnd w:id="31"/>
    </w:p>
    <w:p w14:paraId="16E8A4C3" w14:textId="3FEB47D4" w:rsidR="00477C5E" w:rsidRDefault="00477C5E" w:rsidP="00576083">
      <w:pPr>
        <w:pBdr>
          <w:top w:val="nil"/>
          <w:left w:val="nil"/>
          <w:bottom w:val="nil"/>
          <w:right w:val="nil"/>
          <w:between w:val="nil"/>
        </w:pBdr>
        <w:spacing w:before="60" w:after="180"/>
        <w:rPr>
          <w:rFonts w:ascii="Arial" w:eastAsia="Calibri" w:hAnsi="Arial" w:cs="Arial"/>
          <w:color w:val="000000"/>
          <w:sz w:val="22"/>
          <w:szCs w:val="22"/>
        </w:rPr>
      </w:pPr>
      <w:bookmarkStart w:id="32" w:name="_heading=h.41mghml" w:colFirst="0" w:colLast="0"/>
      <w:bookmarkEnd w:id="32"/>
      <w:r w:rsidRPr="0087588B">
        <w:rPr>
          <w:rFonts w:ascii="Arial" w:eastAsia="Calibri" w:hAnsi="Arial" w:cs="Arial"/>
          <w:color w:val="000000"/>
          <w:sz w:val="22"/>
          <w:szCs w:val="22"/>
        </w:rPr>
        <w:t>Your organization may require th</w:t>
      </w:r>
      <w:r w:rsidR="00192063" w:rsidRPr="0087588B">
        <w:rPr>
          <w:rFonts w:ascii="Arial" w:eastAsia="Calibri" w:hAnsi="Arial" w:cs="Arial"/>
          <w:color w:val="000000"/>
          <w:sz w:val="22"/>
          <w:szCs w:val="22"/>
        </w:rPr>
        <w:t>e</w:t>
      </w:r>
      <w:r w:rsidRPr="0087588B">
        <w:rPr>
          <w:rFonts w:ascii="Arial" w:eastAsia="Calibri" w:hAnsi="Arial" w:cs="Arial"/>
          <w:color w:val="000000"/>
          <w:sz w:val="22"/>
          <w:szCs w:val="22"/>
        </w:rPr>
        <w:t xml:space="preserve"> development of a formal business case for PRO implementation in order to assist in identifying short and long-term goals and associated budget requirements. Needs, solutions, approaches, risk assessments, and value analyses </w:t>
      </w:r>
      <w:r w:rsidR="000D63F3" w:rsidRPr="0087588B">
        <w:rPr>
          <w:rFonts w:ascii="Arial" w:eastAsia="Calibri" w:hAnsi="Arial" w:cs="Arial"/>
          <w:color w:val="000000"/>
          <w:sz w:val="22"/>
          <w:szCs w:val="22"/>
        </w:rPr>
        <w:t>may</w:t>
      </w:r>
      <w:r w:rsidRPr="0087588B">
        <w:rPr>
          <w:rFonts w:ascii="Arial" w:eastAsia="Calibri" w:hAnsi="Arial" w:cs="Arial"/>
          <w:color w:val="000000"/>
          <w:sz w:val="22"/>
          <w:szCs w:val="22"/>
        </w:rPr>
        <w:t xml:space="preserve"> </w:t>
      </w:r>
      <w:r w:rsidR="000D63F3" w:rsidRPr="0087588B">
        <w:rPr>
          <w:rFonts w:ascii="Arial" w:eastAsia="Calibri" w:hAnsi="Arial" w:cs="Arial"/>
          <w:color w:val="000000"/>
          <w:sz w:val="22"/>
          <w:szCs w:val="22"/>
        </w:rPr>
        <w:t>be included in a</w:t>
      </w:r>
      <w:r w:rsidRPr="0087588B">
        <w:rPr>
          <w:rFonts w:ascii="Arial" w:eastAsia="Calibri" w:hAnsi="Arial" w:cs="Arial"/>
          <w:color w:val="000000"/>
          <w:sz w:val="22"/>
          <w:szCs w:val="22"/>
        </w:rPr>
        <w:t xml:space="preserve"> business case</w:t>
      </w:r>
      <w:r w:rsidR="000D63F3" w:rsidRPr="0087588B">
        <w:rPr>
          <w:rFonts w:ascii="Arial" w:eastAsia="Calibri" w:hAnsi="Arial" w:cs="Arial"/>
          <w:color w:val="000000"/>
          <w:sz w:val="22"/>
          <w:szCs w:val="22"/>
        </w:rPr>
        <w:t xml:space="preserve">. </w:t>
      </w:r>
      <w:r w:rsidRPr="0087588B">
        <w:rPr>
          <w:rFonts w:ascii="Arial" w:eastAsia="Calibri" w:hAnsi="Arial" w:cs="Arial"/>
          <w:color w:val="000000"/>
          <w:sz w:val="22"/>
          <w:szCs w:val="22"/>
        </w:rPr>
        <w:t xml:space="preserve">Table </w:t>
      </w:r>
      <w:r w:rsidR="00FD48C1">
        <w:rPr>
          <w:rFonts w:ascii="Arial" w:eastAsia="Calibri" w:hAnsi="Arial" w:cs="Arial"/>
          <w:color w:val="000000"/>
          <w:sz w:val="22"/>
          <w:szCs w:val="22"/>
        </w:rPr>
        <w:t>3</w:t>
      </w:r>
      <w:r w:rsidR="000D63F3" w:rsidRPr="0087588B">
        <w:rPr>
          <w:rFonts w:ascii="Arial" w:eastAsia="Calibri" w:hAnsi="Arial" w:cs="Arial"/>
          <w:color w:val="000000"/>
          <w:sz w:val="22"/>
          <w:szCs w:val="22"/>
        </w:rPr>
        <w:t xml:space="preserve"> shows an example of this format.</w:t>
      </w:r>
    </w:p>
    <w:tbl>
      <w:tblPr>
        <w:tblStyle w:val="TableGrid"/>
        <w:tblW w:w="0" w:type="auto"/>
        <w:tblBorders>
          <w:insideH w:val="single" w:sz="8" w:space="0" w:color="2F5496" w:themeColor="accent1" w:themeShade="BF"/>
          <w:insideV w:val="single" w:sz="8" w:space="0" w:color="2F5496" w:themeColor="accent1" w:themeShade="BF"/>
        </w:tblBorders>
        <w:tblLayout w:type="fixed"/>
        <w:tblCellMar>
          <w:top w:w="14" w:type="dxa"/>
          <w:left w:w="43" w:type="dxa"/>
          <w:bottom w:w="14" w:type="dxa"/>
          <w:right w:w="43" w:type="dxa"/>
        </w:tblCellMar>
        <w:tblLook w:val="04A0" w:firstRow="1" w:lastRow="0" w:firstColumn="1" w:lastColumn="0" w:noHBand="0" w:noVBand="1"/>
      </w:tblPr>
      <w:tblGrid>
        <w:gridCol w:w="1957"/>
        <w:gridCol w:w="7357"/>
      </w:tblGrid>
      <w:tr w:rsidR="0019734C" w:rsidRPr="00005EEF" w14:paraId="0FE318BF" w14:textId="77777777" w:rsidTr="00F44BC1">
        <w:tc>
          <w:tcPr>
            <w:tcW w:w="9314" w:type="dxa"/>
            <w:gridSpan w:val="2"/>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2F5496" w:themeFill="accent1" w:themeFillShade="BF"/>
          </w:tcPr>
          <w:p w14:paraId="64E7137A" w14:textId="77777777" w:rsidR="0019734C" w:rsidRPr="00005EEF" w:rsidRDefault="0019734C" w:rsidP="00F44BC1">
            <w:pPr>
              <w:rPr>
                <w:rFonts w:ascii="Arial" w:eastAsia="Calibri" w:hAnsi="Arial" w:cs="Arial"/>
                <w:b/>
                <w:bCs/>
                <w:color w:val="FFFFFF" w:themeColor="background1"/>
                <w:sz w:val="18"/>
                <w:szCs w:val="18"/>
              </w:rPr>
            </w:pPr>
            <w:r w:rsidRPr="00005EEF">
              <w:rPr>
                <w:rFonts w:ascii="Arial" w:eastAsia="Calibri" w:hAnsi="Arial" w:cs="Arial"/>
                <w:b/>
                <w:bCs/>
                <w:i/>
                <w:iCs/>
                <w:color w:val="FFFFFF" w:themeColor="background1"/>
                <w:sz w:val="18"/>
                <w:szCs w:val="18"/>
              </w:rPr>
              <w:t xml:space="preserve">Table </w:t>
            </w:r>
            <w:r>
              <w:rPr>
                <w:rFonts w:ascii="Arial" w:eastAsia="Calibri" w:hAnsi="Arial" w:cs="Arial"/>
                <w:b/>
                <w:bCs/>
                <w:i/>
                <w:iCs/>
                <w:color w:val="FFFFFF" w:themeColor="background1"/>
                <w:sz w:val="18"/>
                <w:szCs w:val="18"/>
              </w:rPr>
              <w:t>3</w:t>
            </w:r>
            <w:r w:rsidRPr="00005EEF">
              <w:rPr>
                <w:rFonts w:ascii="Arial" w:eastAsia="Calibri" w:hAnsi="Arial" w:cs="Arial"/>
                <w:b/>
                <w:bCs/>
                <w:i/>
                <w:iCs/>
                <w:color w:val="FFFFFF" w:themeColor="background1"/>
                <w:sz w:val="18"/>
                <w:szCs w:val="18"/>
              </w:rPr>
              <w:t>.</w:t>
            </w:r>
            <w:r w:rsidRPr="00005EEF">
              <w:rPr>
                <w:rFonts w:ascii="Arial" w:eastAsia="Calibri" w:hAnsi="Arial" w:cs="Arial"/>
                <w:b/>
                <w:bCs/>
                <w:color w:val="FFFFFF" w:themeColor="background1"/>
                <w:sz w:val="18"/>
                <w:szCs w:val="18"/>
              </w:rPr>
              <w:t xml:space="preserve"> Example PRO business case format</w:t>
            </w:r>
          </w:p>
        </w:tc>
      </w:tr>
      <w:tr w:rsidR="0019734C" w:rsidRPr="00005EEF" w14:paraId="2B909B94" w14:textId="77777777" w:rsidTr="00F44BC1">
        <w:tc>
          <w:tcPr>
            <w:tcW w:w="1957" w:type="dxa"/>
            <w:tcBorders>
              <w:top w:val="single" w:sz="18" w:space="0" w:color="2F5496" w:themeColor="accent1" w:themeShade="BF"/>
              <w:left w:val="single" w:sz="18" w:space="0" w:color="2F5496" w:themeColor="accent1" w:themeShade="BF"/>
              <w:bottom w:val="single" w:sz="18" w:space="0" w:color="2F5496" w:themeColor="accent1" w:themeShade="BF"/>
            </w:tcBorders>
            <w:shd w:val="clear" w:color="auto" w:fill="8EAADB" w:themeFill="accent1" w:themeFillTint="99"/>
          </w:tcPr>
          <w:p w14:paraId="163920AB" w14:textId="77777777" w:rsidR="0019734C" w:rsidRPr="00005EEF" w:rsidRDefault="0019734C" w:rsidP="00F44BC1">
            <w:pPr>
              <w:rPr>
                <w:rFonts w:ascii="Arial" w:eastAsia="Calibri" w:hAnsi="Arial" w:cs="Arial"/>
                <w:b/>
                <w:bCs/>
                <w:color w:val="000000"/>
                <w:sz w:val="18"/>
                <w:szCs w:val="18"/>
              </w:rPr>
            </w:pPr>
            <w:r>
              <w:rPr>
                <w:rFonts w:ascii="Arial" w:eastAsia="Calibri" w:hAnsi="Arial" w:cs="Arial"/>
                <w:b/>
                <w:bCs/>
                <w:color w:val="000000"/>
                <w:sz w:val="18"/>
                <w:szCs w:val="18"/>
              </w:rPr>
              <w:t>Potential Sections</w:t>
            </w:r>
          </w:p>
        </w:tc>
        <w:tc>
          <w:tcPr>
            <w:tcW w:w="7357" w:type="dxa"/>
            <w:tcBorders>
              <w:top w:val="single" w:sz="18" w:space="0" w:color="2F5496" w:themeColor="accent1" w:themeShade="BF"/>
              <w:bottom w:val="single" w:sz="18" w:space="0" w:color="2F5496" w:themeColor="accent1" w:themeShade="BF"/>
              <w:right w:val="single" w:sz="18" w:space="0" w:color="2F5496" w:themeColor="accent1" w:themeShade="BF"/>
            </w:tcBorders>
            <w:shd w:val="clear" w:color="auto" w:fill="8EAADB" w:themeFill="accent1" w:themeFillTint="99"/>
          </w:tcPr>
          <w:p w14:paraId="28A70C53" w14:textId="77777777" w:rsidR="0019734C" w:rsidRPr="00005EEF" w:rsidRDefault="0019734C" w:rsidP="00F44BC1">
            <w:pPr>
              <w:rPr>
                <w:rFonts w:ascii="Arial" w:eastAsia="Calibri" w:hAnsi="Arial" w:cs="Arial"/>
                <w:b/>
                <w:bCs/>
                <w:color w:val="000000"/>
                <w:sz w:val="18"/>
                <w:szCs w:val="18"/>
              </w:rPr>
            </w:pPr>
            <w:r>
              <w:rPr>
                <w:rFonts w:ascii="Arial" w:eastAsia="Calibri" w:hAnsi="Arial" w:cs="Arial"/>
                <w:b/>
                <w:bCs/>
                <w:color w:val="000000"/>
                <w:sz w:val="18"/>
                <w:szCs w:val="18"/>
              </w:rPr>
              <w:t>Description</w:t>
            </w:r>
          </w:p>
        </w:tc>
      </w:tr>
      <w:tr w:rsidR="0019734C" w:rsidRPr="00005EEF" w14:paraId="1F995D61" w14:textId="77777777" w:rsidTr="00F44BC1">
        <w:tc>
          <w:tcPr>
            <w:tcW w:w="1957" w:type="dxa"/>
            <w:tcBorders>
              <w:top w:val="single" w:sz="18" w:space="0" w:color="2F5496" w:themeColor="accent1" w:themeShade="BF"/>
              <w:left w:val="single" w:sz="18" w:space="0" w:color="2F5496" w:themeColor="accent1" w:themeShade="BF"/>
            </w:tcBorders>
            <w:shd w:val="clear" w:color="auto" w:fill="E2EDFF"/>
          </w:tcPr>
          <w:p w14:paraId="65AD44EB"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Executive Summary</w:t>
            </w:r>
          </w:p>
        </w:tc>
        <w:tc>
          <w:tcPr>
            <w:tcW w:w="7357" w:type="dxa"/>
            <w:tcBorders>
              <w:top w:val="single" w:sz="18" w:space="0" w:color="2F5496" w:themeColor="accent1" w:themeShade="BF"/>
              <w:right w:val="single" w:sz="18" w:space="0" w:color="2F5496" w:themeColor="accent1" w:themeShade="BF"/>
            </w:tcBorders>
            <w:shd w:val="clear" w:color="auto" w:fill="E2EDFF"/>
          </w:tcPr>
          <w:p w14:paraId="4339E880"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This is a brief description of the overall plan including the goals, milestones and a summary of implementation</w:t>
            </w:r>
          </w:p>
        </w:tc>
      </w:tr>
      <w:tr w:rsidR="0019734C" w:rsidRPr="00005EEF" w14:paraId="68ECFF8C" w14:textId="77777777" w:rsidTr="00F44BC1">
        <w:tc>
          <w:tcPr>
            <w:tcW w:w="1957" w:type="dxa"/>
            <w:tcBorders>
              <w:left w:val="single" w:sz="18" w:space="0" w:color="2F5496" w:themeColor="accent1" w:themeShade="BF"/>
            </w:tcBorders>
            <w:shd w:val="clear" w:color="auto" w:fill="E2EDFF"/>
          </w:tcPr>
          <w:p w14:paraId="59A014C6"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The case for investing in PRO elicitation in routine HIV care</w:t>
            </w:r>
          </w:p>
        </w:tc>
        <w:tc>
          <w:tcPr>
            <w:tcW w:w="7357" w:type="dxa"/>
            <w:tcBorders>
              <w:right w:val="single" w:sz="18" w:space="0" w:color="2F5496" w:themeColor="accent1" w:themeShade="BF"/>
            </w:tcBorders>
            <w:shd w:val="clear" w:color="auto" w:fill="E2EDFF"/>
          </w:tcPr>
          <w:p w14:paraId="6D49D528" w14:textId="77777777" w:rsidR="0019734C"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This section should succinctly outline the case for investment in PRO adoption</w:t>
            </w:r>
            <w:r>
              <w:rPr>
                <w:rFonts w:ascii="Arial" w:eastAsia="Calibri" w:hAnsi="Arial" w:cs="Arial"/>
                <w:color w:val="000000"/>
                <w:sz w:val="18"/>
                <w:szCs w:val="18"/>
              </w:rPr>
              <w:t>.</w:t>
            </w:r>
          </w:p>
          <w:p w14:paraId="44834895" w14:textId="218B8537" w:rsidR="0019734C"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This can draw upon the complementary report to this T</w:t>
            </w:r>
            <w:r>
              <w:rPr>
                <w:rFonts w:ascii="Arial" w:eastAsia="Calibri" w:hAnsi="Arial" w:cs="Arial"/>
                <w:color w:val="000000"/>
                <w:sz w:val="18"/>
                <w:szCs w:val="18"/>
              </w:rPr>
              <w:t xml:space="preserve">oolkit, </w:t>
            </w:r>
            <w:r w:rsidRPr="0087588B">
              <w:rPr>
                <w:rFonts w:ascii="Arial" w:eastAsia="Calibri" w:hAnsi="Arial" w:cs="Arial"/>
                <w:color w:val="000000"/>
                <w:sz w:val="18"/>
                <w:szCs w:val="18"/>
              </w:rPr>
              <w:t xml:space="preserve">the Evidence Dossier </w:t>
            </w:r>
            <w:r w:rsidR="00FD48C1" w:rsidRPr="00FD48C1">
              <w:rPr>
                <w:rFonts w:ascii="Arial" w:hAnsi="Arial" w:cs="Arial"/>
                <w:color w:val="7F7F7F" w:themeColor="text1" w:themeTint="80"/>
                <w:sz w:val="18"/>
                <w:szCs w:val="18"/>
              </w:rPr>
              <w:t>[Add Link here]</w:t>
            </w:r>
            <w:r w:rsidR="00FD48C1">
              <w:rPr>
                <w:rFonts w:ascii="Arial" w:hAnsi="Arial" w:cs="Arial"/>
                <w:color w:val="7F7F7F" w:themeColor="text1" w:themeTint="80"/>
                <w:sz w:val="18"/>
                <w:szCs w:val="18"/>
              </w:rPr>
              <w:t xml:space="preserve">, </w:t>
            </w:r>
            <w:r w:rsidRPr="0087588B">
              <w:rPr>
                <w:rFonts w:ascii="Arial" w:eastAsia="Calibri" w:hAnsi="Arial" w:cs="Arial"/>
                <w:color w:val="000000"/>
                <w:sz w:val="18"/>
                <w:szCs w:val="18"/>
              </w:rPr>
              <w:t>which outlines the value of clinically relevant PROs use; this evidence is drawn from published literature across multiple therapy areas, including HIV, and highlights how PROs can enhance care including increasing the detection of relevant diagnoses and risk behaviors, facilitate improved patient-provider communication and can be integrated within workflows without adverse effects</w:t>
            </w:r>
            <w:r>
              <w:rPr>
                <w:rFonts w:ascii="Arial" w:eastAsia="Calibri" w:hAnsi="Arial" w:cs="Arial"/>
                <w:color w:val="000000"/>
                <w:sz w:val="18"/>
                <w:szCs w:val="18"/>
              </w:rPr>
              <w:t>.</w:t>
            </w:r>
          </w:p>
          <w:p w14:paraId="7B844914" w14:textId="77777777" w:rsidR="0019734C"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This can contrast current service provision against an enhanced service with PROs and how this will benefit</w:t>
            </w:r>
            <w:r>
              <w:rPr>
                <w:rFonts w:ascii="Arial" w:eastAsia="Calibri" w:hAnsi="Arial" w:cs="Arial"/>
                <w:color w:val="000000"/>
                <w:sz w:val="18"/>
                <w:szCs w:val="18"/>
              </w:rPr>
              <w:t>.</w:t>
            </w:r>
          </w:p>
          <w:p w14:paraId="1CF47303"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The overview may also describe key elements such as the likely patient numbers and impact of the service</w:t>
            </w:r>
            <w:r>
              <w:rPr>
                <w:rFonts w:ascii="Arial" w:eastAsia="Calibri" w:hAnsi="Arial" w:cs="Arial"/>
                <w:color w:val="000000"/>
                <w:sz w:val="18"/>
                <w:szCs w:val="18"/>
              </w:rPr>
              <w:t>.</w:t>
            </w:r>
          </w:p>
        </w:tc>
      </w:tr>
      <w:tr w:rsidR="0019734C" w:rsidRPr="00005EEF" w14:paraId="2E755819" w14:textId="77777777" w:rsidTr="00F44BC1">
        <w:tc>
          <w:tcPr>
            <w:tcW w:w="1957" w:type="dxa"/>
            <w:tcBorders>
              <w:left w:val="single" w:sz="18" w:space="0" w:color="2F5496" w:themeColor="accent1" w:themeShade="BF"/>
            </w:tcBorders>
            <w:shd w:val="clear" w:color="auto" w:fill="E2EDFF"/>
          </w:tcPr>
          <w:p w14:paraId="6714864F"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Statement of Goals and Objectives</w:t>
            </w:r>
          </w:p>
        </w:tc>
        <w:tc>
          <w:tcPr>
            <w:tcW w:w="7357" w:type="dxa"/>
            <w:tcBorders>
              <w:right w:val="single" w:sz="18" w:space="0" w:color="2F5496" w:themeColor="accent1" w:themeShade="BF"/>
            </w:tcBorders>
            <w:shd w:val="clear" w:color="auto" w:fill="E2EDFF"/>
          </w:tcPr>
          <w:p w14:paraId="1971667C"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This section articulates what is to be accomplished both short</w:t>
            </w:r>
            <w:r>
              <w:rPr>
                <w:rFonts w:ascii="Arial" w:eastAsia="Calibri" w:hAnsi="Arial" w:cs="Arial"/>
                <w:color w:val="000000"/>
                <w:sz w:val="18"/>
                <w:szCs w:val="18"/>
              </w:rPr>
              <w:t>-</w:t>
            </w:r>
            <w:r w:rsidRPr="0087588B">
              <w:rPr>
                <w:rFonts w:ascii="Arial" w:eastAsia="Calibri" w:hAnsi="Arial" w:cs="Arial"/>
                <w:color w:val="000000"/>
                <w:sz w:val="18"/>
                <w:szCs w:val="18"/>
              </w:rPr>
              <w:t xml:space="preserve"> and long-term so the scope of the service is clear</w:t>
            </w:r>
          </w:p>
        </w:tc>
      </w:tr>
      <w:tr w:rsidR="0019734C" w:rsidRPr="00005EEF" w14:paraId="6F5F3A4A" w14:textId="77777777" w:rsidTr="00F44BC1">
        <w:tc>
          <w:tcPr>
            <w:tcW w:w="1957" w:type="dxa"/>
            <w:tcBorders>
              <w:left w:val="single" w:sz="18" w:space="0" w:color="2F5496" w:themeColor="accent1" w:themeShade="BF"/>
            </w:tcBorders>
            <w:shd w:val="clear" w:color="auto" w:fill="E2EDFF"/>
          </w:tcPr>
          <w:p w14:paraId="66C181A2"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Service overview</w:t>
            </w:r>
          </w:p>
        </w:tc>
        <w:tc>
          <w:tcPr>
            <w:tcW w:w="7357" w:type="dxa"/>
            <w:tcBorders>
              <w:right w:val="single" w:sz="18" w:space="0" w:color="2F5496" w:themeColor="accent1" w:themeShade="BF"/>
            </w:tcBorders>
            <w:shd w:val="clear" w:color="auto" w:fill="E2EDFF"/>
          </w:tcPr>
          <w:p w14:paraId="289719CA" w14:textId="77777777" w:rsidR="0019734C"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The proposed new service can be described in more detail, including</w:t>
            </w:r>
            <w:r>
              <w:rPr>
                <w:rFonts w:ascii="Arial" w:eastAsia="Calibri" w:hAnsi="Arial" w:cs="Arial"/>
                <w:color w:val="000000"/>
                <w:sz w:val="18"/>
                <w:szCs w:val="18"/>
              </w:rPr>
              <w:t>:</w:t>
            </w:r>
          </w:p>
          <w:p w14:paraId="47C5307A"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87588B">
              <w:rPr>
                <w:rFonts w:ascii="Arial" w:eastAsia="Calibri" w:hAnsi="Arial" w:cs="Arial"/>
                <w:color w:val="000000"/>
                <w:sz w:val="18"/>
                <w:szCs w:val="18"/>
              </w:rPr>
              <w:t>How PROs will be</w:t>
            </w:r>
            <w:r>
              <w:rPr>
                <w:rFonts w:ascii="Arial" w:eastAsia="Calibri" w:hAnsi="Arial" w:cs="Arial"/>
                <w:color w:val="000000"/>
                <w:sz w:val="18"/>
                <w:szCs w:val="18"/>
              </w:rPr>
              <w:t xml:space="preserve"> gathered</w:t>
            </w:r>
          </w:p>
          <w:p w14:paraId="72E186D8"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87588B">
              <w:rPr>
                <w:rFonts w:ascii="Arial" w:eastAsia="Calibri" w:hAnsi="Arial" w:cs="Arial"/>
                <w:color w:val="000000"/>
                <w:sz w:val="18"/>
                <w:szCs w:val="18"/>
              </w:rPr>
              <w:t>How the PRO process will integrate into the current workflow (mapping the patient and information journey</w:t>
            </w:r>
            <w:r>
              <w:rPr>
                <w:rFonts w:ascii="Arial" w:eastAsia="Calibri" w:hAnsi="Arial" w:cs="Arial"/>
                <w:color w:val="000000"/>
                <w:sz w:val="18"/>
                <w:szCs w:val="18"/>
              </w:rPr>
              <w:t>)</w:t>
            </w:r>
          </w:p>
          <w:p w14:paraId="50FEF418"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87588B">
              <w:rPr>
                <w:rFonts w:ascii="Arial" w:eastAsia="Calibri" w:hAnsi="Arial" w:cs="Arial"/>
                <w:color w:val="000000"/>
                <w:sz w:val="18"/>
                <w:szCs w:val="18"/>
              </w:rPr>
              <w:t>Which patients will be</w:t>
            </w:r>
            <w:r>
              <w:rPr>
                <w:rFonts w:ascii="Arial" w:eastAsia="Calibri" w:hAnsi="Arial" w:cs="Arial"/>
                <w:color w:val="000000"/>
                <w:sz w:val="18"/>
                <w:szCs w:val="18"/>
              </w:rPr>
              <w:t xml:space="preserve"> eligible</w:t>
            </w:r>
          </w:p>
          <w:p w14:paraId="5FE71EA6"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87588B">
              <w:rPr>
                <w:rFonts w:ascii="Arial" w:eastAsia="Calibri" w:hAnsi="Arial" w:cs="Arial"/>
                <w:color w:val="000000"/>
                <w:sz w:val="18"/>
                <w:szCs w:val="18"/>
              </w:rPr>
              <w:t>How roles within the service will adapt or evolve</w:t>
            </w:r>
          </w:p>
          <w:p w14:paraId="408FAFA7"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87588B">
              <w:rPr>
                <w:rFonts w:ascii="Arial" w:eastAsia="Calibri" w:hAnsi="Arial" w:cs="Arial"/>
                <w:color w:val="000000"/>
                <w:sz w:val="18"/>
                <w:szCs w:val="18"/>
              </w:rPr>
              <w:t>Any new resources required, including personnel, facilities, program support requirements (e.g. IT) and hardware/software</w:t>
            </w:r>
          </w:p>
          <w:p w14:paraId="63528257" w14:textId="77777777" w:rsidR="0019734C" w:rsidRPr="00005EEF" w:rsidRDefault="0019734C" w:rsidP="00F44BC1">
            <w:pPr>
              <w:pStyle w:val="ListParagraph"/>
              <w:numPr>
                <w:ilvl w:val="0"/>
                <w:numId w:val="8"/>
              </w:numPr>
              <w:ind w:left="310" w:hanging="270"/>
              <w:rPr>
                <w:rFonts w:ascii="Arial" w:eastAsia="Calibri" w:hAnsi="Arial" w:cs="Arial"/>
                <w:color w:val="000000"/>
                <w:sz w:val="18"/>
                <w:szCs w:val="18"/>
              </w:rPr>
            </w:pPr>
            <w:r w:rsidRPr="0087588B">
              <w:rPr>
                <w:rFonts w:ascii="Arial" w:eastAsia="Calibri" w:hAnsi="Arial" w:cs="Arial"/>
                <w:color w:val="000000"/>
                <w:sz w:val="18"/>
                <w:szCs w:val="18"/>
              </w:rPr>
              <w:t>What PRO domains (health topics) will be</w:t>
            </w:r>
            <w:r>
              <w:rPr>
                <w:rFonts w:ascii="Arial" w:eastAsia="Calibri" w:hAnsi="Arial" w:cs="Arial"/>
                <w:color w:val="000000"/>
                <w:sz w:val="18"/>
                <w:szCs w:val="18"/>
              </w:rPr>
              <w:t xml:space="preserve"> used</w:t>
            </w:r>
          </w:p>
        </w:tc>
      </w:tr>
      <w:tr w:rsidR="0019734C" w:rsidRPr="00005EEF" w14:paraId="64C75CC3" w14:textId="77777777" w:rsidTr="00F44BC1">
        <w:tc>
          <w:tcPr>
            <w:tcW w:w="1957" w:type="dxa"/>
            <w:tcBorders>
              <w:left w:val="single" w:sz="18" w:space="0" w:color="2F5496" w:themeColor="accent1" w:themeShade="BF"/>
            </w:tcBorders>
            <w:shd w:val="clear" w:color="auto" w:fill="E2EDFF"/>
          </w:tcPr>
          <w:p w14:paraId="334C1E4C"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Project team</w:t>
            </w:r>
          </w:p>
        </w:tc>
        <w:tc>
          <w:tcPr>
            <w:tcW w:w="7357" w:type="dxa"/>
            <w:tcBorders>
              <w:right w:val="single" w:sz="18" w:space="0" w:color="2F5496" w:themeColor="accent1" w:themeShade="BF"/>
            </w:tcBorders>
            <w:shd w:val="clear" w:color="auto" w:fill="E2EDFF"/>
          </w:tcPr>
          <w:p w14:paraId="0A33155E"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It is important to outline who is leading the project, and any proposed roles for existing or new personnel required to ensure adoption. This will include any champion role. Formation of a reference or steering group or updating of a community action board could be considered to support prioritization and for continued momentum in project progression</w:t>
            </w:r>
            <w:r>
              <w:rPr>
                <w:rFonts w:ascii="Arial" w:eastAsia="Calibri" w:hAnsi="Arial" w:cs="Arial"/>
                <w:color w:val="000000"/>
                <w:sz w:val="18"/>
                <w:szCs w:val="18"/>
              </w:rPr>
              <w:t>.</w:t>
            </w:r>
          </w:p>
        </w:tc>
      </w:tr>
      <w:tr w:rsidR="0019734C" w:rsidRPr="00005EEF" w14:paraId="19195B37" w14:textId="77777777" w:rsidTr="00F44BC1">
        <w:tc>
          <w:tcPr>
            <w:tcW w:w="1957" w:type="dxa"/>
            <w:tcBorders>
              <w:left w:val="single" w:sz="18" w:space="0" w:color="2F5496" w:themeColor="accent1" w:themeShade="BF"/>
            </w:tcBorders>
            <w:shd w:val="clear" w:color="auto" w:fill="E2EDFF"/>
          </w:tcPr>
          <w:p w14:paraId="4F3E85B9"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Milestones and deliverables for implementation</w:t>
            </w:r>
          </w:p>
        </w:tc>
        <w:tc>
          <w:tcPr>
            <w:tcW w:w="7357" w:type="dxa"/>
            <w:tcBorders>
              <w:right w:val="single" w:sz="18" w:space="0" w:color="2F5496" w:themeColor="accent1" w:themeShade="BF"/>
            </w:tcBorders>
            <w:shd w:val="clear" w:color="auto" w:fill="E2EDFF"/>
          </w:tcPr>
          <w:p w14:paraId="2C9CDEBA"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Conveying confidence in how the project will be managed and monitored will be important to secure buy in</w:t>
            </w:r>
          </w:p>
        </w:tc>
      </w:tr>
      <w:tr w:rsidR="0019734C" w:rsidRPr="00005EEF" w14:paraId="7D0F955E" w14:textId="77777777" w:rsidTr="00F44BC1">
        <w:tc>
          <w:tcPr>
            <w:tcW w:w="1957" w:type="dxa"/>
            <w:tcBorders>
              <w:left w:val="single" w:sz="18" w:space="0" w:color="2F5496" w:themeColor="accent1" w:themeShade="BF"/>
            </w:tcBorders>
            <w:shd w:val="clear" w:color="auto" w:fill="E2EDFF"/>
          </w:tcPr>
          <w:p w14:paraId="7CCD180E"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lastRenderedPageBreak/>
              <w:t>Financial Analysis</w:t>
            </w:r>
          </w:p>
        </w:tc>
        <w:tc>
          <w:tcPr>
            <w:tcW w:w="7357" w:type="dxa"/>
            <w:tcBorders>
              <w:right w:val="single" w:sz="18" w:space="0" w:color="2F5496" w:themeColor="accent1" w:themeShade="BF"/>
            </w:tcBorders>
            <w:shd w:val="clear" w:color="auto" w:fill="E2EDFF"/>
          </w:tcPr>
          <w:p w14:paraId="6320D170"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There should be a clear and carefully estimated cost of what investment is required. This should include start-up and recurring costs</w:t>
            </w:r>
          </w:p>
        </w:tc>
      </w:tr>
      <w:tr w:rsidR="0019734C" w:rsidRPr="00005EEF" w14:paraId="1121F10E" w14:textId="77777777" w:rsidTr="00F44BC1">
        <w:tc>
          <w:tcPr>
            <w:tcW w:w="1957" w:type="dxa"/>
            <w:tcBorders>
              <w:left w:val="single" w:sz="18" w:space="0" w:color="2F5496" w:themeColor="accent1" w:themeShade="BF"/>
            </w:tcBorders>
            <w:shd w:val="clear" w:color="auto" w:fill="E2EDFF"/>
          </w:tcPr>
          <w:p w14:paraId="59E235A0"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Risk Management Plan</w:t>
            </w:r>
          </w:p>
        </w:tc>
        <w:tc>
          <w:tcPr>
            <w:tcW w:w="7357" w:type="dxa"/>
            <w:tcBorders>
              <w:right w:val="single" w:sz="18" w:space="0" w:color="2F5496" w:themeColor="accent1" w:themeShade="BF"/>
            </w:tcBorders>
            <w:shd w:val="clear" w:color="auto" w:fill="E2EDFF"/>
          </w:tcPr>
          <w:p w14:paraId="56302C57"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This section details risks specific to the business plan.</w:t>
            </w:r>
            <w:r>
              <w:rPr>
                <w:rFonts w:ascii="Arial" w:eastAsia="Calibri" w:hAnsi="Arial" w:cs="Arial"/>
                <w:color w:val="000000"/>
                <w:sz w:val="18"/>
                <w:szCs w:val="18"/>
              </w:rPr>
              <w:t xml:space="preserve"> </w:t>
            </w:r>
            <w:r w:rsidRPr="0087588B">
              <w:rPr>
                <w:rFonts w:ascii="Arial" w:eastAsia="Calibri" w:hAnsi="Arial" w:cs="Arial"/>
                <w:color w:val="000000"/>
                <w:sz w:val="18"/>
                <w:szCs w:val="18"/>
              </w:rPr>
              <w:t>This may include process failures such as IT/wi-fi, staff turnover etc</w:t>
            </w:r>
            <w:r>
              <w:rPr>
                <w:rFonts w:ascii="Arial" w:eastAsia="Calibri" w:hAnsi="Arial" w:cs="Arial"/>
                <w:color w:val="000000"/>
                <w:sz w:val="18"/>
                <w:szCs w:val="18"/>
              </w:rPr>
              <w:t>.</w:t>
            </w:r>
          </w:p>
        </w:tc>
      </w:tr>
      <w:tr w:rsidR="0019734C" w:rsidRPr="00005EEF" w14:paraId="2C6B487A" w14:textId="77777777" w:rsidTr="00F44BC1">
        <w:tc>
          <w:tcPr>
            <w:tcW w:w="1957" w:type="dxa"/>
            <w:tcBorders>
              <w:left w:val="single" w:sz="18" w:space="0" w:color="2F5496" w:themeColor="accent1" w:themeShade="BF"/>
              <w:bottom w:val="single" w:sz="18" w:space="0" w:color="2F5496" w:themeColor="accent1" w:themeShade="BF"/>
            </w:tcBorders>
            <w:shd w:val="clear" w:color="auto" w:fill="E2EDFF"/>
          </w:tcPr>
          <w:p w14:paraId="5E296BB1"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Measurable and Achievable Outcomes</w:t>
            </w:r>
          </w:p>
        </w:tc>
        <w:tc>
          <w:tcPr>
            <w:tcW w:w="7357" w:type="dxa"/>
            <w:tcBorders>
              <w:bottom w:val="single" w:sz="18" w:space="0" w:color="2F5496" w:themeColor="accent1" w:themeShade="BF"/>
              <w:right w:val="single" w:sz="18" w:space="0" w:color="2F5496" w:themeColor="accent1" w:themeShade="BF"/>
            </w:tcBorders>
            <w:shd w:val="clear" w:color="auto" w:fill="E2EDFF"/>
          </w:tcPr>
          <w:p w14:paraId="76155BAF"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Based on the goals section of the business, determine how success will be measured</w:t>
            </w:r>
          </w:p>
        </w:tc>
      </w:tr>
    </w:tbl>
    <w:p w14:paraId="30543C97" w14:textId="77777777" w:rsidR="0019734C" w:rsidRDefault="0019734C" w:rsidP="00576083">
      <w:pPr>
        <w:pBdr>
          <w:top w:val="nil"/>
          <w:left w:val="nil"/>
          <w:bottom w:val="nil"/>
          <w:right w:val="nil"/>
          <w:between w:val="nil"/>
        </w:pBdr>
        <w:spacing w:before="60" w:after="180"/>
        <w:rPr>
          <w:rFonts w:ascii="Arial" w:eastAsia="Calibri" w:hAnsi="Arial" w:cs="Arial"/>
          <w:color w:val="000000"/>
          <w:sz w:val="22"/>
          <w:szCs w:val="22"/>
        </w:rPr>
      </w:pPr>
    </w:p>
    <w:p w14:paraId="5E4799B6" w14:textId="214FB380" w:rsidR="00144DB1" w:rsidRPr="006371EA" w:rsidRDefault="000D63F3" w:rsidP="006371EA">
      <w:pPr>
        <w:pStyle w:val="Style1"/>
      </w:pPr>
      <w:bookmarkStart w:id="33" w:name="_heading=h.19c6y18" w:colFirst="0" w:colLast="0"/>
      <w:bookmarkStart w:id="34" w:name="_Toc49863325"/>
      <w:bookmarkEnd w:id="33"/>
      <w:r w:rsidRPr="006371EA">
        <w:t>R</w:t>
      </w:r>
      <w:r w:rsidR="00144DB1" w:rsidRPr="006371EA">
        <w:t>esources</w:t>
      </w:r>
      <w:bookmarkEnd w:id="34"/>
    </w:p>
    <w:p w14:paraId="1DC1A6D8" w14:textId="77777777" w:rsidR="000D63F3" w:rsidRPr="00210474" w:rsidRDefault="000D63F3" w:rsidP="00210474">
      <w:pPr>
        <w:pStyle w:val="ListParagraph"/>
        <w:numPr>
          <w:ilvl w:val="0"/>
          <w:numId w:val="41"/>
        </w:numPr>
        <w:spacing w:before="120" w:after="120"/>
        <w:ind w:left="360"/>
        <w:contextualSpacing w:val="0"/>
        <w:rPr>
          <w:rFonts w:ascii="Arial" w:hAnsi="Arial" w:cs="Arial"/>
          <w:sz w:val="22"/>
          <w:szCs w:val="22"/>
        </w:rPr>
      </w:pPr>
      <w:r w:rsidRPr="00210474">
        <w:rPr>
          <w:rFonts w:ascii="Arial" w:hAnsi="Arial" w:cs="Arial"/>
          <w:sz w:val="22"/>
          <w:szCs w:val="22"/>
        </w:rPr>
        <w:t xml:space="preserve">Wallace Foundation – </w:t>
      </w:r>
      <w:hyperlink r:id="rId10">
        <w:r w:rsidRPr="00210474">
          <w:rPr>
            <w:rFonts w:ascii="Arial" w:hAnsi="Arial" w:cs="Arial"/>
            <w:sz w:val="22"/>
            <w:szCs w:val="22"/>
          </w:rPr>
          <w:t>Budget Builder</w:t>
        </w:r>
      </w:hyperlink>
      <w:r w:rsidRPr="00210474">
        <w:rPr>
          <w:rFonts w:ascii="Arial" w:hAnsi="Arial" w:cs="Arial"/>
          <w:sz w:val="22"/>
          <w:szCs w:val="22"/>
        </w:rPr>
        <w:t xml:space="preserve">, </w:t>
      </w:r>
      <w:hyperlink r:id="rId11">
        <w:r w:rsidRPr="00210474">
          <w:rPr>
            <w:rFonts w:ascii="Arial" w:hAnsi="Arial" w:cs="Arial"/>
            <w:sz w:val="22"/>
            <w:szCs w:val="22"/>
          </w:rPr>
          <w:t>Resources for Financial Accounting</w:t>
        </w:r>
      </w:hyperlink>
    </w:p>
    <w:p w14:paraId="5DC69C8B" w14:textId="3F724CA8" w:rsidR="000D63F3" w:rsidRPr="00210474" w:rsidRDefault="000D63F3" w:rsidP="00210474">
      <w:pPr>
        <w:pStyle w:val="ListParagraph"/>
        <w:numPr>
          <w:ilvl w:val="0"/>
          <w:numId w:val="41"/>
        </w:numPr>
        <w:spacing w:before="120" w:after="120"/>
        <w:ind w:left="360"/>
        <w:contextualSpacing w:val="0"/>
        <w:rPr>
          <w:rFonts w:ascii="Arial" w:hAnsi="Arial" w:cs="Arial"/>
          <w:sz w:val="22"/>
          <w:szCs w:val="22"/>
        </w:rPr>
      </w:pPr>
      <w:r w:rsidRPr="00210474">
        <w:rPr>
          <w:rFonts w:ascii="Arial" w:hAnsi="Arial" w:cs="Arial"/>
          <w:sz w:val="22"/>
          <w:szCs w:val="22"/>
        </w:rPr>
        <w:t xml:space="preserve">Parkland Hospital – </w:t>
      </w:r>
      <w:hyperlink r:id="rId12">
        <w:r w:rsidRPr="00210474">
          <w:rPr>
            <w:rFonts w:ascii="Arial" w:hAnsi="Arial" w:cs="Arial"/>
            <w:sz w:val="22"/>
            <w:szCs w:val="22"/>
          </w:rPr>
          <w:t>Developing a Budget</w:t>
        </w:r>
      </w:hyperlink>
    </w:p>
    <w:p w14:paraId="59ED94CC" w14:textId="77777777" w:rsidR="00144DB1" w:rsidRPr="0087588B" w:rsidRDefault="00144DB1" w:rsidP="00C22466">
      <w:pPr>
        <w:rPr>
          <w:rFonts w:ascii="Arial" w:hAnsi="Arial" w:cs="Arial"/>
        </w:rPr>
      </w:pPr>
    </w:p>
    <w:p w14:paraId="6D944C9C" w14:textId="77777777" w:rsidR="00035446" w:rsidRPr="0087588B" w:rsidRDefault="00035446">
      <w:pPr>
        <w:rPr>
          <w:rFonts w:ascii="Arial" w:hAnsi="Arial" w:cs="Arial"/>
        </w:rPr>
      </w:pPr>
      <w:r w:rsidRPr="0087588B">
        <w:rPr>
          <w:rFonts w:ascii="Arial" w:hAnsi="Arial" w:cs="Arial"/>
        </w:rPr>
        <w:br w:type="page"/>
      </w:r>
    </w:p>
    <w:p w14:paraId="3620466C" w14:textId="784DB7CA" w:rsidR="00C22466" w:rsidRPr="00BC3049" w:rsidRDefault="00C22466" w:rsidP="00BC3049">
      <w:pPr>
        <w:pStyle w:val="Heading1"/>
      </w:pPr>
      <w:bookmarkStart w:id="35" w:name="_Toc49509567"/>
      <w:bookmarkStart w:id="36" w:name="_Toc49863327"/>
      <w:r w:rsidRPr="009B1A80">
        <w:lastRenderedPageBreak/>
        <w:t>CHAPTER 2.</w:t>
      </w:r>
      <w:r w:rsidR="005C4103">
        <w:t xml:space="preserve"> </w:t>
      </w:r>
      <w:r w:rsidR="001D4AA6" w:rsidRPr="009B1A80">
        <w:t>ENGAGE STAKEHOLDERS</w:t>
      </w:r>
      <w:bookmarkEnd w:id="35"/>
      <w:bookmarkEnd w:id="36"/>
    </w:p>
    <w:p w14:paraId="401A5CE8" w14:textId="7E4E0081" w:rsidR="00985A8A" w:rsidRPr="00BC3049" w:rsidRDefault="00985A8A" w:rsidP="00BC3049">
      <w:pPr>
        <w:pStyle w:val="Style1"/>
      </w:pPr>
      <w:bookmarkStart w:id="37" w:name="_Toc49863328"/>
      <w:r w:rsidRPr="00BC3049">
        <w:t>Identify stakeholders</w:t>
      </w:r>
      <w:bookmarkEnd w:id="37"/>
    </w:p>
    <w:p w14:paraId="5674DF16" w14:textId="1522C3D9" w:rsidR="0019734C" w:rsidRPr="00BC3049" w:rsidRDefault="0019734C" w:rsidP="0019734C">
      <w:pPr>
        <w:pBdr>
          <w:top w:val="nil"/>
          <w:left w:val="nil"/>
          <w:bottom w:val="nil"/>
          <w:right w:val="nil"/>
          <w:between w:val="nil"/>
        </w:pBdr>
        <w:spacing w:before="60" w:after="180"/>
        <w:rPr>
          <w:rFonts w:ascii="Arial" w:hAnsi="Arial" w:cs="Arial"/>
          <w:color w:val="000000"/>
          <w:sz w:val="22"/>
          <w:szCs w:val="22"/>
        </w:rPr>
      </w:pPr>
      <w:bookmarkStart w:id="38" w:name="_Toc49863329"/>
      <w:r w:rsidRPr="00BC3049">
        <w:rPr>
          <w:rFonts w:ascii="Arial" w:eastAsia="Calibri" w:hAnsi="Arial" w:cs="Arial"/>
          <w:color w:val="000000"/>
          <w:sz w:val="22"/>
          <w:szCs w:val="22"/>
        </w:rPr>
        <w:t xml:space="preserve">Early stakeholder engagement facilitates successful PRO implementation and its sustained use. Stakeholders include clinic leadership, patients, providers, and staff, and may also include others, such as hospital administrators or researchers. Each brings unique perspective, concerns, and valuable input. The broad goal of improving care tends to engage stakeholder interest with very specific concrete examples such as identifying otherwise undetectable suicidal ideation, depression, or inadequate adherence to antiretroviral therapy being very relatable goals that </w:t>
      </w:r>
      <w:r>
        <w:rPr>
          <w:rFonts w:ascii="Arial" w:eastAsia="Calibri" w:hAnsi="Arial" w:cs="Arial"/>
          <w:color w:val="000000"/>
          <w:sz w:val="22"/>
          <w:szCs w:val="22"/>
        </w:rPr>
        <w:t>al</w:t>
      </w:r>
      <w:r w:rsidR="00FD48C1">
        <w:rPr>
          <w:rFonts w:ascii="Arial" w:eastAsia="Calibri" w:hAnsi="Arial" w:cs="Arial"/>
          <w:color w:val="000000"/>
          <w:sz w:val="22"/>
          <w:szCs w:val="22"/>
        </w:rPr>
        <w:t>most all</w:t>
      </w:r>
      <w:r w:rsidRPr="00BC3049">
        <w:rPr>
          <w:rFonts w:ascii="Arial" w:eastAsia="Calibri" w:hAnsi="Arial" w:cs="Arial"/>
          <w:color w:val="000000"/>
          <w:sz w:val="22"/>
          <w:szCs w:val="22"/>
        </w:rPr>
        <w:t xml:space="preserve"> stakeholders can appreciate. Furthermore, these types of goals have a strong evidence base supporting their likely success. </w:t>
      </w:r>
    </w:p>
    <w:p w14:paraId="5C9F3E69" w14:textId="0465A744" w:rsidR="0019734C" w:rsidRPr="00BC3049" w:rsidRDefault="0019734C" w:rsidP="0019734C">
      <w:pPr>
        <w:pBdr>
          <w:top w:val="nil"/>
          <w:left w:val="nil"/>
          <w:bottom w:val="nil"/>
          <w:right w:val="nil"/>
          <w:between w:val="nil"/>
        </w:pBdr>
        <w:spacing w:before="60" w:after="180"/>
        <w:rPr>
          <w:rFonts w:ascii="Arial" w:hAnsi="Arial" w:cs="Arial"/>
          <w:color w:val="000000"/>
          <w:sz w:val="22"/>
          <w:szCs w:val="22"/>
        </w:rPr>
      </w:pPr>
      <w:r w:rsidRPr="00BC3049">
        <w:rPr>
          <w:rFonts w:ascii="Arial" w:eastAsia="Calibri" w:hAnsi="Arial" w:cs="Arial"/>
          <w:color w:val="000000"/>
          <w:sz w:val="22"/>
          <w:szCs w:val="22"/>
        </w:rPr>
        <w:t xml:space="preserve">Stakeholder goals may vary. Early discussions to understand both concerns and </w:t>
      </w:r>
      <w:r>
        <w:rPr>
          <w:rFonts w:ascii="Arial" w:eastAsia="Calibri" w:hAnsi="Arial" w:cs="Arial"/>
          <w:color w:val="000000"/>
          <w:sz w:val="22"/>
          <w:szCs w:val="22"/>
        </w:rPr>
        <w:t>goals can be helpful for</w:t>
      </w:r>
      <w:r w:rsidRPr="00BC3049">
        <w:rPr>
          <w:rFonts w:ascii="Arial" w:eastAsia="Calibri" w:hAnsi="Arial" w:cs="Arial"/>
          <w:color w:val="000000"/>
          <w:sz w:val="22"/>
          <w:szCs w:val="22"/>
        </w:rPr>
        <w:t xml:space="preserve"> tailoring information </w:t>
      </w:r>
      <w:r>
        <w:rPr>
          <w:rFonts w:ascii="Arial" w:eastAsia="Calibri" w:hAnsi="Arial" w:cs="Arial"/>
          <w:color w:val="000000"/>
          <w:sz w:val="22"/>
          <w:szCs w:val="22"/>
        </w:rPr>
        <w:t xml:space="preserve">and </w:t>
      </w:r>
      <w:r w:rsidRPr="00BC3049">
        <w:rPr>
          <w:rFonts w:ascii="Arial" w:eastAsia="Calibri" w:hAnsi="Arial" w:cs="Arial"/>
          <w:color w:val="000000"/>
          <w:sz w:val="22"/>
          <w:szCs w:val="22"/>
        </w:rPr>
        <w:t>help</w:t>
      </w:r>
      <w:r>
        <w:rPr>
          <w:rFonts w:ascii="Arial" w:eastAsia="Calibri" w:hAnsi="Arial" w:cs="Arial"/>
          <w:color w:val="000000"/>
          <w:sz w:val="22"/>
          <w:szCs w:val="22"/>
        </w:rPr>
        <w:t>ing</w:t>
      </w:r>
      <w:r w:rsidRPr="00BC3049">
        <w:rPr>
          <w:rFonts w:ascii="Arial" w:eastAsia="Calibri" w:hAnsi="Arial" w:cs="Arial"/>
          <w:color w:val="000000"/>
          <w:sz w:val="22"/>
          <w:szCs w:val="22"/>
        </w:rPr>
        <w:t xml:space="preserve"> secure valuable support. For example, providers may be most motivated to adopt PROs to increase the appropriate diagnoses or identification of issues such as inadequate adherence; administrators meanwhile may also want to know if PROs can </w:t>
      </w:r>
      <w:r>
        <w:rPr>
          <w:rFonts w:ascii="Arial" w:eastAsia="Calibri" w:hAnsi="Arial" w:cs="Arial"/>
          <w:color w:val="000000"/>
          <w:sz w:val="22"/>
          <w:szCs w:val="22"/>
        </w:rPr>
        <w:t xml:space="preserve">help </w:t>
      </w:r>
      <w:r w:rsidRPr="00BC3049">
        <w:rPr>
          <w:rFonts w:ascii="Arial" w:eastAsia="Calibri" w:hAnsi="Arial" w:cs="Arial"/>
          <w:color w:val="000000"/>
          <w:sz w:val="22"/>
          <w:szCs w:val="22"/>
        </w:rPr>
        <w:t xml:space="preserve">satisfy </w:t>
      </w:r>
      <w:r>
        <w:rPr>
          <w:rFonts w:ascii="Arial" w:eastAsia="Calibri" w:hAnsi="Arial" w:cs="Arial"/>
          <w:color w:val="000000"/>
          <w:sz w:val="22"/>
          <w:szCs w:val="22"/>
        </w:rPr>
        <w:t xml:space="preserve">external </w:t>
      </w:r>
      <w:r w:rsidRPr="00BC3049">
        <w:rPr>
          <w:rFonts w:ascii="Arial" w:eastAsia="Calibri" w:hAnsi="Arial" w:cs="Arial"/>
          <w:color w:val="000000"/>
          <w:sz w:val="22"/>
          <w:szCs w:val="22"/>
        </w:rPr>
        <w:t>reporting requirements such as</w:t>
      </w:r>
      <w:r>
        <w:rPr>
          <w:rFonts w:ascii="Arial" w:eastAsia="Calibri" w:hAnsi="Arial" w:cs="Arial"/>
          <w:color w:val="000000"/>
          <w:sz w:val="22"/>
          <w:szCs w:val="22"/>
        </w:rPr>
        <w:t xml:space="preserve"> the</w:t>
      </w:r>
      <w:r w:rsidRPr="00BC3049">
        <w:rPr>
          <w:rFonts w:ascii="Arial" w:eastAsia="Calibri" w:hAnsi="Arial" w:cs="Arial"/>
          <w:color w:val="000000"/>
          <w:sz w:val="22"/>
          <w:szCs w:val="22"/>
        </w:rPr>
        <w:t xml:space="preserve"> percentage of clinic patients who complete a mental health instrument. Regardless of the stakeholder or motivation, engagement early in the process can identify and address benefits and concerns around PRO implementation (see section in this chapter, “Addressing Common Concerns”.</w:t>
      </w:r>
      <w:r w:rsidR="008D54D4">
        <w:rPr>
          <w:rFonts w:ascii="Arial" w:eastAsia="Calibri" w:hAnsi="Arial" w:cs="Arial"/>
          <w:color w:val="000000"/>
          <w:sz w:val="22"/>
          <w:szCs w:val="22"/>
        </w:rPr>
        <w:t xml:space="preserve"> </w:t>
      </w:r>
      <w:r w:rsidR="008D54D4" w:rsidRPr="001B64AF">
        <w:rPr>
          <w:rFonts w:ascii="Arial" w:hAnsi="Arial" w:cs="Arial"/>
          <w:color w:val="7F7F7F" w:themeColor="text1" w:themeTint="80"/>
          <w:sz w:val="22"/>
          <w:szCs w:val="22"/>
        </w:rPr>
        <w:t>[Add Lin</w:t>
      </w:r>
      <w:r w:rsidR="008D54D4">
        <w:rPr>
          <w:rFonts w:ascii="Arial" w:hAnsi="Arial" w:cs="Arial"/>
          <w:color w:val="7F7F7F" w:themeColor="text1" w:themeTint="80"/>
          <w:sz w:val="22"/>
          <w:szCs w:val="22"/>
        </w:rPr>
        <w:t>k</w:t>
      </w:r>
      <w:r w:rsidR="008D54D4" w:rsidRPr="001B64AF">
        <w:rPr>
          <w:rFonts w:ascii="Arial" w:hAnsi="Arial" w:cs="Arial"/>
          <w:color w:val="7F7F7F" w:themeColor="text1" w:themeTint="80"/>
          <w:sz w:val="22"/>
          <w:szCs w:val="22"/>
        </w:rPr>
        <w:t>]</w:t>
      </w:r>
    </w:p>
    <w:p w14:paraId="3F98F57C" w14:textId="04FDCAFD" w:rsidR="00BA26A2" w:rsidRPr="00BC3049" w:rsidRDefault="00BE2ECB" w:rsidP="00BC3049">
      <w:pPr>
        <w:pStyle w:val="Style1"/>
      </w:pPr>
      <w:r w:rsidRPr="00BC3049">
        <w:t>Prepare demonstration of</w:t>
      </w:r>
      <w:r w:rsidR="00985A8A" w:rsidRPr="00BC3049">
        <w:t xml:space="preserve"> value</w:t>
      </w:r>
      <w:bookmarkEnd w:id="38"/>
      <w:r w:rsidR="00985A8A" w:rsidRPr="00BC3049">
        <w:t xml:space="preserve"> </w:t>
      </w:r>
    </w:p>
    <w:p w14:paraId="3B0033D1" w14:textId="71CB98BD" w:rsidR="0019734C" w:rsidRPr="00BC3049" w:rsidRDefault="0019734C" w:rsidP="0019734C">
      <w:pPr>
        <w:pBdr>
          <w:top w:val="nil"/>
          <w:left w:val="nil"/>
          <w:bottom w:val="nil"/>
          <w:right w:val="nil"/>
          <w:between w:val="nil"/>
        </w:pBdr>
        <w:spacing w:before="60" w:after="180"/>
        <w:rPr>
          <w:rFonts w:ascii="Arial" w:hAnsi="Arial" w:cs="Arial"/>
          <w:color w:val="000000"/>
          <w:sz w:val="22"/>
          <w:szCs w:val="22"/>
        </w:rPr>
      </w:pPr>
      <w:bookmarkStart w:id="39" w:name="_Toc49863330"/>
      <w:r w:rsidRPr="00BC3049">
        <w:rPr>
          <w:rFonts w:ascii="Arial" w:eastAsia="Calibri" w:hAnsi="Arial" w:cs="Arial"/>
          <w:color w:val="000000"/>
          <w:sz w:val="22"/>
          <w:szCs w:val="22"/>
        </w:rPr>
        <w:t xml:space="preserve">A step </w:t>
      </w:r>
      <w:r>
        <w:rPr>
          <w:rFonts w:ascii="Arial" w:eastAsia="Calibri" w:hAnsi="Arial" w:cs="Arial"/>
          <w:color w:val="000000"/>
          <w:sz w:val="22"/>
          <w:szCs w:val="22"/>
        </w:rPr>
        <w:t>to</w:t>
      </w:r>
      <w:r w:rsidRPr="00BC3049">
        <w:rPr>
          <w:rFonts w:ascii="Arial" w:eastAsia="Calibri" w:hAnsi="Arial" w:cs="Arial"/>
          <w:color w:val="000000"/>
          <w:sz w:val="22"/>
          <w:szCs w:val="22"/>
        </w:rPr>
        <w:t xml:space="preserve"> achieving buy-in from stakeholders </w:t>
      </w:r>
      <w:r>
        <w:rPr>
          <w:rFonts w:ascii="Arial" w:eastAsia="Calibri" w:hAnsi="Arial" w:cs="Arial"/>
          <w:color w:val="000000"/>
          <w:sz w:val="22"/>
          <w:szCs w:val="22"/>
        </w:rPr>
        <w:t>is demonstrating</w:t>
      </w:r>
      <w:r w:rsidRPr="00BC3049">
        <w:rPr>
          <w:rFonts w:ascii="Arial" w:eastAsia="Calibri" w:hAnsi="Arial" w:cs="Arial"/>
          <w:color w:val="000000"/>
          <w:sz w:val="22"/>
          <w:szCs w:val="22"/>
        </w:rPr>
        <w:t xml:space="preserve"> value.</w:t>
      </w:r>
      <w:r>
        <w:rPr>
          <w:rFonts w:ascii="Arial" w:eastAsia="Calibri" w:hAnsi="Arial" w:cs="Arial"/>
          <w:color w:val="000000"/>
          <w:sz w:val="22"/>
          <w:szCs w:val="22"/>
        </w:rPr>
        <w:t xml:space="preserve"> </w:t>
      </w:r>
      <w:r w:rsidRPr="00BC3049">
        <w:rPr>
          <w:rFonts w:ascii="Arial" w:eastAsia="Calibri" w:hAnsi="Arial" w:cs="Arial"/>
          <w:color w:val="000000"/>
          <w:sz w:val="22"/>
          <w:szCs w:val="22"/>
        </w:rPr>
        <w:t xml:space="preserve">Developing a value proposition for PROs is based on the review and analysis of the </w:t>
      </w:r>
      <w:hyperlink r:id="rId13">
        <w:r w:rsidRPr="00BC3049">
          <w:rPr>
            <w:rFonts w:ascii="Arial" w:eastAsia="Calibri" w:hAnsi="Arial" w:cs="Arial"/>
            <w:color w:val="000000"/>
            <w:sz w:val="22"/>
            <w:szCs w:val="22"/>
          </w:rPr>
          <w:t>benefits</w:t>
        </w:r>
      </w:hyperlink>
      <w:r w:rsidRPr="00BC3049">
        <w:rPr>
          <w:rFonts w:ascii="Arial" w:eastAsia="Calibri" w:hAnsi="Arial" w:cs="Arial"/>
          <w:color w:val="000000"/>
          <w:sz w:val="22"/>
          <w:szCs w:val="22"/>
        </w:rPr>
        <w:t xml:space="preserve"> and costs that PROs can deliver to providers, staff, patients, and administrators.</w:t>
      </w:r>
      <w:r>
        <w:rPr>
          <w:rFonts w:ascii="Arial" w:eastAsia="Calibri" w:hAnsi="Arial" w:cs="Arial"/>
          <w:color w:val="000000"/>
          <w:sz w:val="22"/>
          <w:szCs w:val="22"/>
        </w:rPr>
        <w:t xml:space="preserve"> </w:t>
      </w:r>
      <w:r w:rsidRPr="00BC3049">
        <w:rPr>
          <w:rFonts w:ascii="Arial" w:eastAsia="Calibri" w:hAnsi="Arial" w:cs="Arial"/>
          <w:color w:val="000000"/>
          <w:sz w:val="22"/>
          <w:szCs w:val="22"/>
        </w:rPr>
        <w:t xml:space="preserve">Ideally, the value proposition would be short and easy to read or a brief presentation. Examples include brief presentations demonstrating evidence </w:t>
      </w:r>
      <w:r>
        <w:rPr>
          <w:rFonts w:ascii="Arial" w:eastAsia="Calibri" w:hAnsi="Arial" w:cs="Arial"/>
          <w:color w:val="000000"/>
          <w:sz w:val="22"/>
          <w:szCs w:val="22"/>
        </w:rPr>
        <w:t>that supports</w:t>
      </w:r>
      <w:r w:rsidRPr="00BC3049">
        <w:rPr>
          <w:rFonts w:ascii="Arial" w:eastAsia="Calibri" w:hAnsi="Arial" w:cs="Arial"/>
          <w:color w:val="000000"/>
          <w:sz w:val="22"/>
          <w:szCs w:val="22"/>
        </w:rPr>
        <w:t xml:space="preserve"> the impact on care such as increased provider awareness of depression, substance use, and inadequate adherence</w:t>
      </w:r>
      <w:r w:rsidR="008D54D4">
        <w:rPr>
          <w:rFonts w:ascii="Arial" w:eastAsia="Calibri" w:hAnsi="Arial" w:cs="Arial"/>
          <w:color w:val="000000"/>
          <w:sz w:val="22"/>
          <w:szCs w:val="22"/>
        </w:rPr>
        <w:fldChar w:fldCharType="begin">
          <w:fldData xml:space="preserve">PEVuZE5vdGU+PENpdGU+PEF1dGhvcj5DcmFuZTwvQXV0aG9yPjxZZWFyPjIwMTc8L1llYXI+PFJl
Y051bT42MTQ2PC9SZWNOdW0+PERpc3BsYXlUZXh0PjxzdHlsZSBmYWNlPSJzdXBlcnNjcmlwdCI+
MjM8L3N0eWxlPjwvRGlzcGxheVRleHQ+PHJlY29yZD48cmVjLW51bWJlcj42MTQ2PC9yZWMtbnVt
YmVyPjxmb3JlaWduLWtleXM+PGtleSBhcHA9IkVOIiBkYi1pZD0iOWRkOTB3dngyc3BkdjlldGF6
NnA1YTltdHZldGV0dnBldjlyIiB0aW1lc3RhbXA9IjE1ODMyNjE1MTciPjYxNDY8L2tleT48L2Zv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VVNBLjwvYXV0aC1hZGRyZXNzPjx0aXRsZXM+PHRpdGxlPkhJViBwcm92aWRlciBkb2N1bWVudGF0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</w:fldData>
        </w:fldChar>
      </w:r>
      <w:r w:rsidR="008D54D4">
        <w:rPr>
          <w:rFonts w:ascii="Arial" w:eastAsia="Calibri" w:hAnsi="Arial" w:cs="Arial"/>
          <w:color w:val="000000"/>
          <w:sz w:val="22"/>
          <w:szCs w:val="22"/>
        </w:rPr>
        <w:instrText xml:space="preserve"> ADDIN EN.CITE </w:instrText>
      </w:r>
      <w:r w:rsidR="008D54D4">
        <w:rPr>
          <w:rFonts w:ascii="Arial" w:eastAsia="Calibri" w:hAnsi="Arial" w:cs="Arial"/>
          <w:color w:val="000000"/>
          <w:sz w:val="22"/>
          <w:szCs w:val="22"/>
        </w:rPr>
        <w:fldChar w:fldCharType="begin">
          <w:fldData xml:space="preserve">PEVuZE5vdGU+PENpdGU+PEF1dGhvcj5DcmFuZTwvQXV0aG9yPjxZZWFyPjIwMTc8L1llYXI+PFJl
Y051bT42MTQ2PC9SZWNOdW0+PERpc3BsYXlUZXh0PjxzdHlsZSBmYWNlPSJzdXBlcnNjcmlwdCI+
MjM8L3N0eWxlPjwvRGlzcGxheVRleHQ+PHJlY29yZD48cmVjLW51bWJlcj42MTQ2PC9yZWMtbnVt
YmVyPjxmb3JlaWduLWtleXM+PGtleSBhcHA9IkVOIiBkYi1pZD0iOWRkOTB3dngyc3BkdjlldGF6
NnA1YTltdHZldGV0dnBldjlyIiB0aW1lc3RhbXA9IjE1ODMyNjE1MTciPjYxNDY8L2tleT48L2Zv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VVNBLjwvYXV0aC1hZGRyZXNzPjx0aXRsZXM+PHRpdGxlPkhJViBwcm92aWRlciBkb2N1bWVudGF0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</w:fldData>
        </w:fldChar>
      </w:r>
      <w:r w:rsidR="008D54D4">
        <w:rPr>
          <w:rFonts w:ascii="Arial" w:eastAsia="Calibri" w:hAnsi="Arial" w:cs="Arial"/>
          <w:color w:val="000000"/>
          <w:sz w:val="22"/>
          <w:szCs w:val="22"/>
        </w:rPr>
        <w:instrText xml:space="preserve"> ADDIN EN.CITE.DATA </w:instrText>
      </w:r>
      <w:r w:rsidR="008D54D4">
        <w:rPr>
          <w:rFonts w:ascii="Arial" w:eastAsia="Calibri" w:hAnsi="Arial" w:cs="Arial"/>
          <w:color w:val="000000"/>
          <w:sz w:val="22"/>
          <w:szCs w:val="22"/>
        </w:rPr>
      </w:r>
      <w:r w:rsidR="008D54D4">
        <w:rPr>
          <w:rFonts w:ascii="Arial" w:eastAsia="Calibri" w:hAnsi="Arial" w:cs="Arial"/>
          <w:color w:val="000000"/>
          <w:sz w:val="22"/>
          <w:szCs w:val="22"/>
        </w:rPr>
        <w:fldChar w:fldCharType="end"/>
      </w:r>
      <w:r w:rsidR="008D54D4">
        <w:rPr>
          <w:rFonts w:ascii="Arial" w:eastAsia="Calibri" w:hAnsi="Arial" w:cs="Arial"/>
          <w:color w:val="000000"/>
          <w:sz w:val="22"/>
          <w:szCs w:val="22"/>
        </w:rPr>
      </w:r>
      <w:r w:rsidR="008D54D4">
        <w:rPr>
          <w:rFonts w:ascii="Arial" w:eastAsia="Calibri" w:hAnsi="Arial" w:cs="Arial"/>
          <w:color w:val="000000"/>
          <w:sz w:val="22"/>
          <w:szCs w:val="22"/>
        </w:rPr>
        <w:fldChar w:fldCharType="separate"/>
      </w:r>
      <w:r w:rsidR="008D54D4" w:rsidRPr="008D54D4">
        <w:rPr>
          <w:rFonts w:ascii="Arial" w:eastAsia="Calibri" w:hAnsi="Arial" w:cs="Arial"/>
          <w:noProof/>
          <w:color w:val="000000"/>
          <w:sz w:val="22"/>
          <w:szCs w:val="22"/>
          <w:vertAlign w:val="superscript"/>
        </w:rPr>
        <w:t>23</w:t>
      </w:r>
      <w:r w:rsidR="008D54D4">
        <w:rPr>
          <w:rFonts w:ascii="Arial" w:eastAsia="Calibri" w:hAnsi="Arial" w:cs="Arial"/>
          <w:color w:val="000000"/>
          <w:sz w:val="22"/>
          <w:szCs w:val="22"/>
        </w:rPr>
        <w:fldChar w:fldCharType="end"/>
      </w:r>
      <w:r w:rsidRPr="00BC3049">
        <w:rPr>
          <w:rFonts w:ascii="Arial" w:eastAsia="Calibri" w:hAnsi="Arial" w:cs="Arial"/>
          <w:color w:val="000000"/>
          <w:sz w:val="22"/>
          <w:szCs w:val="22"/>
        </w:rPr>
        <w:t xml:space="preserve">. </w:t>
      </w:r>
      <w:r w:rsidR="008D54D4" w:rsidRPr="001B64AF">
        <w:rPr>
          <w:rFonts w:ascii="Arial" w:hAnsi="Arial" w:cs="Arial"/>
          <w:color w:val="7F7F7F" w:themeColor="text1" w:themeTint="80"/>
          <w:sz w:val="22"/>
          <w:szCs w:val="22"/>
        </w:rPr>
        <w:t xml:space="preserve">[Add Link to </w:t>
      </w:r>
      <w:r w:rsidR="008D54D4">
        <w:rPr>
          <w:rFonts w:ascii="Arial" w:hAnsi="Arial" w:cs="Arial"/>
          <w:color w:val="7F7F7F" w:themeColor="text1" w:themeTint="80"/>
          <w:sz w:val="22"/>
          <w:szCs w:val="22"/>
        </w:rPr>
        <w:t>slide set here</w:t>
      </w:r>
      <w:r w:rsidR="008D54D4" w:rsidRPr="001B64AF">
        <w:rPr>
          <w:rFonts w:ascii="Arial" w:hAnsi="Arial" w:cs="Arial"/>
          <w:color w:val="7F7F7F" w:themeColor="text1" w:themeTint="80"/>
          <w:sz w:val="22"/>
          <w:szCs w:val="22"/>
        </w:rPr>
        <w:t>]</w:t>
      </w:r>
      <w:r w:rsidR="008D54D4">
        <w:rPr>
          <w:rFonts w:ascii="Arial" w:hAnsi="Arial" w:cs="Arial"/>
          <w:color w:val="7F7F7F" w:themeColor="text1" w:themeTint="80"/>
          <w:sz w:val="22"/>
          <w:szCs w:val="22"/>
        </w:rPr>
        <w:t xml:space="preserve"> </w:t>
      </w:r>
      <w:r w:rsidRPr="00BC3049">
        <w:rPr>
          <w:rFonts w:ascii="Arial" w:eastAsia="Calibri" w:hAnsi="Arial" w:cs="Arial"/>
          <w:color w:val="000000"/>
          <w:sz w:val="22"/>
          <w:szCs w:val="22"/>
        </w:rPr>
        <w:t>While clinic</w:t>
      </w:r>
      <w:r w:rsidR="008D54D4">
        <w:rPr>
          <w:rFonts w:ascii="Arial" w:eastAsia="Calibri" w:hAnsi="Arial" w:cs="Arial"/>
          <w:color w:val="000000"/>
          <w:sz w:val="22"/>
          <w:szCs w:val="22"/>
        </w:rPr>
        <w:t>al</w:t>
      </w:r>
      <w:r w:rsidRPr="00BC3049">
        <w:rPr>
          <w:rFonts w:ascii="Arial" w:eastAsia="Calibri" w:hAnsi="Arial" w:cs="Arial"/>
          <w:color w:val="000000"/>
          <w:sz w:val="22"/>
          <w:szCs w:val="22"/>
        </w:rPr>
        <w:t xml:space="preserve"> benefits such as increased provider awareness of risk behaviors likely are relevant for virtually all HIV clinics, additional benefits may be applicable for specific settings (e.g. reporting requirements or meeting annual depression screening requirements for specific state-based payees). </w:t>
      </w:r>
      <w:r w:rsidR="00CD5400">
        <w:rPr>
          <w:rFonts w:ascii="Arial" w:eastAsia="Calibri" w:hAnsi="Arial" w:cs="Arial"/>
          <w:color w:val="000000"/>
          <w:sz w:val="22"/>
          <w:szCs w:val="22"/>
        </w:rPr>
        <w:t>Providers particularly have appreciated the value of the somewhat rare but important identification of PLWH reporting suicidal ideation</w:t>
      </w:r>
      <w:r w:rsidR="00CD5400">
        <w:rPr>
          <w:rFonts w:ascii="Arial" w:eastAsia="Calibri" w:hAnsi="Arial" w:cs="Arial"/>
          <w:color w:val="000000"/>
          <w:sz w:val="22"/>
          <w:szCs w:val="22"/>
        </w:rPr>
        <w:fldChar w:fldCharType="begin"/>
      </w:r>
      <w:r w:rsidR="00CD5400">
        <w:rPr>
          <w:rFonts w:ascii="Arial" w:eastAsia="Calibri" w:hAnsi="Arial" w:cs="Arial"/>
          <w:color w:val="000000"/>
          <w:sz w:val="22"/>
          <w:szCs w:val="22"/>
        </w:rPr>
        <w:instrText xml:space="preserve"> ADDIN EN.CITE &lt;EndNote&gt;&lt;Cite&gt;&lt;Author&gt;Lawrence&lt;/Author&gt;&lt;Year&gt;2010&lt;/Year&gt;&lt;RecNum&gt;5220&lt;/RecNum&gt;&lt;DisplayText&gt;&lt;style face="superscript"&gt;24&lt;/style&gt;&lt;/DisplayText&gt;&lt;record&gt;&lt;rec-number&gt;5220&lt;/rec-number&gt;&lt;foreign-keys&gt;&lt;key app="EN" db-id="9dd90wvx2spdv9etaz6p5a9mtvetetvpev9r" timestamp="1583261516"&gt;5220&lt;/key&gt;&lt;/foreign-keys&gt;&lt;ref-type name="Journal Article"&gt;17&lt;/ref-type&gt;&lt;contributors&gt;&lt;authors&gt;&lt;author&gt;Lawrence, S T&lt;/author&gt;&lt;author&gt;Willig, J H&lt;/author&gt;&lt;author&gt;Crane, H M&lt;/author&gt;&lt;author&gt;Ye, J.&lt;/author&gt;&lt;author&gt;Aban, I.&lt;/author&gt;&lt;author&gt;Lober, W B&lt;/author&gt;&lt;author&gt;Nevin, C R&lt;/author&gt;&lt;author&gt;Batey, D S&lt;/author&gt;&lt;author&gt;Mugavero, M J&lt;/author&gt;&lt;author&gt;McCullumsmith, C.&lt;/author&gt;&lt;author&gt;Wright, C&lt;/author&gt;&lt;author&gt;Kitahata, M M&lt;/author&gt;&lt;author&gt;Raper, J L&lt;/author&gt;&lt;author&gt;Saag, M S&lt;/author&gt;&lt;author&gt;Schumacher, J E&lt;/author&gt;&lt;/authors&gt;&lt;/contributors&gt;&lt;auth-address&gt;Department of Internal Medicine, Division of Infectious Diseases, University of Alabama at Birmingham, Birmingham, Alabama, USA.&lt;/auth-address&gt;&lt;titles&gt;&lt;title&gt;Routine, self-administered, touch-screen, computer-based suicidal ideation assessment linked to automated response team notification in an HIV primary care setting.&lt;/title&gt;&lt;secondary-title&gt;Clin Infect Dis&lt;/secondary-title&gt;&lt;/titles&gt;&lt;periodical&gt;&lt;full-title&gt;Clin Infect Dis&lt;/full-title&gt;&lt;/periodical&gt;&lt;pages&gt;1165-1173&lt;/pages&gt;&lt;volume&gt;50&lt;/volume&gt;&lt;number&gt;8&lt;/number&gt;&lt;dates&gt;&lt;year&gt;2010&lt;/year&gt;&lt;pub-dates&gt;&lt;date&gt;May 15&lt;/date&gt;&lt;/pub-dates&gt;&lt;/dates&gt;&lt;label&gt;r00492&lt;/label&gt;&lt;urls&gt;&lt;related-urls&gt;&lt;url&gt;http://eutils.ncbi.nlm.nih.gov/entrez/eutils/elink.fcgi?dbfrom=pubmed&amp;amp;amp;id=20210646&amp;amp;amp;retmode=ref&amp;amp;amp;cmd=prlinks&lt;/url&gt;&lt;/related-urls&gt;&lt;pdf-urls&gt;&lt;url&gt;file://localhost/localhost/Users/ben/Dropbox/Papers2/2010/Lawrence/Clin%2520Infect%2520Dis%25202010%2520Lawrence.pdf&lt;/url&gt;&lt;/pdf-urls&gt;&lt;/urls&gt;&lt;custom2&gt;PMC2841210&lt;/custom2&gt;&lt;custom3&gt;papers2://publication/uuid/8817EC69-4DB7-4FCA-B931-F65904C007D4&lt;/custom3&gt;&lt;custom6&gt;172206&lt;/custom6&gt;&lt;electronic-resource-num&gt;10.1086/651420&lt;/electronic-resource-num&gt;&lt;language&gt;English&lt;/language&gt;&lt;/record&gt;&lt;/Cite&gt;&lt;/EndNote&gt;</w:instrText>
      </w:r>
      <w:r w:rsidR="00CD5400">
        <w:rPr>
          <w:rFonts w:ascii="Arial" w:eastAsia="Calibri" w:hAnsi="Arial" w:cs="Arial"/>
          <w:color w:val="000000"/>
          <w:sz w:val="22"/>
          <w:szCs w:val="22"/>
        </w:rPr>
        <w:fldChar w:fldCharType="separate"/>
      </w:r>
      <w:r w:rsidR="00CD5400" w:rsidRPr="00CD5400">
        <w:rPr>
          <w:rFonts w:ascii="Arial" w:eastAsia="Calibri" w:hAnsi="Arial" w:cs="Arial"/>
          <w:noProof/>
          <w:color w:val="000000"/>
          <w:sz w:val="22"/>
          <w:szCs w:val="22"/>
          <w:vertAlign w:val="superscript"/>
        </w:rPr>
        <w:t>24</w:t>
      </w:r>
      <w:r w:rsidR="00CD5400">
        <w:rPr>
          <w:rFonts w:ascii="Arial" w:eastAsia="Calibri" w:hAnsi="Arial" w:cs="Arial"/>
          <w:color w:val="000000"/>
          <w:sz w:val="22"/>
          <w:szCs w:val="22"/>
        </w:rPr>
        <w:fldChar w:fldCharType="end"/>
      </w:r>
      <w:r w:rsidR="00CD5400">
        <w:rPr>
          <w:rFonts w:ascii="Arial" w:eastAsia="Calibri" w:hAnsi="Arial" w:cs="Arial"/>
          <w:color w:val="000000"/>
          <w:sz w:val="22"/>
          <w:szCs w:val="22"/>
        </w:rPr>
        <w:t xml:space="preserve"> as well as otherwise missed substance use</w:t>
      </w:r>
      <w:r w:rsidR="00CD5400">
        <w:rPr>
          <w:rFonts w:ascii="Arial" w:eastAsia="Calibri" w:hAnsi="Arial" w:cs="Arial"/>
          <w:color w:val="000000"/>
          <w:sz w:val="22"/>
          <w:szCs w:val="22"/>
        </w:rPr>
        <w:fldChar w:fldCharType="begin">
          <w:fldData xml:space="preserve">PEVuZE5vdGU+PENpdGU+PEF1dGhvcj5GcmVkZXJpY2tzZW48L0F1dGhvcj48WWVhcj4yMDE2PC9Z
ZWFyPjxSZWNOdW0+NTk4MjwvUmVjTnVtPjxEaXNwbGF5VGV4dD48c3R5bGUgZmFjZT0ic3VwZXJz
Y3JpcHQiPjI1PC9zdHlsZT48L0Rpc3BsYXlUZXh0PjxyZWNvcmQ+PHJlYy1udW1iZXI+NTk4Mjwv
cmVjLW51bWJlcj48Zm9yZWlnbi1rZXlzPjxrZXkgYXBwPSJFTiIgZGItaWQ9IjlkZDkwd3Z4MnNw
ZHY5ZXRhejZwNWE5bXR2ZXRldHZwZXY5ciIgdGltZXN0YW1wPSIxNTgzMjYxNTE2Ij41OTgyPC9r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cGFnZXM+MTQyOC0zMzwvcGFnZXM+PHZvbHVtZT4yODwvdm9sdW1lPjxudW1iZXI+MTE8L251bWJl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</w:fldData>
        </w:fldChar>
      </w:r>
      <w:r w:rsidR="00CD5400">
        <w:rPr>
          <w:rFonts w:ascii="Arial" w:eastAsia="Calibri" w:hAnsi="Arial" w:cs="Arial"/>
          <w:color w:val="000000"/>
          <w:sz w:val="22"/>
          <w:szCs w:val="22"/>
        </w:rPr>
        <w:instrText xml:space="preserve"> ADDIN EN.CITE </w:instrText>
      </w:r>
      <w:r w:rsidR="00CD5400">
        <w:rPr>
          <w:rFonts w:ascii="Arial" w:eastAsia="Calibri" w:hAnsi="Arial" w:cs="Arial"/>
          <w:color w:val="000000"/>
          <w:sz w:val="22"/>
          <w:szCs w:val="22"/>
        </w:rPr>
        <w:fldChar w:fldCharType="begin">
          <w:fldData xml:space="preserve">PEVuZE5vdGU+PENpdGU+PEF1dGhvcj5GcmVkZXJpY2tzZW48L0F1dGhvcj48WWVhcj4yMDE2PC9Z
ZWFyPjxSZWNOdW0+NTk4MjwvUmVjTnVtPjxEaXNwbGF5VGV4dD48c3R5bGUgZmFjZT0ic3VwZXJz
Y3JpcHQiPjI1PC9zdHlsZT48L0Rpc3BsYXlUZXh0PjxyZWNvcmQ+PHJlYy1udW1iZXI+NTk4Mjwv
cmVjLW51bWJlcj48Zm9yZWlnbi1rZXlzPjxrZXkgYXBwPSJFTiIgZGItaWQ9IjlkZDkwd3Z4MnNw
ZHY5ZXRhejZwNWE5bXR2ZXRldHZwZXY5ciIgdGltZXN0YW1wPSIxNTgzMjYxNTE2Ij41OTgyPC9r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cGFnZXM+MTQyOC0zMzwvcGFnZXM+PHZvbHVtZT4yODwvdm9sdW1lPjxudW1iZXI+MTE8L251bWJl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</w:fldData>
        </w:fldChar>
      </w:r>
      <w:r w:rsidR="00CD5400">
        <w:rPr>
          <w:rFonts w:ascii="Arial" w:eastAsia="Calibri" w:hAnsi="Arial" w:cs="Arial"/>
          <w:color w:val="000000"/>
          <w:sz w:val="22"/>
          <w:szCs w:val="22"/>
        </w:rPr>
        <w:instrText xml:space="preserve"> ADDIN EN.CITE.DATA </w:instrText>
      </w:r>
      <w:r w:rsidR="00CD5400">
        <w:rPr>
          <w:rFonts w:ascii="Arial" w:eastAsia="Calibri" w:hAnsi="Arial" w:cs="Arial"/>
          <w:color w:val="000000"/>
          <w:sz w:val="22"/>
          <w:szCs w:val="22"/>
        </w:rPr>
      </w:r>
      <w:r w:rsidR="00CD5400">
        <w:rPr>
          <w:rFonts w:ascii="Arial" w:eastAsia="Calibri" w:hAnsi="Arial" w:cs="Arial"/>
          <w:color w:val="000000"/>
          <w:sz w:val="22"/>
          <w:szCs w:val="22"/>
        </w:rPr>
        <w:fldChar w:fldCharType="end"/>
      </w:r>
      <w:r w:rsidR="00CD5400">
        <w:rPr>
          <w:rFonts w:ascii="Arial" w:eastAsia="Calibri" w:hAnsi="Arial" w:cs="Arial"/>
          <w:color w:val="000000"/>
          <w:sz w:val="22"/>
          <w:szCs w:val="22"/>
        </w:rPr>
      </w:r>
      <w:r w:rsidR="00CD5400">
        <w:rPr>
          <w:rFonts w:ascii="Arial" w:eastAsia="Calibri" w:hAnsi="Arial" w:cs="Arial"/>
          <w:color w:val="000000"/>
          <w:sz w:val="22"/>
          <w:szCs w:val="22"/>
        </w:rPr>
        <w:fldChar w:fldCharType="separate"/>
      </w:r>
      <w:r w:rsidR="00CD5400" w:rsidRPr="00CD5400">
        <w:rPr>
          <w:rFonts w:ascii="Arial" w:eastAsia="Calibri" w:hAnsi="Arial" w:cs="Arial"/>
          <w:noProof/>
          <w:color w:val="000000"/>
          <w:sz w:val="22"/>
          <w:szCs w:val="22"/>
          <w:vertAlign w:val="superscript"/>
        </w:rPr>
        <w:t>25</w:t>
      </w:r>
      <w:r w:rsidR="00CD5400">
        <w:rPr>
          <w:rFonts w:ascii="Arial" w:eastAsia="Calibri" w:hAnsi="Arial" w:cs="Arial"/>
          <w:color w:val="000000"/>
          <w:sz w:val="22"/>
          <w:szCs w:val="22"/>
        </w:rPr>
        <w:fldChar w:fldCharType="end"/>
      </w:r>
      <w:r w:rsidR="00CD5400">
        <w:rPr>
          <w:rFonts w:ascii="Arial" w:eastAsia="Calibri" w:hAnsi="Arial" w:cs="Arial"/>
          <w:color w:val="000000"/>
          <w:sz w:val="22"/>
          <w:szCs w:val="22"/>
        </w:rPr>
        <w:t xml:space="preserve">. </w:t>
      </w:r>
    </w:p>
    <w:p w14:paraId="72840702" w14:textId="0FE83609" w:rsidR="00CD5400" w:rsidRDefault="0019734C" w:rsidP="0019734C">
      <w:pPr>
        <w:pBdr>
          <w:top w:val="nil"/>
          <w:left w:val="nil"/>
          <w:bottom w:val="nil"/>
          <w:right w:val="nil"/>
          <w:between w:val="nil"/>
        </w:pBdr>
        <w:spacing w:before="60" w:after="180"/>
        <w:rPr>
          <w:rFonts w:ascii="Arial" w:eastAsia="Calibri" w:hAnsi="Arial" w:cs="Arial"/>
          <w:color w:val="000000"/>
          <w:sz w:val="22"/>
          <w:szCs w:val="22"/>
        </w:rPr>
      </w:pPr>
      <w:bookmarkStart w:id="40" w:name="_heading=h.147n2zr" w:colFirst="0" w:colLast="0"/>
      <w:bookmarkStart w:id="41" w:name="_heading=h.3o7alnk" w:colFirst="0" w:colLast="0"/>
      <w:bookmarkStart w:id="42" w:name="_heading=h.23ckvvd" w:colFirst="0" w:colLast="0"/>
      <w:bookmarkEnd w:id="40"/>
      <w:bookmarkEnd w:id="41"/>
      <w:bookmarkEnd w:id="42"/>
      <w:r w:rsidRPr="00BC3049">
        <w:rPr>
          <w:rFonts w:ascii="Arial" w:eastAsia="Calibri" w:hAnsi="Arial" w:cs="Arial"/>
          <w:color w:val="000000"/>
          <w:sz w:val="22"/>
          <w:szCs w:val="22"/>
        </w:rPr>
        <w:t>In the case of PRO, adoption in the clinical setting, a value proposition should consider who the beneficiaries are (e.g., the patient, the provider) and what the advantage unique to the stakeholder might be (e.g., better quality patient data for diagnosis, and improved provide/patient interaction, more holistic use of clinical setting services [e.g., referrals], and improved health outcomes for patient).</w:t>
      </w:r>
    </w:p>
    <w:p w14:paraId="05410A47" w14:textId="77777777" w:rsidR="00CD5400" w:rsidRDefault="00CD5400" w:rsidP="0019734C">
      <w:pPr>
        <w:pBdr>
          <w:top w:val="nil"/>
          <w:left w:val="nil"/>
          <w:bottom w:val="nil"/>
          <w:right w:val="nil"/>
          <w:between w:val="nil"/>
        </w:pBdr>
        <w:spacing w:before="60" w:after="180"/>
        <w:rPr>
          <w:rFonts w:ascii="Arial" w:eastAsia="Calibri" w:hAnsi="Arial" w:cs="Arial"/>
          <w:color w:val="000000"/>
          <w:sz w:val="22"/>
          <w:szCs w:val="22"/>
        </w:rPr>
      </w:pPr>
    </w:p>
    <w:p w14:paraId="08C09A09" w14:textId="09FD5B5D" w:rsidR="00CD5400" w:rsidRDefault="00CD5400" w:rsidP="0019734C">
      <w:pPr>
        <w:pBdr>
          <w:top w:val="nil"/>
          <w:left w:val="nil"/>
          <w:bottom w:val="nil"/>
          <w:right w:val="nil"/>
          <w:between w:val="nil"/>
        </w:pBdr>
        <w:spacing w:before="60" w:after="180"/>
        <w:rPr>
          <w:rFonts w:ascii="Arial" w:eastAsia="Calibri" w:hAnsi="Arial" w:cs="Arial"/>
          <w:color w:val="000000"/>
          <w:sz w:val="22"/>
          <w:szCs w:val="22"/>
        </w:rPr>
      </w:pPr>
    </w:p>
    <w:p w14:paraId="4B169E5A" w14:textId="77777777" w:rsidR="00CD5400" w:rsidRDefault="00CD5400" w:rsidP="00BC3049">
      <w:pPr>
        <w:pStyle w:val="Style1"/>
      </w:pPr>
    </w:p>
    <w:p w14:paraId="5508D93A" w14:textId="07E5A499" w:rsidR="00CD5400" w:rsidRDefault="00CD5400" w:rsidP="00BC3049">
      <w:pPr>
        <w:pStyle w:val="Style1"/>
      </w:pPr>
      <w:r>
        <w:rPr>
          <w:rFonts w:cs="Arial"/>
          <w:noProof/>
          <w:sz w:val="22"/>
          <w:szCs w:val="22"/>
        </w:rPr>
        <w:lastRenderedPageBreak/>
        <mc:AlternateContent>
          <mc:Choice Requires="wps">
            <w:drawing>
              <wp:anchor distT="0" distB="182880" distL="114300" distR="114300" simplePos="0" relativeHeight="251703296" behindDoc="0" locked="0" layoutInCell="1" allowOverlap="1" wp14:anchorId="1B6EF9CF" wp14:editId="5B207998">
                <wp:simplePos x="0" y="0"/>
                <wp:positionH relativeFrom="column">
                  <wp:posOffset>-1270</wp:posOffset>
                </wp:positionH>
                <wp:positionV relativeFrom="paragraph">
                  <wp:posOffset>346710</wp:posOffset>
                </wp:positionV>
                <wp:extent cx="6144260" cy="3549015"/>
                <wp:effectExtent l="12700" t="12700" r="15240" b="6985"/>
                <wp:wrapSquare wrapText="bothSides"/>
                <wp:docPr id="29" name="Text Box 29"/>
                <wp:cNvGraphicFramePr/>
                <a:graphic xmlns:a="http://schemas.openxmlformats.org/drawingml/2006/main">
                  <a:graphicData uri="http://schemas.microsoft.com/office/word/2010/wordprocessingShape">
                    <wps:wsp>
                      <wps:cNvSpPr txBox="1"/>
                      <wps:spPr>
                        <a:xfrm>
                          <a:off x="0" y="0"/>
                          <a:ext cx="6144260" cy="3549015"/>
                        </a:xfrm>
                        <a:prstGeom prst="rect">
                          <a:avLst/>
                        </a:prstGeom>
                        <a:solidFill>
                          <a:schemeClr val="accent1">
                            <a:lumMod val="20000"/>
                            <a:lumOff val="80000"/>
                          </a:schemeClr>
                        </a:solidFill>
                        <a:ln w="25400">
                          <a:solidFill>
                            <a:schemeClr val="accent1">
                              <a:lumMod val="75000"/>
                            </a:schemeClr>
                          </a:solidFill>
                        </a:ln>
                      </wps:spPr>
                      <wps:txbx>
                        <w:txbxContent>
                          <w:p w14:paraId="3E78F638" w14:textId="77777777" w:rsidR="00743449" w:rsidRPr="00E87E44" w:rsidRDefault="00743449" w:rsidP="00CD5400">
                            <w:pPr>
                              <w:pBdr>
                                <w:top w:val="nil"/>
                                <w:left w:val="nil"/>
                                <w:bottom w:val="nil"/>
                                <w:right w:val="nil"/>
                                <w:between w:val="nil"/>
                              </w:pBdr>
                              <w:spacing w:after="180"/>
                              <w:ind w:left="360"/>
                              <w:rPr>
                                <w:rFonts w:ascii="Arial" w:eastAsia="Calibri" w:hAnsi="Arial" w:cs="Arial"/>
                                <w:b/>
                                <w:bCs/>
                                <w:color w:val="000000"/>
                                <w:sz w:val="22"/>
                                <w:szCs w:val="22"/>
                              </w:rPr>
                            </w:pPr>
                            <w:r w:rsidRPr="00E87E44">
                              <w:rPr>
                                <w:rFonts w:ascii="Arial" w:eastAsia="Calibri" w:hAnsi="Arial" w:cs="Arial"/>
                                <w:b/>
                                <w:bCs/>
                                <w:i/>
                                <w:iCs/>
                                <w:color w:val="000000"/>
                                <w:sz w:val="22"/>
                                <w:szCs w:val="22"/>
                              </w:rPr>
                              <w:t>Practical tip:</w:t>
                            </w:r>
                            <w:r w:rsidRPr="00E87E44">
                              <w:rPr>
                                <w:rFonts w:ascii="Arial" w:eastAsia="Calibri" w:hAnsi="Arial" w:cs="Arial"/>
                                <w:b/>
                                <w:bCs/>
                                <w:color w:val="000000"/>
                                <w:sz w:val="22"/>
                                <w:szCs w:val="22"/>
                              </w:rPr>
                              <w:t xml:space="preserve"> Be able to provide a clear justification for PRO data collection as providers and staff are more likely to support PRO implementation if they understand the value</w:t>
                            </w:r>
                            <w:r w:rsidRPr="00E87E44">
                              <w:rPr>
                                <w:rFonts w:ascii="Arial" w:eastAsia="Calibri" w:hAnsi="Arial" w:cs="Arial"/>
                                <w:b/>
                                <w:bCs/>
                                <w:color w:val="000000"/>
                                <w:sz w:val="22"/>
                                <w:szCs w:val="22"/>
                              </w:rPr>
                              <w:fldChar w:fldCharType="begin"/>
                            </w:r>
                            <w:r>
                              <w:rPr>
                                <w:rFonts w:ascii="Arial" w:eastAsia="Calibri" w:hAnsi="Arial" w:cs="Arial"/>
                                <w:b/>
                                <w:bCs/>
                                <w:color w:val="000000"/>
                                <w:sz w:val="22"/>
                                <w:szCs w:val="22"/>
                              </w:rPr>
                              <w:instrText xml:space="preserve"> ADDIN EN.CITE &lt;EndNote&gt;&lt;Cite&gt;&lt;Author&gt;International Society for Quality of Life Research (prepared by Chan E&lt;/Author&gt;&lt;Year&gt;2018&lt;/Year&gt;&lt;RecNum&gt;6998&lt;/RecNum&gt;&lt;DisplayText&gt;&lt;style face="superscript"&gt;3&lt;/style&gt;&lt;/DisplayText&gt;&lt;record&gt;&lt;rec-number&gt;6998&lt;/rec-number&gt;&lt;foreign-keys&gt;&lt;key app="EN" db-id="9dd90wvx2spdv9etaz6p5a9mtvetetvpev9r" timestamp="1598635194"&gt;6998&lt;/key&gt;&lt;/foreign-keys&gt;&lt;ref-type name="Web Page"&gt;12&lt;/ref-type&gt;&lt;contributors&gt;&lt;authors&gt;&lt;author&gt;International Society for Quality of Life Research (prepared by Chan E, Edwards T, Haywood K, Mikles S, Newton L),&lt;/author&gt;&lt;/authors&gt;&lt;/contributors&gt;&lt;titles&gt;&lt;title&gt;Companion guide to implementing patient reported outcomes assessment in clinical practice&lt;/title&gt;&lt;/titles&gt;&lt;volume&gt;2020&lt;/volume&gt;&lt;number&gt;July &lt;/number&gt;&lt;dates&gt;&lt;year&gt;2018&lt;/year&gt;&lt;/dates&gt;&lt;urls&gt;&lt;related-urls&gt;&lt;url&gt;https://www.isoqol.org/wp-content/uploads/2019/09/ISOQOL-Companion-Guide-FINAL.pdf&lt;/url&gt;&lt;/related-urls&gt;&lt;/urls&gt;&lt;/record&gt;&lt;/Cite&gt;&lt;/EndNote&gt;</w:instrText>
                            </w:r>
                            <w:r w:rsidRPr="00E87E44">
                              <w:rPr>
                                <w:rFonts w:ascii="Arial" w:eastAsia="Calibri" w:hAnsi="Arial" w:cs="Arial"/>
                                <w:b/>
                                <w:bCs/>
                                <w:color w:val="000000"/>
                                <w:sz w:val="22"/>
                                <w:szCs w:val="22"/>
                              </w:rPr>
                              <w:fldChar w:fldCharType="separate"/>
                            </w:r>
                            <w:r w:rsidRPr="00A35892">
                              <w:rPr>
                                <w:rFonts w:ascii="Arial" w:eastAsia="Calibri" w:hAnsi="Arial" w:cs="Arial"/>
                                <w:b/>
                                <w:bCs/>
                                <w:noProof/>
                                <w:color w:val="000000"/>
                                <w:sz w:val="22"/>
                                <w:szCs w:val="22"/>
                                <w:vertAlign w:val="superscript"/>
                              </w:rPr>
                              <w:t>3</w:t>
                            </w:r>
                            <w:r w:rsidRPr="00E87E44">
                              <w:rPr>
                                <w:rFonts w:ascii="Arial" w:eastAsia="Calibri" w:hAnsi="Arial" w:cs="Arial"/>
                                <w:b/>
                                <w:bCs/>
                                <w:color w:val="000000"/>
                                <w:sz w:val="22"/>
                                <w:szCs w:val="22"/>
                              </w:rPr>
                              <w:fldChar w:fldCharType="end"/>
                            </w:r>
                            <w:r w:rsidRPr="00E87E44">
                              <w:rPr>
                                <w:rFonts w:ascii="Arial" w:eastAsia="Calibri" w:hAnsi="Arial" w:cs="Arial"/>
                                <w:b/>
                                <w:bCs/>
                                <w:color w:val="000000"/>
                                <w:sz w:val="22"/>
                                <w:szCs w:val="22"/>
                              </w:rPr>
                              <w:t xml:space="preserve">. Short practical examples are likely more compelling. </w:t>
                            </w:r>
                          </w:p>
                          <w:p w14:paraId="418AA613" w14:textId="77777777" w:rsidR="00743449" w:rsidRDefault="00743449" w:rsidP="00CD5400">
                            <w:pPr>
                              <w:pBdr>
                                <w:top w:val="nil"/>
                                <w:left w:val="nil"/>
                                <w:bottom w:val="nil"/>
                                <w:right w:val="nil"/>
                                <w:between w:val="nil"/>
                              </w:pBdr>
                              <w:spacing w:before="60" w:after="180"/>
                              <w:ind w:left="360"/>
                              <w:rPr>
                                <w:rFonts w:ascii="Arial" w:eastAsia="Calibri" w:hAnsi="Arial" w:cs="Arial"/>
                                <w:color w:val="000000"/>
                                <w:sz w:val="22"/>
                                <w:szCs w:val="22"/>
                              </w:rPr>
                            </w:pPr>
                            <w:r w:rsidRPr="00E87E44">
                              <w:rPr>
                                <w:rFonts w:ascii="Arial" w:eastAsia="Calibri" w:hAnsi="Arial" w:cs="Arial"/>
                                <w:color w:val="000000"/>
                                <w:sz w:val="22"/>
                                <w:szCs w:val="22"/>
                              </w:rPr>
                              <w:t>Example 1. On average, ~30% of PLWH in the U</w:t>
                            </w:r>
                            <w:r>
                              <w:rPr>
                                <w:rFonts w:ascii="Arial" w:eastAsia="Calibri" w:hAnsi="Arial" w:cs="Arial"/>
                                <w:color w:val="000000"/>
                                <w:sz w:val="22"/>
                                <w:szCs w:val="22"/>
                              </w:rPr>
                              <w:t xml:space="preserve">nited </w:t>
                            </w:r>
                            <w:r w:rsidRPr="00E87E44">
                              <w:rPr>
                                <w:rFonts w:ascii="Arial" w:eastAsia="Calibri" w:hAnsi="Arial" w:cs="Arial"/>
                                <w:color w:val="000000"/>
                                <w:sz w:val="22"/>
                                <w:szCs w:val="22"/>
                              </w:rPr>
                              <w:t>S</w:t>
                            </w:r>
                            <w:r>
                              <w:rPr>
                                <w:rFonts w:ascii="Arial" w:eastAsia="Calibri" w:hAnsi="Arial" w:cs="Arial"/>
                                <w:color w:val="000000"/>
                                <w:sz w:val="22"/>
                                <w:szCs w:val="22"/>
                              </w:rPr>
                              <w:t>tates</w:t>
                            </w:r>
                            <w:r w:rsidRPr="00E87E44">
                              <w:rPr>
                                <w:rFonts w:ascii="Arial" w:eastAsia="Calibri" w:hAnsi="Arial" w:cs="Arial"/>
                                <w:color w:val="000000"/>
                                <w:sz w:val="22"/>
                                <w:szCs w:val="22"/>
                              </w:rPr>
                              <w:t xml:space="preserve"> report depression at any one time, and this is associated with many poor outcomes such as mortality</w:t>
                            </w:r>
                            <w:r w:rsidRPr="00E87E44">
                              <w:rPr>
                                <w:rFonts w:ascii="Arial" w:eastAsia="Calibri" w:hAnsi="Arial" w:cs="Arial"/>
                                <w:color w:val="000000"/>
                                <w:sz w:val="22"/>
                                <w:szCs w:val="22"/>
                              </w:rPr>
                              <w:fldChar w:fldCharType="begin">
                                <w:fldData xml:space="preserve">PEVuZE5vdGU+PENpdGU+PEF1dGhvcj5CZW5ndHNvbjwvQXV0aG9yPjxZZWFyPjIwMTc8L1llYXI+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</w:fldData>
                              </w:fldChar>
                            </w:r>
                            <w:r>
                              <w:rPr>
                                <w:rFonts w:ascii="Arial" w:eastAsia="Calibri" w:hAnsi="Arial" w:cs="Arial"/>
                                <w:color w:val="000000"/>
                                <w:sz w:val="22"/>
                                <w:szCs w:val="22"/>
                              </w:rPr>
                              <w:instrText xml:space="preserve"> ADDIN EN.CITE </w:instrText>
                            </w:r>
                            <w:r>
                              <w:rPr>
                                <w:rFonts w:ascii="Arial" w:eastAsia="Calibri" w:hAnsi="Arial" w:cs="Arial"/>
                                <w:color w:val="000000"/>
                                <w:sz w:val="22"/>
                                <w:szCs w:val="22"/>
                              </w:rPr>
                              <w:fldChar w:fldCharType="begin">
                                <w:fldData xml:space="preserve">PEVuZE5vdGU+PENpdGU+PEF1dGhvcj5CZW5ndHNvbjwvQXV0aG9yPjxZZWFyPjIwMTc8L1llYXI+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</w:fldData>
                              </w:fldChar>
                            </w:r>
                            <w:r>
                              <w:rPr>
                                <w:rFonts w:ascii="Arial" w:eastAsia="Calibri" w:hAnsi="Arial" w:cs="Arial"/>
                                <w:color w:val="000000"/>
                                <w:sz w:val="22"/>
                                <w:szCs w:val="22"/>
                              </w:rPr>
                              <w:instrText xml:space="preserve"> ADDIN EN.CITE.DATA </w:instrText>
                            </w:r>
                            <w:r>
                              <w:rPr>
                                <w:rFonts w:ascii="Arial" w:eastAsia="Calibri" w:hAnsi="Arial" w:cs="Arial"/>
                                <w:color w:val="000000"/>
                                <w:sz w:val="22"/>
                                <w:szCs w:val="22"/>
                              </w:rPr>
                            </w:r>
                            <w:r>
                              <w:rPr>
                                <w:rFonts w:ascii="Arial" w:eastAsia="Calibri" w:hAnsi="Arial" w:cs="Arial"/>
                                <w:color w:val="000000"/>
                                <w:sz w:val="22"/>
                                <w:szCs w:val="22"/>
                              </w:rPr>
                              <w:fldChar w:fldCharType="end"/>
                            </w:r>
                            <w:r w:rsidRPr="00E87E44">
                              <w:rPr>
                                <w:rFonts w:ascii="Arial" w:eastAsia="Calibri" w:hAnsi="Arial" w:cs="Arial"/>
                                <w:color w:val="000000"/>
                                <w:sz w:val="22"/>
                                <w:szCs w:val="22"/>
                              </w:rPr>
                            </w:r>
                            <w:r w:rsidRPr="00E87E44">
                              <w:rPr>
                                <w:rFonts w:ascii="Arial" w:eastAsia="Calibri" w:hAnsi="Arial" w:cs="Arial"/>
                                <w:color w:val="000000"/>
                                <w:sz w:val="22"/>
                                <w:szCs w:val="22"/>
                              </w:rPr>
                              <w:fldChar w:fldCharType="separate"/>
                            </w:r>
                            <w:r w:rsidRPr="00CD5400">
                              <w:rPr>
                                <w:rFonts w:ascii="Arial" w:eastAsia="Calibri" w:hAnsi="Arial" w:cs="Arial"/>
                                <w:noProof/>
                                <w:color w:val="000000"/>
                                <w:sz w:val="22"/>
                                <w:szCs w:val="22"/>
                                <w:vertAlign w:val="superscript"/>
                              </w:rPr>
                              <w:t>26</w:t>
                            </w:r>
                            <w:r w:rsidRPr="00E87E44">
                              <w:rPr>
                                <w:rFonts w:ascii="Arial" w:eastAsia="Calibri" w:hAnsi="Arial" w:cs="Arial"/>
                                <w:color w:val="000000"/>
                                <w:sz w:val="22"/>
                                <w:szCs w:val="22"/>
                              </w:rPr>
                              <w:fldChar w:fldCharType="end"/>
                            </w:r>
                            <w:r w:rsidRPr="00E87E44">
                              <w:rPr>
                                <w:rFonts w:ascii="Arial" w:eastAsia="Calibri" w:hAnsi="Arial" w:cs="Arial"/>
                                <w:color w:val="000000"/>
                                <w:sz w:val="22"/>
                                <w:szCs w:val="22"/>
                              </w:rPr>
                              <w:t>. It is notable that even among PLWH with known depression there are substantial gaps in the depression treatment cascade with lack of follow up to see if treatments are effective</w:t>
                            </w:r>
                            <w:r w:rsidRPr="00E87E44">
                              <w:rPr>
                                <w:rFonts w:ascii="Arial" w:eastAsia="Calibri" w:hAnsi="Arial" w:cs="Arial"/>
                                <w:color w:val="000000"/>
                                <w:sz w:val="22"/>
                                <w:szCs w:val="22"/>
                              </w:rPr>
                              <w:fldChar w:fldCharType="begin">
                                <w:fldData xml:space="preserve">PEVuZE5vdGU+PENpdGU+PEF1dGhvcj5DaG9sZXJhPC9BdXRob3I+PFllYXI+MjAxNzwvWWVhcj48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</w:fldData>
                              </w:fldChar>
                            </w:r>
                            <w:r>
                              <w:rPr>
                                <w:rFonts w:ascii="Arial" w:eastAsia="Calibri" w:hAnsi="Arial" w:cs="Arial"/>
                                <w:color w:val="000000"/>
                                <w:sz w:val="22"/>
                                <w:szCs w:val="22"/>
                              </w:rPr>
                              <w:instrText xml:space="preserve"> ADDIN EN.CITE </w:instrText>
                            </w:r>
                            <w:r>
                              <w:rPr>
                                <w:rFonts w:ascii="Arial" w:eastAsia="Calibri" w:hAnsi="Arial" w:cs="Arial"/>
                                <w:color w:val="000000"/>
                                <w:sz w:val="22"/>
                                <w:szCs w:val="22"/>
                              </w:rPr>
                              <w:fldChar w:fldCharType="begin">
                                <w:fldData xml:space="preserve">PEVuZE5vdGU+PENpdGU+PEF1dGhvcj5DaG9sZXJhPC9BdXRob3I+PFllYXI+MjAxNzwvWWVhcj48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</w:fldData>
                              </w:fldChar>
                            </w:r>
                            <w:r>
                              <w:rPr>
                                <w:rFonts w:ascii="Arial" w:eastAsia="Calibri" w:hAnsi="Arial" w:cs="Arial"/>
                                <w:color w:val="000000"/>
                                <w:sz w:val="22"/>
                                <w:szCs w:val="22"/>
                              </w:rPr>
                              <w:instrText xml:space="preserve"> ADDIN EN.CITE.DATA </w:instrText>
                            </w:r>
                            <w:r>
                              <w:rPr>
                                <w:rFonts w:ascii="Arial" w:eastAsia="Calibri" w:hAnsi="Arial" w:cs="Arial"/>
                                <w:color w:val="000000"/>
                                <w:sz w:val="22"/>
                                <w:szCs w:val="22"/>
                              </w:rPr>
                            </w:r>
                            <w:r>
                              <w:rPr>
                                <w:rFonts w:ascii="Arial" w:eastAsia="Calibri" w:hAnsi="Arial" w:cs="Arial"/>
                                <w:color w:val="000000"/>
                                <w:sz w:val="22"/>
                                <w:szCs w:val="22"/>
                              </w:rPr>
                              <w:fldChar w:fldCharType="end"/>
                            </w:r>
                            <w:r w:rsidRPr="00E87E44">
                              <w:rPr>
                                <w:rFonts w:ascii="Arial" w:eastAsia="Calibri" w:hAnsi="Arial" w:cs="Arial"/>
                                <w:color w:val="000000"/>
                                <w:sz w:val="22"/>
                                <w:szCs w:val="22"/>
                              </w:rPr>
                            </w:r>
                            <w:r w:rsidRPr="00E87E44">
                              <w:rPr>
                                <w:rFonts w:ascii="Arial" w:eastAsia="Calibri" w:hAnsi="Arial" w:cs="Arial"/>
                                <w:color w:val="000000"/>
                                <w:sz w:val="22"/>
                                <w:szCs w:val="22"/>
                              </w:rPr>
                              <w:fldChar w:fldCharType="separate"/>
                            </w:r>
                            <w:r w:rsidRPr="00CD5400">
                              <w:rPr>
                                <w:rFonts w:ascii="Arial" w:eastAsia="Calibri" w:hAnsi="Arial" w:cs="Arial"/>
                                <w:noProof/>
                                <w:color w:val="000000"/>
                                <w:sz w:val="22"/>
                                <w:szCs w:val="22"/>
                                <w:vertAlign w:val="superscript"/>
                              </w:rPr>
                              <w:t>27</w:t>
                            </w:r>
                            <w:r w:rsidRPr="00E87E44">
                              <w:rPr>
                                <w:rFonts w:ascii="Arial" w:eastAsia="Calibri" w:hAnsi="Arial" w:cs="Arial"/>
                                <w:color w:val="000000"/>
                                <w:sz w:val="22"/>
                                <w:szCs w:val="22"/>
                              </w:rPr>
                              <w:fldChar w:fldCharType="end"/>
                            </w:r>
                            <w:r w:rsidRPr="00E87E44">
                              <w:rPr>
                                <w:rFonts w:ascii="Arial" w:eastAsia="Calibri" w:hAnsi="Arial" w:cs="Arial"/>
                                <w:color w:val="000000"/>
                                <w:sz w:val="22"/>
                                <w:szCs w:val="22"/>
                              </w:rPr>
                              <w:t>. We plan to integrate a brief clinical assessment of PROs including depression to identify the ~20% of our clinic with undiagnosed or undertreated depression to improve care for those PLWH.</w:t>
                            </w:r>
                          </w:p>
                          <w:p w14:paraId="7F11F7AC" w14:textId="77777777" w:rsidR="00743449" w:rsidRPr="00E87E44" w:rsidRDefault="00743449" w:rsidP="00CD5400">
                            <w:pPr>
                              <w:pBdr>
                                <w:top w:val="nil"/>
                                <w:left w:val="nil"/>
                                <w:bottom w:val="nil"/>
                                <w:right w:val="nil"/>
                                <w:between w:val="nil"/>
                              </w:pBdr>
                              <w:spacing w:before="60" w:after="180"/>
                              <w:ind w:left="360"/>
                              <w:rPr>
                                <w:rFonts w:ascii="Arial" w:eastAsia="Calibri" w:hAnsi="Arial" w:cs="Arial"/>
                                <w:color w:val="000000"/>
                                <w:sz w:val="22"/>
                                <w:szCs w:val="22"/>
                              </w:rPr>
                            </w:pPr>
                            <w:r>
                              <w:rPr>
                                <w:rFonts w:ascii="Arial" w:eastAsia="Calibri" w:hAnsi="Arial" w:cs="Arial"/>
                                <w:color w:val="000000"/>
                                <w:sz w:val="22"/>
                                <w:szCs w:val="22"/>
                              </w:rPr>
                              <w:t>Example 2. We have had two women in our clinic recently die as a result of intimate partner violence (IPV). The CDC has estimated that the rate of IPV among women with HIV is double the rate of those without HIV (~55%)</w:t>
                            </w:r>
                            <w:r>
                              <w:rPr>
                                <w:rFonts w:ascii="Arial" w:eastAsia="Calibri" w:hAnsi="Arial" w:cs="Arial"/>
                                <w:color w:val="000000"/>
                                <w:sz w:val="22"/>
                                <w:szCs w:val="22"/>
                              </w:rPr>
                              <w:fldChar w:fldCharType="begin"/>
                            </w:r>
                            <w:r>
                              <w:rPr>
                                <w:rFonts w:ascii="Arial" w:eastAsia="Calibri" w:hAnsi="Arial" w:cs="Arial"/>
                                <w:color w:val="000000"/>
                                <w:sz w:val="22"/>
                                <w:szCs w:val="22"/>
                              </w:rPr>
                              <w:instrText xml:space="preserve"> ADDIN EN.CITE &lt;EndNote&gt;&lt;Cite ExcludeYear="1"&gt;&lt;Author&gt;Centers for Disease Control and Prevention&lt;/Author&gt;&lt;Year&gt;2014&lt;/Year&gt;&lt;RecNum&gt;6999&lt;/RecNum&gt;&lt;DisplayText&gt;&lt;style face="superscript"&gt;28&lt;/style&gt;&lt;/DisplayText&gt;&lt;record&gt;&lt;rec-number&gt;6999&lt;/rec-number&gt;&lt;foreign-keys&gt;&lt;key app="EN" db-id="9dd90wvx2spdv9etaz6p5a9mtvetetvpev9r" timestamp="1598662475"&gt;6999&lt;/key&gt;&lt;/foreign-keys&gt;&lt;ref-type name="Web Page"&gt;12&lt;/ref-type&gt;&lt;contributors&gt;&lt;authors&gt;&lt;author&gt;Centers for Disease Control and Prevention,&lt;/author&gt;&lt;/authors&gt;&lt;/contributors&gt;&lt;titles&gt;&lt;title&gt;Intersection of intimate partner violence and HIV in women&lt;/title&gt;&lt;/titles&gt;&lt;volume&gt;2020&lt;/volume&gt;&lt;number&gt;July&lt;/number&gt;&lt;dates&gt;&lt;year&gt;2014&lt;/year&gt;&lt;/dates&gt;&lt;urls&gt;&lt;related-urls&gt;&lt;url&gt;https://www.cdc.gov/violenceprevention/pdf/ipv/13_243567_green_aag-a.pdf?response_type=embed&lt;/url&gt;&lt;/related-urls&gt;&lt;/urls&gt;&lt;/record&gt;&lt;/Cite&gt;&lt;/EndNote&gt;</w:instrText>
                            </w:r>
                            <w:r>
                              <w:rPr>
                                <w:rFonts w:ascii="Arial" w:eastAsia="Calibri" w:hAnsi="Arial" w:cs="Arial"/>
                                <w:color w:val="000000"/>
                                <w:sz w:val="22"/>
                                <w:szCs w:val="22"/>
                              </w:rPr>
                              <w:fldChar w:fldCharType="separate"/>
                            </w:r>
                            <w:r w:rsidRPr="00CD5400">
                              <w:rPr>
                                <w:rFonts w:ascii="Arial" w:eastAsia="Calibri" w:hAnsi="Arial" w:cs="Arial"/>
                                <w:noProof/>
                                <w:color w:val="000000"/>
                                <w:sz w:val="22"/>
                                <w:szCs w:val="22"/>
                                <w:vertAlign w:val="superscript"/>
                              </w:rPr>
                              <w:t>28</w:t>
                            </w:r>
                            <w:r>
                              <w:rPr>
                                <w:rFonts w:ascii="Arial" w:eastAsia="Calibri" w:hAnsi="Arial" w:cs="Arial"/>
                                <w:color w:val="000000"/>
                                <w:sz w:val="22"/>
                                <w:szCs w:val="22"/>
                              </w:rPr>
                              <w:fldChar w:fldCharType="end"/>
                            </w:r>
                            <w:r>
                              <w:rPr>
                                <w:rFonts w:ascii="Arial" w:eastAsia="Calibri" w:hAnsi="Arial" w:cs="Arial"/>
                                <w:color w:val="000000"/>
                                <w:sz w:val="22"/>
                                <w:szCs w:val="22"/>
                              </w:rPr>
                              <w:t xml:space="preserve">. We are also seeing increasing heroin overdoses. We would like to implement a brief clinical assessment of PROs in clinic to allow a standardized approach to screening for IPV, drug and alcohol use, depression and inadequate adherence to allow us to better identify those PLWH in our clinic who may benefit from additional interventions such as addressing IPV and ensuring Narcan for those using illicit opioids. </w:t>
                            </w:r>
                          </w:p>
                          <w:p w14:paraId="4F82568B" w14:textId="735FD4F0" w:rsidR="00743449" w:rsidRPr="001B64AF" w:rsidRDefault="00743449" w:rsidP="00CD5400">
                            <w:pPr>
                              <w:pBdr>
                                <w:top w:val="nil"/>
                                <w:left w:val="nil"/>
                                <w:bottom w:val="nil"/>
                                <w:right w:val="nil"/>
                                <w:between w:val="nil"/>
                              </w:pBdr>
                              <w:spacing w:after="180"/>
                              <w:ind w:left="360"/>
                              <w:rPr>
                                <w:rFonts w:ascii="Arial" w:hAnsi="Arial" w:cs="Arial"/>
                                <w:b/>
                                <w:bCs/>
                                <w:color w:val="000000"/>
                                <w:sz w:val="22"/>
                                <w:szCs w:val="22"/>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6EF9CF" id="Text Box 29" o:spid="_x0000_s1027" type="#_x0000_t202" style="position:absolute;margin-left:-.1pt;margin-top:27.3pt;width:483.8pt;height:279.45pt;z-index:251703296;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" fillcolor="#d9e2f3 [660]" strokecolor="#2f5496 [2404]" strokeweight="2pt">
                <v:textbox inset="14.4pt,14.4pt,14.4pt,14.4pt">
                  <w:txbxContent>
                    <w:p w14:paraId="3E78F638" w14:textId="77777777" w:rsidR="00743449" w:rsidRPr="00E87E44" w:rsidRDefault="00743449" w:rsidP="00CD5400">
                      <w:pPr>
                        <w:pBdr>
                          <w:top w:val="nil"/>
                          <w:left w:val="nil"/>
                          <w:bottom w:val="nil"/>
                          <w:right w:val="nil"/>
                          <w:between w:val="nil"/>
                        </w:pBdr>
                        <w:spacing w:after="180"/>
                        <w:ind w:left="360"/>
                        <w:rPr>
                          <w:rFonts w:ascii="Arial" w:eastAsia="Calibri" w:hAnsi="Arial" w:cs="Arial"/>
                          <w:b/>
                          <w:bCs/>
                          <w:color w:val="000000"/>
                          <w:sz w:val="22"/>
                          <w:szCs w:val="22"/>
                        </w:rPr>
                      </w:pPr>
                      <w:r w:rsidRPr="00E87E44">
                        <w:rPr>
                          <w:rFonts w:ascii="Arial" w:eastAsia="Calibri" w:hAnsi="Arial" w:cs="Arial"/>
                          <w:b/>
                          <w:bCs/>
                          <w:i/>
                          <w:iCs/>
                          <w:color w:val="000000"/>
                          <w:sz w:val="22"/>
                          <w:szCs w:val="22"/>
                        </w:rPr>
                        <w:t>Practical tip:</w:t>
                      </w:r>
                      <w:r w:rsidRPr="00E87E44">
                        <w:rPr>
                          <w:rFonts w:ascii="Arial" w:eastAsia="Calibri" w:hAnsi="Arial" w:cs="Arial"/>
                          <w:b/>
                          <w:bCs/>
                          <w:color w:val="000000"/>
                          <w:sz w:val="22"/>
                          <w:szCs w:val="22"/>
                        </w:rPr>
                        <w:t xml:space="preserve"> Be able to provide a clear justification for PRO data collection as providers and staff are more likely to support PRO implementation if they understand the value</w:t>
                      </w:r>
                      <w:r w:rsidRPr="00E87E44">
                        <w:rPr>
                          <w:rFonts w:ascii="Arial" w:eastAsia="Calibri" w:hAnsi="Arial" w:cs="Arial"/>
                          <w:b/>
                          <w:bCs/>
                          <w:color w:val="000000"/>
                          <w:sz w:val="22"/>
                          <w:szCs w:val="22"/>
                        </w:rPr>
                        <w:fldChar w:fldCharType="begin"/>
                      </w:r>
                      <w:r>
                        <w:rPr>
                          <w:rFonts w:ascii="Arial" w:eastAsia="Calibri" w:hAnsi="Arial" w:cs="Arial"/>
                          <w:b/>
                          <w:bCs/>
                          <w:color w:val="000000"/>
                          <w:sz w:val="22"/>
                          <w:szCs w:val="22"/>
                        </w:rPr>
                        <w:instrText xml:space="preserve"> ADDIN EN.CITE &lt;EndNote&gt;&lt;Cite&gt;&lt;Author&gt;International Society for Quality of Life Research (prepared by Chan E&lt;/Author&gt;&lt;Year&gt;2018&lt;/Year&gt;&lt;RecNum&gt;6998&lt;/RecNum&gt;&lt;DisplayText&gt;&lt;style face="superscript"&gt;3&lt;/style&gt;&lt;/DisplayText&gt;&lt;record&gt;&lt;rec-number&gt;6998&lt;/rec-number&gt;&lt;foreign-keys&gt;&lt;key app="EN" db-id="9dd90wvx2spdv9etaz6p5a9mtvetetvpev9r" timestamp="1598635194"&gt;6998&lt;/key&gt;&lt;/foreign-keys&gt;&lt;ref-type name="Web Page"&gt;12&lt;/ref-type&gt;&lt;contributors&gt;&lt;authors&gt;&lt;author&gt;International Society for Quality of Life Research (prepared by Chan E, Edwards T, Haywood K, Mikles S, Newton L),&lt;/author&gt;&lt;/authors&gt;&lt;/contributors&gt;&lt;titles&gt;&lt;title&gt;Companion guide to implementing patient reported outcomes assessment in clinical practice&lt;/title&gt;&lt;/titles&gt;&lt;volume&gt;2020&lt;/volume&gt;&lt;number&gt;July &lt;/number&gt;&lt;dates&gt;&lt;year&gt;2018&lt;/year&gt;&lt;/dates&gt;&lt;urls&gt;&lt;related-urls&gt;&lt;url&gt;https://www.isoqol.org/wp-content/uploads/2019/09/ISOQOL-Companion-Guide-FINAL.pdf&lt;/url&gt;&lt;/related-urls&gt;&lt;/urls&gt;&lt;/record&gt;&lt;/Cite&gt;&lt;/EndNote&gt;</w:instrText>
                      </w:r>
                      <w:r w:rsidRPr="00E87E44">
                        <w:rPr>
                          <w:rFonts w:ascii="Arial" w:eastAsia="Calibri" w:hAnsi="Arial" w:cs="Arial"/>
                          <w:b/>
                          <w:bCs/>
                          <w:color w:val="000000"/>
                          <w:sz w:val="22"/>
                          <w:szCs w:val="22"/>
                        </w:rPr>
                        <w:fldChar w:fldCharType="separate"/>
                      </w:r>
                      <w:r w:rsidRPr="00A35892">
                        <w:rPr>
                          <w:rFonts w:ascii="Arial" w:eastAsia="Calibri" w:hAnsi="Arial" w:cs="Arial"/>
                          <w:b/>
                          <w:bCs/>
                          <w:noProof/>
                          <w:color w:val="000000"/>
                          <w:sz w:val="22"/>
                          <w:szCs w:val="22"/>
                          <w:vertAlign w:val="superscript"/>
                        </w:rPr>
                        <w:t>3</w:t>
                      </w:r>
                      <w:r w:rsidRPr="00E87E44">
                        <w:rPr>
                          <w:rFonts w:ascii="Arial" w:eastAsia="Calibri" w:hAnsi="Arial" w:cs="Arial"/>
                          <w:b/>
                          <w:bCs/>
                          <w:color w:val="000000"/>
                          <w:sz w:val="22"/>
                          <w:szCs w:val="22"/>
                        </w:rPr>
                        <w:fldChar w:fldCharType="end"/>
                      </w:r>
                      <w:r w:rsidRPr="00E87E44">
                        <w:rPr>
                          <w:rFonts w:ascii="Arial" w:eastAsia="Calibri" w:hAnsi="Arial" w:cs="Arial"/>
                          <w:b/>
                          <w:bCs/>
                          <w:color w:val="000000"/>
                          <w:sz w:val="22"/>
                          <w:szCs w:val="22"/>
                        </w:rPr>
                        <w:t xml:space="preserve">. Short practical examples are likely more compelling. </w:t>
                      </w:r>
                    </w:p>
                    <w:p w14:paraId="418AA613" w14:textId="77777777" w:rsidR="00743449" w:rsidRDefault="00743449" w:rsidP="00CD5400">
                      <w:pPr>
                        <w:pBdr>
                          <w:top w:val="nil"/>
                          <w:left w:val="nil"/>
                          <w:bottom w:val="nil"/>
                          <w:right w:val="nil"/>
                          <w:between w:val="nil"/>
                        </w:pBdr>
                        <w:spacing w:before="60" w:after="180"/>
                        <w:ind w:left="360"/>
                        <w:rPr>
                          <w:rFonts w:ascii="Arial" w:eastAsia="Calibri" w:hAnsi="Arial" w:cs="Arial"/>
                          <w:color w:val="000000"/>
                          <w:sz w:val="22"/>
                          <w:szCs w:val="22"/>
                        </w:rPr>
                      </w:pPr>
                      <w:r w:rsidRPr="00E87E44">
                        <w:rPr>
                          <w:rFonts w:ascii="Arial" w:eastAsia="Calibri" w:hAnsi="Arial" w:cs="Arial"/>
                          <w:color w:val="000000"/>
                          <w:sz w:val="22"/>
                          <w:szCs w:val="22"/>
                        </w:rPr>
                        <w:t>Example 1. On average, ~30% of PLWH in the U</w:t>
                      </w:r>
                      <w:r>
                        <w:rPr>
                          <w:rFonts w:ascii="Arial" w:eastAsia="Calibri" w:hAnsi="Arial" w:cs="Arial"/>
                          <w:color w:val="000000"/>
                          <w:sz w:val="22"/>
                          <w:szCs w:val="22"/>
                        </w:rPr>
                        <w:t xml:space="preserve">nited </w:t>
                      </w:r>
                      <w:r w:rsidRPr="00E87E44">
                        <w:rPr>
                          <w:rFonts w:ascii="Arial" w:eastAsia="Calibri" w:hAnsi="Arial" w:cs="Arial"/>
                          <w:color w:val="000000"/>
                          <w:sz w:val="22"/>
                          <w:szCs w:val="22"/>
                        </w:rPr>
                        <w:t>S</w:t>
                      </w:r>
                      <w:r>
                        <w:rPr>
                          <w:rFonts w:ascii="Arial" w:eastAsia="Calibri" w:hAnsi="Arial" w:cs="Arial"/>
                          <w:color w:val="000000"/>
                          <w:sz w:val="22"/>
                          <w:szCs w:val="22"/>
                        </w:rPr>
                        <w:t>tates</w:t>
                      </w:r>
                      <w:r w:rsidRPr="00E87E44">
                        <w:rPr>
                          <w:rFonts w:ascii="Arial" w:eastAsia="Calibri" w:hAnsi="Arial" w:cs="Arial"/>
                          <w:color w:val="000000"/>
                          <w:sz w:val="22"/>
                          <w:szCs w:val="22"/>
                        </w:rPr>
                        <w:t xml:space="preserve"> report depression at any one time, and this is associated with many poor outcomes such as mortality</w:t>
                      </w:r>
                      <w:r w:rsidRPr="00E87E44">
                        <w:rPr>
                          <w:rFonts w:ascii="Arial" w:eastAsia="Calibri" w:hAnsi="Arial" w:cs="Arial"/>
                          <w:color w:val="000000"/>
                          <w:sz w:val="22"/>
                          <w:szCs w:val="22"/>
                        </w:rPr>
                        <w:fldChar w:fldCharType="begin">
                          <w:fldData xml:space="preserve">PEVuZE5vdGU+PENpdGU+PEF1dGhvcj5CZW5ndHNvbjwvQXV0aG9yPjxZZWFyPjIwMTc8L1llYXI+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</w:fldData>
                        </w:fldChar>
                      </w:r>
                      <w:r>
                        <w:rPr>
                          <w:rFonts w:ascii="Arial" w:eastAsia="Calibri" w:hAnsi="Arial" w:cs="Arial"/>
                          <w:color w:val="000000"/>
                          <w:sz w:val="22"/>
                          <w:szCs w:val="22"/>
                        </w:rPr>
                        <w:instrText xml:space="preserve"> ADDIN EN.CITE </w:instrText>
                      </w:r>
                      <w:r>
                        <w:rPr>
                          <w:rFonts w:ascii="Arial" w:eastAsia="Calibri" w:hAnsi="Arial" w:cs="Arial"/>
                          <w:color w:val="000000"/>
                          <w:sz w:val="22"/>
                          <w:szCs w:val="22"/>
                        </w:rPr>
                        <w:fldChar w:fldCharType="begin">
                          <w:fldData xml:space="preserve">PEVuZE5vdGU+PENpdGU+PEF1dGhvcj5CZW5ndHNvbjwvQXV0aG9yPjxZZWFyPjIwMTc8L1llYXI+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</w:fldData>
                        </w:fldChar>
                      </w:r>
                      <w:r>
                        <w:rPr>
                          <w:rFonts w:ascii="Arial" w:eastAsia="Calibri" w:hAnsi="Arial" w:cs="Arial"/>
                          <w:color w:val="000000"/>
                          <w:sz w:val="22"/>
                          <w:szCs w:val="22"/>
                        </w:rPr>
                        <w:instrText xml:space="preserve"> ADDIN EN.CITE.DATA </w:instrText>
                      </w:r>
                      <w:r>
                        <w:rPr>
                          <w:rFonts w:ascii="Arial" w:eastAsia="Calibri" w:hAnsi="Arial" w:cs="Arial"/>
                          <w:color w:val="000000"/>
                          <w:sz w:val="22"/>
                          <w:szCs w:val="22"/>
                        </w:rPr>
                      </w:r>
                      <w:r>
                        <w:rPr>
                          <w:rFonts w:ascii="Arial" w:eastAsia="Calibri" w:hAnsi="Arial" w:cs="Arial"/>
                          <w:color w:val="000000"/>
                          <w:sz w:val="22"/>
                          <w:szCs w:val="22"/>
                        </w:rPr>
                        <w:fldChar w:fldCharType="end"/>
                      </w:r>
                      <w:r w:rsidRPr="00E87E44">
                        <w:rPr>
                          <w:rFonts w:ascii="Arial" w:eastAsia="Calibri" w:hAnsi="Arial" w:cs="Arial"/>
                          <w:color w:val="000000"/>
                          <w:sz w:val="22"/>
                          <w:szCs w:val="22"/>
                        </w:rPr>
                        <w:fldChar w:fldCharType="separate"/>
                      </w:r>
                      <w:r w:rsidRPr="00CD5400">
                        <w:rPr>
                          <w:rFonts w:ascii="Arial" w:eastAsia="Calibri" w:hAnsi="Arial" w:cs="Arial"/>
                          <w:noProof/>
                          <w:color w:val="000000"/>
                          <w:sz w:val="22"/>
                          <w:szCs w:val="22"/>
                          <w:vertAlign w:val="superscript"/>
                        </w:rPr>
                        <w:t>26</w:t>
                      </w:r>
                      <w:r w:rsidRPr="00E87E44">
                        <w:rPr>
                          <w:rFonts w:ascii="Arial" w:eastAsia="Calibri" w:hAnsi="Arial" w:cs="Arial"/>
                          <w:color w:val="000000"/>
                          <w:sz w:val="22"/>
                          <w:szCs w:val="22"/>
                        </w:rPr>
                        <w:fldChar w:fldCharType="end"/>
                      </w:r>
                      <w:r w:rsidRPr="00E87E44">
                        <w:rPr>
                          <w:rFonts w:ascii="Arial" w:eastAsia="Calibri" w:hAnsi="Arial" w:cs="Arial"/>
                          <w:color w:val="000000"/>
                          <w:sz w:val="22"/>
                          <w:szCs w:val="22"/>
                        </w:rPr>
                        <w:t>. It is notable that even among PLWH with known depression there are substantial gaps in the depression treatment cascade with lack of follow up to see if treatments are effective</w:t>
                      </w:r>
                      <w:r w:rsidRPr="00E87E44">
                        <w:rPr>
                          <w:rFonts w:ascii="Arial" w:eastAsia="Calibri" w:hAnsi="Arial" w:cs="Arial"/>
                          <w:color w:val="000000"/>
                          <w:sz w:val="22"/>
                          <w:szCs w:val="22"/>
                        </w:rPr>
                        <w:fldChar w:fldCharType="begin">
                          <w:fldData xml:space="preserve">PEVuZE5vdGU+PENpdGU+PEF1dGhvcj5DaG9sZXJhPC9BdXRob3I+PFllYXI+MjAxNzwvWWVhcj48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</w:fldData>
                        </w:fldChar>
                      </w:r>
                      <w:r>
                        <w:rPr>
                          <w:rFonts w:ascii="Arial" w:eastAsia="Calibri" w:hAnsi="Arial" w:cs="Arial"/>
                          <w:color w:val="000000"/>
                          <w:sz w:val="22"/>
                          <w:szCs w:val="22"/>
                        </w:rPr>
                        <w:instrText xml:space="preserve"> ADDIN EN.CITE </w:instrText>
                      </w:r>
                      <w:r>
                        <w:rPr>
                          <w:rFonts w:ascii="Arial" w:eastAsia="Calibri" w:hAnsi="Arial" w:cs="Arial"/>
                          <w:color w:val="000000"/>
                          <w:sz w:val="22"/>
                          <w:szCs w:val="22"/>
                        </w:rPr>
                        <w:fldChar w:fldCharType="begin">
                          <w:fldData xml:space="preserve">PEVuZE5vdGU+PENpdGU+PEF1dGhvcj5DaG9sZXJhPC9BdXRob3I+PFllYXI+MjAxNzwvWWVhcj48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</w:fldData>
                        </w:fldChar>
                      </w:r>
                      <w:r>
                        <w:rPr>
                          <w:rFonts w:ascii="Arial" w:eastAsia="Calibri" w:hAnsi="Arial" w:cs="Arial"/>
                          <w:color w:val="000000"/>
                          <w:sz w:val="22"/>
                          <w:szCs w:val="22"/>
                        </w:rPr>
                        <w:instrText xml:space="preserve"> ADDIN EN.CITE.DATA </w:instrText>
                      </w:r>
                      <w:r>
                        <w:rPr>
                          <w:rFonts w:ascii="Arial" w:eastAsia="Calibri" w:hAnsi="Arial" w:cs="Arial"/>
                          <w:color w:val="000000"/>
                          <w:sz w:val="22"/>
                          <w:szCs w:val="22"/>
                        </w:rPr>
                      </w:r>
                      <w:r>
                        <w:rPr>
                          <w:rFonts w:ascii="Arial" w:eastAsia="Calibri" w:hAnsi="Arial" w:cs="Arial"/>
                          <w:color w:val="000000"/>
                          <w:sz w:val="22"/>
                          <w:szCs w:val="22"/>
                        </w:rPr>
                        <w:fldChar w:fldCharType="end"/>
                      </w:r>
                      <w:r w:rsidRPr="00E87E44">
                        <w:rPr>
                          <w:rFonts w:ascii="Arial" w:eastAsia="Calibri" w:hAnsi="Arial" w:cs="Arial"/>
                          <w:color w:val="000000"/>
                          <w:sz w:val="22"/>
                          <w:szCs w:val="22"/>
                        </w:rPr>
                        <w:fldChar w:fldCharType="separate"/>
                      </w:r>
                      <w:r w:rsidRPr="00CD5400">
                        <w:rPr>
                          <w:rFonts w:ascii="Arial" w:eastAsia="Calibri" w:hAnsi="Arial" w:cs="Arial"/>
                          <w:noProof/>
                          <w:color w:val="000000"/>
                          <w:sz w:val="22"/>
                          <w:szCs w:val="22"/>
                          <w:vertAlign w:val="superscript"/>
                        </w:rPr>
                        <w:t>27</w:t>
                      </w:r>
                      <w:r w:rsidRPr="00E87E44">
                        <w:rPr>
                          <w:rFonts w:ascii="Arial" w:eastAsia="Calibri" w:hAnsi="Arial" w:cs="Arial"/>
                          <w:color w:val="000000"/>
                          <w:sz w:val="22"/>
                          <w:szCs w:val="22"/>
                        </w:rPr>
                        <w:fldChar w:fldCharType="end"/>
                      </w:r>
                      <w:r w:rsidRPr="00E87E44">
                        <w:rPr>
                          <w:rFonts w:ascii="Arial" w:eastAsia="Calibri" w:hAnsi="Arial" w:cs="Arial"/>
                          <w:color w:val="000000"/>
                          <w:sz w:val="22"/>
                          <w:szCs w:val="22"/>
                        </w:rPr>
                        <w:t>. We plan to integrate a brief clinical assessment of PROs including depression to identify the ~20% of our clinic with undiagnosed or undertreated depression to improve care for those PLWH.</w:t>
                      </w:r>
                    </w:p>
                    <w:p w14:paraId="7F11F7AC" w14:textId="77777777" w:rsidR="00743449" w:rsidRPr="00E87E44" w:rsidRDefault="00743449" w:rsidP="00CD5400">
                      <w:pPr>
                        <w:pBdr>
                          <w:top w:val="nil"/>
                          <w:left w:val="nil"/>
                          <w:bottom w:val="nil"/>
                          <w:right w:val="nil"/>
                          <w:between w:val="nil"/>
                        </w:pBdr>
                        <w:spacing w:before="60" w:after="180"/>
                        <w:ind w:left="360"/>
                        <w:rPr>
                          <w:rFonts w:ascii="Arial" w:eastAsia="Calibri" w:hAnsi="Arial" w:cs="Arial"/>
                          <w:color w:val="000000"/>
                          <w:sz w:val="22"/>
                          <w:szCs w:val="22"/>
                        </w:rPr>
                      </w:pPr>
                      <w:r>
                        <w:rPr>
                          <w:rFonts w:ascii="Arial" w:eastAsia="Calibri" w:hAnsi="Arial" w:cs="Arial"/>
                          <w:color w:val="000000"/>
                          <w:sz w:val="22"/>
                          <w:szCs w:val="22"/>
                        </w:rPr>
                        <w:t>Example 2. We have had two women in our clinic recently die as a result of intimate partner violence (IPV). The CDC has estimated that the rate of IPV among women with HIV is double the rate of those without HIV (~55%)</w:t>
                      </w:r>
                      <w:r>
                        <w:rPr>
                          <w:rFonts w:ascii="Arial" w:eastAsia="Calibri" w:hAnsi="Arial" w:cs="Arial"/>
                          <w:color w:val="000000"/>
                          <w:sz w:val="22"/>
                          <w:szCs w:val="22"/>
                        </w:rPr>
                        <w:fldChar w:fldCharType="begin"/>
                      </w:r>
                      <w:r>
                        <w:rPr>
                          <w:rFonts w:ascii="Arial" w:eastAsia="Calibri" w:hAnsi="Arial" w:cs="Arial"/>
                          <w:color w:val="000000"/>
                          <w:sz w:val="22"/>
                          <w:szCs w:val="22"/>
                        </w:rPr>
                        <w:instrText xml:space="preserve"> ADDIN EN.CITE &lt;EndNote&gt;&lt;Cite ExcludeYear="1"&gt;&lt;Author&gt;Centers for Disease Control and Prevention&lt;/Author&gt;&lt;Year&gt;2014&lt;/Year&gt;&lt;RecNum&gt;6999&lt;/RecNum&gt;&lt;DisplayText&gt;&lt;style face="superscript"&gt;28&lt;/style&gt;&lt;/DisplayText&gt;&lt;record&gt;&lt;rec-number&gt;6999&lt;/rec-number&gt;&lt;foreign-keys&gt;&lt;key app="EN" db-id="9dd90wvx2spdv9etaz6p5a9mtvetetvpev9r" timestamp="1598662475"&gt;6999&lt;/key&gt;&lt;/foreign-keys&gt;&lt;ref-type name="Web Page"&gt;12&lt;/ref-type&gt;&lt;contributors&gt;&lt;authors&gt;&lt;author&gt;Centers for Disease Control and Prevention,&lt;/author&gt;&lt;/authors&gt;&lt;/contributors&gt;&lt;titles&gt;&lt;title&gt;Intersection of intimate partner violence and HIV in women&lt;/title&gt;&lt;/titles&gt;&lt;volume&gt;2020&lt;/volume&gt;&lt;number&gt;July&lt;/number&gt;&lt;dates&gt;&lt;year&gt;2014&lt;/year&gt;&lt;/dates&gt;&lt;urls&gt;&lt;related-urls&gt;&lt;url&gt;https://www.cdc.gov/violenceprevention/pdf/ipv/13_243567_green_aag-a.pdf?response_type=embed&lt;/url&gt;&lt;/related-urls&gt;&lt;/urls&gt;&lt;/record&gt;&lt;/Cite&gt;&lt;/EndNote&gt;</w:instrText>
                      </w:r>
                      <w:r>
                        <w:rPr>
                          <w:rFonts w:ascii="Arial" w:eastAsia="Calibri" w:hAnsi="Arial" w:cs="Arial"/>
                          <w:color w:val="000000"/>
                          <w:sz w:val="22"/>
                          <w:szCs w:val="22"/>
                        </w:rPr>
                        <w:fldChar w:fldCharType="separate"/>
                      </w:r>
                      <w:r w:rsidRPr="00CD5400">
                        <w:rPr>
                          <w:rFonts w:ascii="Arial" w:eastAsia="Calibri" w:hAnsi="Arial" w:cs="Arial"/>
                          <w:noProof/>
                          <w:color w:val="000000"/>
                          <w:sz w:val="22"/>
                          <w:szCs w:val="22"/>
                          <w:vertAlign w:val="superscript"/>
                        </w:rPr>
                        <w:t>28</w:t>
                      </w:r>
                      <w:r>
                        <w:rPr>
                          <w:rFonts w:ascii="Arial" w:eastAsia="Calibri" w:hAnsi="Arial" w:cs="Arial"/>
                          <w:color w:val="000000"/>
                          <w:sz w:val="22"/>
                          <w:szCs w:val="22"/>
                        </w:rPr>
                        <w:fldChar w:fldCharType="end"/>
                      </w:r>
                      <w:r>
                        <w:rPr>
                          <w:rFonts w:ascii="Arial" w:eastAsia="Calibri" w:hAnsi="Arial" w:cs="Arial"/>
                          <w:color w:val="000000"/>
                          <w:sz w:val="22"/>
                          <w:szCs w:val="22"/>
                        </w:rPr>
                        <w:t xml:space="preserve">. We are also seeing increasing heroin overdoses. We would like to implement a brief clinical assessment of PROs in clinic to allow a standardized approach to screening for IPV, drug and alcohol use, depression and inadequate adherence to allow us to better identify those PLWH in our clinic who may benefit from additional interventions such as addressing IPV and ensuring Narcan for those using illicit opioids. </w:t>
                      </w:r>
                    </w:p>
                    <w:p w14:paraId="4F82568B" w14:textId="735FD4F0" w:rsidR="00743449" w:rsidRPr="001B64AF" w:rsidRDefault="00743449" w:rsidP="00CD5400">
                      <w:pPr>
                        <w:pBdr>
                          <w:top w:val="nil"/>
                          <w:left w:val="nil"/>
                          <w:bottom w:val="nil"/>
                          <w:right w:val="nil"/>
                          <w:between w:val="nil"/>
                        </w:pBdr>
                        <w:spacing w:after="180"/>
                        <w:ind w:left="360"/>
                        <w:rPr>
                          <w:rFonts w:ascii="Arial" w:hAnsi="Arial" w:cs="Arial"/>
                          <w:b/>
                          <w:bCs/>
                          <w:color w:val="000000"/>
                          <w:sz w:val="22"/>
                          <w:szCs w:val="22"/>
                        </w:rPr>
                      </w:pPr>
                    </w:p>
                  </w:txbxContent>
                </v:textbox>
                <w10:wrap type="square"/>
              </v:shape>
            </w:pict>
          </mc:Fallback>
        </mc:AlternateContent>
      </w:r>
    </w:p>
    <w:p w14:paraId="0E4DE444" w14:textId="6607D1CF" w:rsidR="00BE2ECB" w:rsidRPr="00BC3049" w:rsidRDefault="00BE2ECB" w:rsidP="00BC3049">
      <w:pPr>
        <w:pStyle w:val="Style1"/>
      </w:pPr>
      <w:r w:rsidRPr="00BC3049">
        <w:t>Meet with stakeholders</w:t>
      </w:r>
      <w:bookmarkEnd w:id="39"/>
    </w:p>
    <w:p w14:paraId="25588B2D" w14:textId="7E7F823C" w:rsidR="0019734C" w:rsidRPr="00BC3049" w:rsidRDefault="0019734C" w:rsidP="0019734C">
      <w:pPr>
        <w:spacing w:before="60" w:after="180"/>
        <w:rPr>
          <w:rFonts w:ascii="Arial" w:hAnsi="Arial" w:cs="Arial"/>
          <w:sz w:val="22"/>
          <w:szCs w:val="22"/>
        </w:rPr>
      </w:pPr>
      <w:r w:rsidRPr="00BC3049">
        <w:rPr>
          <w:rFonts w:ascii="Arial" w:hAnsi="Arial" w:cs="Arial"/>
          <w:sz w:val="22"/>
          <w:szCs w:val="22"/>
        </w:rPr>
        <w:t>Meeting with diverse stakeholders as a group presents an opportunity to describe the purpose of PROs, alleviate concerns or misapprehensions, and to coalesce support for their known value in improving care and clinical outcomes.</w:t>
      </w:r>
      <w:r w:rsidRPr="00BC3049">
        <w:rPr>
          <w:rFonts w:ascii="Arial" w:hAnsi="Arial" w:cs="Arial"/>
          <w:sz w:val="22"/>
          <w:szCs w:val="22"/>
        </w:rPr>
        <w:fldChar w:fldCharType="begin">
          <w:fldData xml:space="preserve">PEVuZE5vdGU+PENpdGU+PEF1dGhvcj5DcmFuZTwvQXV0aG9yPjxZZWFyPjIwMTc8L1llYXI+PFJl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</w:fldData>
        </w:fldChar>
      </w:r>
      <w:r>
        <w:rPr>
          <w:rFonts w:ascii="Arial" w:hAnsi="Arial" w:cs="Arial"/>
          <w:sz w:val="22"/>
          <w:szCs w:val="22"/>
        </w:rPr>
        <w:instrText xml:space="preserve"> ADDIN EN.CITE </w:instrText>
      </w:r>
      <w:r>
        <w:rPr>
          <w:rFonts w:ascii="Arial" w:hAnsi="Arial" w:cs="Arial"/>
          <w:sz w:val="22"/>
          <w:szCs w:val="22"/>
        </w:rPr>
        <w:fldChar w:fldCharType="begin">
          <w:fldData xml:space="preserve">PEVuZE5vdGU+PENpdGU+PEF1dGhvcj5DcmFuZTwvQXV0aG9yPjxZZWFyPjIwMTc8L1llYXI+PFJl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</w:fldData>
        </w:fldChar>
      </w:r>
      <w:r>
        <w:rPr>
          <w:rFonts w:ascii="Arial" w:hAnsi="Arial" w:cs="Arial"/>
          <w:sz w:val="22"/>
          <w:szCs w:val="22"/>
        </w:rPr>
        <w:instrText xml:space="preserve"> ADDIN EN.CITE.DATA </w:instrText>
      </w:r>
      <w:r>
        <w:rPr>
          <w:rFonts w:ascii="Arial" w:hAnsi="Arial" w:cs="Arial"/>
          <w:sz w:val="22"/>
          <w:szCs w:val="22"/>
        </w:rPr>
      </w:r>
      <w:r>
        <w:rPr>
          <w:rFonts w:ascii="Arial" w:hAnsi="Arial" w:cs="Arial"/>
          <w:sz w:val="22"/>
          <w:szCs w:val="22"/>
        </w:rPr>
        <w:fldChar w:fldCharType="end"/>
      </w:r>
      <w:r w:rsidRPr="00BC3049">
        <w:rPr>
          <w:rFonts w:ascii="Arial" w:hAnsi="Arial" w:cs="Arial"/>
          <w:sz w:val="22"/>
          <w:szCs w:val="22"/>
        </w:rPr>
      </w:r>
      <w:r w:rsidRPr="00BC3049">
        <w:rPr>
          <w:rFonts w:ascii="Arial" w:hAnsi="Arial" w:cs="Arial"/>
          <w:sz w:val="22"/>
          <w:szCs w:val="22"/>
        </w:rPr>
        <w:fldChar w:fldCharType="separate"/>
      </w:r>
      <w:r w:rsidRPr="00A35892">
        <w:rPr>
          <w:rFonts w:ascii="Arial" w:hAnsi="Arial" w:cs="Arial"/>
          <w:noProof/>
          <w:sz w:val="22"/>
          <w:szCs w:val="22"/>
          <w:vertAlign w:val="superscript"/>
        </w:rPr>
        <w:t>5</w:t>
      </w:r>
      <w:r w:rsidRPr="00BC3049">
        <w:rPr>
          <w:rFonts w:ascii="Arial" w:hAnsi="Arial" w:cs="Arial"/>
          <w:sz w:val="22"/>
          <w:szCs w:val="22"/>
        </w:rPr>
        <w:fldChar w:fldCharType="end"/>
      </w:r>
      <w:r w:rsidRPr="00BC3049">
        <w:rPr>
          <w:rFonts w:ascii="Arial" w:hAnsi="Arial" w:cs="Arial"/>
          <w:sz w:val="22"/>
          <w:szCs w:val="22"/>
        </w:rPr>
        <w:t xml:space="preserve"> An adaptable sample presentation for this purpose is </w:t>
      </w:r>
      <w:r w:rsidRPr="00BC3049">
        <w:rPr>
          <w:rFonts w:ascii="Arial" w:hAnsi="Arial" w:cs="Arial"/>
          <w:sz w:val="22"/>
          <w:szCs w:val="22"/>
          <w:u w:val="single"/>
        </w:rPr>
        <w:t>here</w:t>
      </w:r>
      <w:r w:rsidRPr="00BC3049">
        <w:rPr>
          <w:rFonts w:ascii="Arial" w:hAnsi="Arial" w:cs="Arial"/>
          <w:sz w:val="22"/>
          <w:szCs w:val="22"/>
        </w:rPr>
        <w:t xml:space="preserve">. </w:t>
      </w:r>
      <w:r w:rsidR="00CD5400" w:rsidRPr="001B64AF">
        <w:rPr>
          <w:rFonts w:ascii="Arial" w:hAnsi="Arial" w:cs="Arial"/>
          <w:color w:val="7F7F7F" w:themeColor="text1" w:themeTint="80"/>
          <w:sz w:val="22"/>
          <w:szCs w:val="22"/>
        </w:rPr>
        <w:t>[Add Link</w:t>
      </w:r>
      <w:r w:rsidR="00CD5400">
        <w:rPr>
          <w:rFonts w:ascii="Arial" w:hAnsi="Arial" w:cs="Arial"/>
          <w:color w:val="7F7F7F" w:themeColor="text1" w:themeTint="80"/>
          <w:sz w:val="22"/>
          <w:szCs w:val="22"/>
        </w:rPr>
        <w:t xml:space="preserve"> here</w:t>
      </w:r>
      <w:r w:rsidR="00CD5400" w:rsidRPr="001B64AF">
        <w:rPr>
          <w:rFonts w:ascii="Arial" w:hAnsi="Arial" w:cs="Arial"/>
          <w:color w:val="7F7F7F" w:themeColor="text1" w:themeTint="80"/>
          <w:sz w:val="22"/>
          <w:szCs w:val="22"/>
        </w:rPr>
        <w:t>]</w:t>
      </w:r>
    </w:p>
    <w:p w14:paraId="50E01217" w14:textId="626094DE" w:rsidR="0019734C" w:rsidRPr="00BC3049" w:rsidRDefault="0019734C" w:rsidP="0019734C">
      <w:pPr>
        <w:spacing w:before="60" w:after="180"/>
        <w:rPr>
          <w:rFonts w:ascii="Arial" w:hAnsi="Arial" w:cs="Arial"/>
          <w:sz w:val="22"/>
          <w:szCs w:val="22"/>
        </w:rPr>
      </w:pPr>
      <w:r w:rsidRPr="00BC3049">
        <w:rPr>
          <w:rFonts w:ascii="Arial" w:hAnsi="Arial" w:cs="Arial"/>
          <w:sz w:val="22"/>
          <w:szCs w:val="22"/>
        </w:rPr>
        <w:t xml:space="preserve">Beyond the presentation of static information, we recommend giving stakeholders the opportunity in this meeting to interact with PRO measures and their output in order to better understand the process and its potential. This step, in our experience, has been a key turning point in generating enthusiasm and helping stakeholders visualize integration into daily routine. An example of an electronically administered touch-screen PRO assessment for this purpose is here, </w:t>
      </w:r>
      <w:r w:rsidR="00CD5400" w:rsidRPr="00CD5400">
        <w:rPr>
          <w:rFonts w:ascii="Arial" w:hAnsi="Arial" w:cs="Arial"/>
          <w:color w:val="7F7F7F" w:themeColor="text1" w:themeTint="80"/>
          <w:sz w:val="22"/>
          <w:szCs w:val="22"/>
        </w:rPr>
        <w:t>[</w:t>
      </w:r>
      <w:r w:rsidR="00CD5400" w:rsidRPr="001B64AF">
        <w:rPr>
          <w:rFonts w:ascii="Arial" w:hAnsi="Arial" w:cs="Arial"/>
          <w:color w:val="7F7F7F" w:themeColor="text1" w:themeTint="80"/>
          <w:sz w:val="22"/>
          <w:szCs w:val="22"/>
        </w:rPr>
        <w:t>Add Link</w:t>
      </w:r>
      <w:r w:rsidR="00CD5400">
        <w:rPr>
          <w:rFonts w:ascii="Arial" w:hAnsi="Arial" w:cs="Arial"/>
          <w:color w:val="7F7F7F" w:themeColor="text1" w:themeTint="80"/>
          <w:sz w:val="22"/>
          <w:szCs w:val="22"/>
        </w:rPr>
        <w:t xml:space="preserve"> here</w:t>
      </w:r>
      <w:r w:rsidR="00CD5400" w:rsidRPr="001B64AF">
        <w:rPr>
          <w:rFonts w:ascii="Arial" w:hAnsi="Arial" w:cs="Arial"/>
          <w:color w:val="7F7F7F" w:themeColor="text1" w:themeTint="80"/>
          <w:sz w:val="22"/>
          <w:szCs w:val="22"/>
        </w:rPr>
        <w:t>]</w:t>
      </w:r>
      <w:r w:rsidR="00CD5400">
        <w:rPr>
          <w:rFonts w:ascii="Arial" w:hAnsi="Arial" w:cs="Arial"/>
          <w:color w:val="7F7F7F" w:themeColor="text1" w:themeTint="80"/>
          <w:sz w:val="22"/>
          <w:szCs w:val="22"/>
        </w:rPr>
        <w:t xml:space="preserve"> </w:t>
      </w:r>
      <w:r w:rsidRPr="00BC3049">
        <w:rPr>
          <w:rFonts w:ascii="Arial" w:hAnsi="Arial" w:cs="Arial"/>
          <w:sz w:val="22"/>
          <w:szCs w:val="22"/>
        </w:rPr>
        <w:t xml:space="preserve">which your audience may self-administer on their own or other devices. Sample output, or the results generated for providers is </w:t>
      </w:r>
      <w:r w:rsidRPr="00BC3049">
        <w:rPr>
          <w:rFonts w:ascii="Arial" w:hAnsi="Arial" w:cs="Arial"/>
          <w:sz w:val="22"/>
          <w:szCs w:val="22"/>
          <w:u w:val="single"/>
        </w:rPr>
        <w:t>here</w:t>
      </w:r>
      <w:r w:rsidR="00CD5400">
        <w:rPr>
          <w:rFonts w:ascii="Arial" w:hAnsi="Arial" w:cs="Arial"/>
          <w:sz w:val="22"/>
          <w:szCs w:val="22"/>
          <w:u w:val="single"/>
        </w:rPr>
        <w:t xml:space="preserve"> </w:t>
      </w:r>
      <w:r w:rsidR="00CD5400" w:rsidRPr="00CD5400">
        <w:rPr>
          <w:rFonts w:ascii="Arial" w:hAnsi="Arial" w:cs="Arial"/>
          <w:color w:val="7F7F7F" w:themeColor="text1" w:themeTint="80"/>
          <w:sz w:val="22"/>
          <w:szCs w:val="22"/>
        </w:rPr>
        <w:t>[</w:t>
      </w:r>
      <w:r w:rsidR="00CD5400" w:rsidRPr="001B64AF">
        <w:rPr>
          <w:rFonts w:ascii="Arial" w:hAnsi="Arial" w:cs="Arial"/>
          <w:color w:val="7F7F7F" w:themeColor="text1" w:themeTint="80"/>
          <w:sz w:val="22"/>
          <w:szCs w:val="22"/>
        </w:rPr>
        <w:t>Add Link</w:t>
      </w:r>
      <w:r w:rsidR="00CD5400">
        <w:rPr>
          <w:rFonts w:ascii="Arial" w:hAnsi="Arial" w:cs="Arial"/>
          <w:color w:val="7F7F7F" w:themeColor="text1" w:themeTint="80"/>
          <w:sz w:val="22"/>
          <w:szCs w:val="22"/>
        </w:rPr>
        <w:t xml:space="preserve"> here</w:t>
      </w:r>
      <w:r w:rsidR="00CD5400" w:rsidRPr="001B64AF">
        <w:rPr>
          <w:rFonts w:ascii="Arial" w:hAnsi="Arial" w:cs="Arial"/>
          <w:color w:val="7F7F7F" w:themeColor="text1" w:themeTint="80"/>
          <w:sz w:val="22"/>
          <w:szCs w:val="22"/>
        </w:rPr>
        <w:t>]</w:t>
      </w:r>
      <w:r w:rsidRPr="00BC3049">
        <w:rPr>
          <w:rFonts w:ascii="Arial" w:hAnsi="Arial" w:cs="Arial"/>
          <w:sz w:val="22"/>
          <w:szCs w:val="22"/>
        </w:rPr>
        <w:t xml:space="preserve">. An interactive tool for determining average timing to completion for varied combinations of individual PRO measures is </w:t>
      </w:r>
      <w:r w:rsidRPr="00BC3049">
        <w:rPr>
          <w:rFonts w:ascii="Arial" w:hAnsi="Arial" w:cs="Arial"/>
          <w:sz w:val="22"/>
          <w:szCs w:val="22"/>
          <w:u w:val="single"/>
        </w:rPr>
        <w:t>here.</w:t>
      </w:r>
      <w:r w:rsidRPr="00BC3049">
        <w:rPr>
          <w:rFonts w:ascii="Arial" w:hAnsi="Arial" w:cs="Arial"/>
          <w:sz w:val="22"/>
          <w:szCs w:val="22"/>
        </w:rPr>
        <w:t xml:space="preserve"> </w:t>
      </w:r>
      <w:r w:rsidR="00CD5400" w:rsidRPr="00CD5400">
        <w:rPr>
          <w:rFonts w:ascii="Arial" w:hAnsi="Arial" w:cs="Arial"/>
          <w:color w:val="7F7F7F" w:themeColor="text1" w:themeTint="80"/>
          <w:sz w:val="22"/>
          <w:szCs w:val="22"/>
        </w:rPr>
        <w:t>[</w:t>
      </w:r>
      <w:r w:rsidR="00CD5400" w:rsidRPr="001B64AF">
        <w:rPr>
          <w:rFonts w:ascii="Arial" w:hAnsi="Arial" w:cs="Arial"/>
          <w:color w:val="7F7F7F" w:themeColor="text1" w:themeTint="80"/>
          <w:sz w:val="22"/>
          <w:szCs w:val="22"/>
        </w:rPr>
        <w:t>Add Link</w:t>
      </w:r>
      <w:r w:rsidR="00CD5400">
        <w:rPr>
          <w:rFonts w:ascii="Arial" w:hAnsi="Arial" w:cs="Arial"/>
          <w:color w:val="7F7F7F" w:themeColor="text1" w:themeTint="80"/>
          <w:sz w:val="22"/>
          <w:szCs w:val="22"/>
        </w:rPr>
        <w:t xml:space="preserve"> here</w:t>
      </w:r>
      <w:r w:rsidR="00CD5400" w:rsidRPr="001B64AF">
        <w:rPr>
          <w:rFonts w:ascii="Arial" w:hAnsi="Arial" w:cs="Arial"/>
          <w:color w:val="7F7F7F" w:themeColor="text1" w:themeTint="80"/>
          <w:sz w:val="22"/>
          <w:szCs w:val="22"/>
        </w:rPr>
        <w:t>]</w:t>
      </w:r>
    </w:p>
    <w:p w14:paraId="2D291B7B" w14:textId="00F9ED24" w:rsidR="00BE2ECB" w:rsidRPr="00282AB8" w:rsidRDefault="0019734C" w:rsidP="0019734C">
      <w:pPr>
        <w:spacing w:before="60" w:after="180"/>
        <w:rPr>
          <w:rFonts w:ascii="Arial" w:hAnsi="Arial" w:cs="Arial"/>
          <w:sz w:val="22"/>
          <w:szCs w:val="22"/>
        </w:rPr>
      </w:pPr>
      <w:r w:rsidRPr="0087588B">
        <w:rPr>
          <w:rFonts w:ascii="Arial" w:hAnsi="Arial" w:cs="Arial"/>
          <w:noProof/>
        </w:rPr>
        <w:lastRenderedPageBreak/>
        <mc:AlternateContent>
          <mc:Choice Requires="wps">
            <w:drawing>
              <wp:anchor distT="0" distB="182880" distL="114300" distR="114300" simplePos="0" relativeHeight="251674624" behindDoc="0" locked="0" layoutInCell="1" allowOverlap="1" wp14:anchorId="390110FF" wp14:editId="78F5E1BF">
                <wp:simplePos x="0" y="0"/>
                <wp:positionH relativeFrom="column">
                  <wp:posOffset>0</wp:posOffset>
                </wp:positionH>
                <wp:positionV relativeFrom="paragraph">
                  <wp:posOffset>303530</wp:posOffset>
                </wp:positionV>
                <wp:extent cx="5952490" cy="2679065"/>
                <wp:effectExtent l="0" t="0" r="16510" b="13335"/>
                <wp:wrapSquare wrapText="bothSides"/>
                <wp:docPr id="11" name="Text Box 11"/>
                <wp:cNvGraphicFramePr/>
                <a:graphic xmlns:a="http://schemas.openxmlformats.org/drawingml/2006/main">
                  <a:graphicData uri="http://schemas.microsoft.com/office/word/2010/wordprocessingShape">
                    <wps:wsp>
                      <wps:cNvSpPr txBox="1"/>
                      <wps:spPr>
                        <a:xfrm>
                          <a:off x="0" y="0"/>
                          <a:ext cx="5952490" cy="2679065"/>
                        </a:xfrm>
                        <a:prstGeom prst="rect">
                          <a:avLst/>
                        </a:prstGeom>
                        <a:solidFill>
                          <a:srgbClr val="E2EDFF"/>
                        </a:solidFill>
                        <a:ln w="28575">
                          <a:solidFill>
                            <a:schemeClr val="accent1">
                              <a:lumMod val="75000"/>
                            </a:schemeClr>
                          </a:solid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9B0B421" w14:textId="77777777" w:rsidR="00743449" w:rsidRPr="00BC3049" w:rsidRDefault="00743449" w:rsidP="0019734C">
                            <w:pPr>
                              <w:rPr>
                                <w:rFonts w:ascii="Arial" w:hAnsi="Arial" w:cs="Arial"/>
                                <w:b/>
                                <w:bCs/>
                                <w:sz w:val="18"/>
                                <w:szCs w:val="18"/>
                              </w:rPr>
                            </w:pPr>
                            <w:r w:rsidRPr="00BC3049">
                              <w:rPr>
                                <w:rFonts w:ascii="Arial" w:hAnsi="Arial" w:cs="Arial"/>
                                <w:b/>
                                <w:bCs/>
                                <w:i/>
                                <w:iCs/>
                                <w:sz w:val="18"/>
                                <w:szCs w:val="18"/>
                              </w:rPr>
                              <w:t xml:space="preserve">Figure </w:t>
                            </w:r>
                            <w:r>
                              <w:rPr>
                                <w:rFonts w:ascii="Arial" w:hAnsi="Arial" w:cs="Arial"/>
                                <w:b/>
                                <w:bCs/>
                                <w:i/>
                                <w:iCs/>
                                <w:sz w:val="18"/>
                                <w:szCs w:val="18"/>
                              </w:rPr>
                              <w:t>1</w:t>
                            </w:r>
                            <w:r w:rsidRPr="00BC3049">
                              <w:rPr>
                                <w:rFonts w:ascii="Arial" w:hAnsi="Arial" w:cs="Arial"/>
                                <w:b/>
                                <w:bCs/>
                                <w:i/>
                                <w:iCs/>
                                <w:sz w:val="18"/>
                                <w:szCs w:val="18"/>
                              </w:rPr>
                              <w:t>:</w:t>
                            </w:r>
                            <w:r w:rsidRPr="00BC3049">
                              <w:rPr>
                                <w:rFonts w:ascii="Arial" w:hAnsi="Arial" w:cs="Arial"/>
                                <w:b/>
                                <w:bCs/>
                                <w:sz w:val="18"/>
                                <w:szCs w:val="18"/>
                              </w:rPr>
                              <w:t xml:space="preserve"> Sample initial stakeholder meeting agenda</w:t>
                            </w:r>
                          </w:p>
                          <w:p w14:paraId="5AFB0BA3" w14:textId="77777777" w:rsidR="00743449" w:rsidRPr="00BC3049" w:rsidRDefault="00743449" w:rsidP="0019734C">
                            <w:pPr>
                              <w:spacing w:before="40" w:after="20"/>
                              <w:rPr>
                                <w:rFonts w:ascii="Arial" w:hAnsi="Arial" w:cs="Arial"/>
                                <w:sz w:val="18"/>
                                <w:szCs w:val="18"/>
                                <w:u w:val="single"/>
                              </w:rPr>
                            </w:pPr>
                            <w:r w:rsidRPr="00BC3049">
                              <w:rPr>
                                <w:rFonts w:ascii="Arial" w:hAnsi="Arial" w:cs="Arial"/>
                                <w:sz w:val="18"/>
                                <w:szCs w:val="18"/>
                                <w:u w:val="single"/>
                              </w:rPr>
                              <w:t xml:space="preserve">Initial orientation to PROs: </w:t>
                            </w:r>
                          </w:p>
                          <w:p w14:paraId="6BFA4826"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PROs-introduction, definition</w:t>
                            </w:r>
                          </w:p>
                          <w:p w14:paraId="7BAED522"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History/current status of PRO science</w:t>
                            </w:r>
                          </w:p>
                          <w:p w14:paraId="7D3378F3"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 xml:space="preserve">Reasons to use PROs- clinical/research value, reduces social desirability bias </w:t>
                            </w:r>
                          </w:p>
                          <w:p w14:paraId="3AB40F5E"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Advantages computer-based, patient self-administration</w:t>
                            </w:r>
                          </w:p>
                          <w:p w14:paraId="28BE6430"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PROs: common measurable domains of HIV care</w:t>
                            </w:r>
                          </w:p>
                          <w:p w14:paraId="2B165384" w14:textId="22FA5BE6"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iPad</w:t>
                            </w:r>
                            <w:r>
                              <w:rPr>
                                <w:rFonts w:ascii="Arial" w:hAnsi="Arial" w:cs="Arial"/>
                                <w:sz w:val="18"/>
                                <w:szCs w:val="18"/>
                              </w:rPr>
                              <w:t xml:space="preserve"> or other tablet</w:t>
                            </w:r>
                            <w:r w:rsidRPr="00BC3049">
                              <w:rPr>
                                <w:rFonts w:ascii="Arial" w:hAnsi="Arial" w:cs="Arial"/>
                                <w:sz w:val="18"/>
                                <w:szCs w:val="18"/>
                              </w:rPr>
                              <w:t xml:space="preserve"> demo of PROs: what patients see</w:t>
                            </w:r>
                          </w:p>
                          <w:p w14:paraId="128EACC6"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Delivery of results: what providers see</w:t>
                            </w:r>
                          </w:p>
                          <w:p w14:paraId="0686D5CA"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Potential for electronic alerts in real time for intimate partner violence (IPV), suicidal ideation, other alerts</w:t>
                            </w:r>
                          </w:p>
                          <w:p w14:paraId="7DC46026"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Evidence detailing elements of successful implementation; reasons for prior failures</w:t>
                            </w:r>
                          </w:p>
                          <w:p w14:paraId="71A993BA"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Discussion: thoughts, concerns, potential for integration into clinic</w:t>
                            </w:r>
                          </w:p>
                          <w:p w14:paraId="11954594" w14:textId="77777777" w:rsidR="00743449" w:rsidRPr="00BC3049" w:rsidRDefault="00743449" w:rsidP="0019734C">
                            <w:pPr>
                              <w:spacing w:before="40" w:after="20"/>
                              <w:rPr>
                                <w:rFonts w:ascii="Arial" w:hAnsi="Arial" w:cs="Arial"/>
                                <w:sz w:val="18"/>
                                <w:szCs w:val="18"/>
                                <w:u w:val="single"/>
                              </w:rPr>
                            </w:pPr>
                            <w:r w:rsidRPr="00BC3049">
                              <w:rPr>
                                <w:rFonts w:ascii="Arial" w:hAnsi="Arial" w:cs="Arial"/>
                                <w:sz w:val="18"/>
                                <w:szCs w:val="18"/>
                                <w:u w:val="single"/>
                              </w:rPr>
                              <w:t>Further discussion could include:</w:t>
                            </w:r>
                          </w:p>
                          <w:p w14:paraId="269AEDBF"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Integrating PROs into clinic flow</w:t>
                            </w:r>
                          </w:p>
                          <w:p w14:paraId="209F8DF5"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Integrating PROs into E</w:t>
                            </w:r>
                            <w:r>
                              <w:rPr>
                                <w:rFonts w:ascii="Arial" w:hAnsi="Arial" w:cs="Arial"/>
                                <w:sz w:val="18"/>
                                <w:szCs w:val="18"/>
                              </w:rPr>
                              <w:t>H</w:t>
                            </w:r>
                            <w:r w:rsidRPr="00BC3049">
                              <w:rPr>
                                <w:rFonts w:ascii="Arial" w:hAnsi="Arial" w:cs="Arial"/>
                                <w:sz w:val="18"/>
                                <w:szCs w:val="18"/>
                              </w:rPr>
                              <w:t>R</w:t>
                            </w:r>
                          </w:p>
                          <w:p w14:paraId="2415B41E"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 xml:space="preserve">Concerns, questions, identification of opportunities for using PROs to improve workflow/effectiveness with patients </w:t>
                            </w:r>
                          </w:p>
                          <w:p w14:paraId="6FAB9AA4"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Opportunities for the use of aggregate PRO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0110FF" id="Text Box 11" o:spid="_x0000_s1028" type="#_x0000_t202" style="position:absolute;margin-left:0;margin-top:23.9pt;width:468.7pt;height:210.95pt;z-index:251674624;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" fillcolor="#e2edff" strokecolor="#2f5496 [2404]" strokeweight="2.25pt">
                <v:textbox>
                  <w:txbxContent>
                    <w:p w14:paraId="09B0B421" w14:textId="77777777" w:rsidR="00743449" w:rsidRPr="00BC3049" w:rsidRDefault="00743449" w:rsidP="0019734C">
                      <w:pPr>
                        <w:rPr>
                          <w:rFonts w:ascii="Arial" w:hAnsi="Arial" w:cs="Arial"/>
                          <w:b/>
                          <w:bCs/>
                          <w:sz w:val="18"/>
                          <w:szCs w:val="18"/>
                        </w:rPr>
                      </w:pPr>
                      <w:r w:rsidRPr="00BC3049">
                        <w:rPr>
                          <w:rFonts w:ascii="Arial" w:hAnsi="Arial" w:cs="Arial"/>
                          <w:b/>
                          <w:bCs/>
                          <w:i/>
                          <w:iCs/>
                          <w:sz w:val="18"/>
                          <w:szCs w:val="18"/>
                        </w:rPr>
                        <w:t xml:space="preserve">Figure </w:t>
                      </w:r>
                      <w:r>
                        <w:rPr>
                          <w:rFonts w:ascii="Arial" w:hAnsi="Arial" w:cs="Arial"/>
                          <w:b/>
                          <w:bCs/>
                          <w:i/>
                          <w:iCs/>
                          <w:sz w:val="18"/>
                          <w:szCs w:val="18"/>
                        </w:rPr>
                        <w:t>1</w:t>
                      </w:r>
                      <w:r w:rsidRPr="00BC3049">
                        <w:rPr>
                          <w:rFonts w:ascii="Arial" w:hAnsi="Arial" w:cs="Arial"/>
                          <w:b/>
                          <w:bCs/>
                          <w:i/>
                          <w:iCs/>
                          <w:sz w:val="18"/>
                          <w:szCs w:val="18"/>
                        </w:rPr>
                        <w:t>:</w:t>
                      </w:r>
                      <w:r w:rsidRPr="00BC3049">
                        <w:rPr>
                          <w:rFonts w:ascii="Arial" w:hAnsi="Arial" w:cs="Arial"/>
                          <w:b/>
                          <w:bCs/>
                          <w:sz w:val="18"/>
                          <w:szCs w:val="18"/>
                        </w:rPr>
                        <w:t xml:space="preserve"> Sample initial stakeholder meeting agenda</w:t>
                      </w:r>
                    </w:p>
                    <w:p w14:paraId="5AFB0BA3" w14:textId="77777777" w:rsidR="00743449" w:rsidRPr="00BC3049" w:rsidRDefault="00743449" w:rsidP="0019734C">
                      <w:pPr>
                        <w:spacing w:before="40" w:after="20"/>
                        <w:rPr>
                          <w:rFonts w:ascii="Arial" w:hAnsi="Arial" w:cs="Arial"/>
                          <w:sz w:val="18"/>
                          <w:szCs w:val="18"/>
                          <w:u w:val="single"/>
                        </w:rPr>
                      </w:pPr>
                      <w:r w:rsidRPr="00BC3049">
                        <w:rPr>
                          <w:rFonts w:ascii="Arial" w:hAnsi="Arial" w:cs="Arial"/>
                          <w:sz w:val="18"/>
                          <w:szCs w:val="18"/>
                          <w:u w:val="single"/>
                        </w:rPr>
                        <w:t xml:space="preserve">Initial orientation to PROs: </w:t>
                      </w:r>
                    </w:p>
                    <w:p w14:paraId="6BFA4826"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PROs-introduction, definition</w:t>
                      </w:r>
                    </w:p>
                    <w:p w14:paraId="7BAED522"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History/current status of PRO science</w:t>
                      </w:r>
                    </w:p>
                    <w:p w14:paraId="7D3378F3"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 xml:space="preserve">Reasons to use PROs- clinical/research value, reduces social desirability bias </w:t>
                      </w:r>
                    </w:p>
                    <w:p w14:paraId="3AB40F5E"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Advantages computer-based, patient self-administration</w:t>
                      </w:r>
                    </w:p>
                    <w:p w14:paraId="28BE6430"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PROs: common measurable domains of HIV care</w:t>
                      </w:r>
                    </w:p>
                    <w:p w14:paraId="2B165384" w14:textId="22FA5BE6"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iPad</w:t>
                      </w:r>
                      <w:r>
                        <w:rPr>
                          <w:rFonts w:ascii="Arial" w:hAnsi="Arial" w:cs="Arial"/>
                          <w:sz w:val="18"/>
                          <w:szCs w:val="18"/>
                        </w:rPr>
                        <w:t xml:space="preserve"> or other tablet</w:t>
                      </w:r>
                      <w:r w:rsidRPr="00BC3049">
                        <w:rPr>
                          <w:rFonts w:ascii="Arial" w:hAnsi="Arial" w:cs="Arial"/>
                          <w:sz w:val="18"/>
                          <w:szCs w:val="18"/>
                        </w:rPr>
                        <w:t xml:space="preserve"> demo of PROs: what patients see</w:t>
                      </w:r>
                    </w:p>
                    <w:p w14:paraId="128EACC6"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Delivery of results: what providers see</w:t>
                      </w:r>
                    </w:p>
                    <w:p w14:paraId="0686D5CA"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Potential for electronic alerts in real time for intimate partner violence (IPV), suicidal ideation, other alerts</w:t>
                      </w:r>
                    </w:p>
                    <w:p w14:paraId="7DC46026"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Evidence detailing elements of successful implementation; reasons for prior failures</w:t>
                      </w:r>
                    </w:p>
                    <w:p w14:paraId="71A993BA"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Discussion: thoughts, concerns, potential for integration into clinic</w:t>
                      </w:r>
                    </w:p>
                    <w:p w14:paraId="11954594" w14:textId="77777777" w:rsidR="00743449" w:rsidRPr="00BC3049" w:rsidRDefault="00743449" w:rsidP="0019734C">
                      <w:pPr>
                        <w:spacing w:before="40" w:after="20"/>
                        <w:rPr>
                          <w:rFonts w:ascii="Arial" w:hAnsi="Arial" w:cs="Arial"/>
                          <w:sz w:val="18"/>
                          <w:szCs w:val="18"/>
                          <w:u w:val="single"/>
                        </w:rPr>
                      </w:pPr>
                      <w:r w:rsidRPr="00BC3049">
                        <w:rPr>
                          <w:rFonts w:ascii="Arial" w:hAnsi="Arial" w:cs="Arial"/>
                          <w:sz w:val="18"/>
                          <w:szCs w:val="18"/>
                          <w:u w:val="single"/>
                        </w:rPr>
                        <w:t>Further discussion could include:</w:t>
                      </w:r>
                    </w:p>
                    <w:p w14:paraId="269AEDBF"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Integrating PROs into clinic flow</w:t>
                      </w:r>
                    </w:p>
                    <w:p w14:paraId="209F8DF5"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Integrating PROs into E</w:t>
                      </w:r>
                      <w:r>
                        <w:rPr>
                          <w:rFonts w:ascii="Arial" w:hAnsi="Arial" w:cs="Arial"/>
                          <w:sz w:val="18"/>
                          <w:szCs w:val="18"/>
                        </w:rPr>
                        <w:t>H</w:t>
                      </w:r>
                      <w:r w:rsidRPr="00BC3049">
                        <w:rPr>
                          <w:rFonts w:ascii="Arial" w:hAnsi="Arial" w:cs="Arial"/>
                          <w:sz w:val="18"/>
                          <w:szCs w:val="18"/>
                        </w:rPr>
                        <w:t>R</w:t>
                      </w:r>
                    </w:p>
                    <w:p w14:paraId="2415B41E"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 xml:space="preserve">Concerns, questions, identification of opportunities for using PROs to improve workflow/effectiveness with patients </w:t>
                      </w:r>
                    </w:p>
                    <w:p w14:paraId="6FAB9AA4" w14:textId="77777777" w:rsidR="00743449" w:rsidRPr="00BC3049" w:rsidRDefault="00743449" w:rsidP="0019734C">
                      <w:pPr>
                        <w:pStyle w:val="ListParagraph"/>
                        <w:numPr>
                          <w:ilvl w:val="0"/>
                          <w:numId w:val="19"/>
                        </w:numPr>
                        <w:rPr>
                          <w:rFonts w:ascii="Arial" w:hAnsi="Arial" w:cs="Arial"/>
                          <w:sz w:val="18"/>
                          <w:szCs w:val="18"/>
                        </w:rPr>
                      </w:pPr>
                      <w:r w:rsidRPr="00BC3049">
                        <w:rPr>
                          <w:rFonts w:ascii="Arial" w:hAnsi="Arial" w:cs="Arial"/>
                          <w:sz w:val="18"/>
                          <w:szCs w:val="18"/>
                        </w:rPr>
                        <w:t>Opportunities for the use of aggregate PRO data</w:t>
                      </w:r>
                    </w:p>
                  </w:txbxContent>
                </v:textbox>
                <w10:wrap type="square"/>
              </v:shape>
            </w:pict>
          </mc:Fallback>
        </mc:AlternateContent>
      </w:r>
      <w:r w:rsidRPr="00BC3049">
        <w:rPr>
          <w:rFonts w:ascii="Arial" w:hAnsi="Arial" w:cs="Arial"/>
          <w:sz w:val="22"/>
          <w:szCs w:val="22"/>
        </w:rPr>
        <w:t xml:space="preserve">Figure </w:t>
      </w:r>
      <w:r>
        <w:rPr>
          <w:rFonts w:ascii="Arial" w:hAnsi="Arial" w:cs="Arial"/>
          <w:sz w:val="22"/>
          <w:szCs w:val="22"/>
        </w:rPr>
        <w:t>1</w:t>
      </w:r>
      <w:r w:rsidRPr="00BC3049">
        <w:rPr>
          <w:rFonts w:ascii="Arial" w:hAnsi="Arial" w:cs="Arial"/>
          <w:sz w:val="22"/>
          <w:szCs w:val="22"/>
        </w:rPr>
        <w:t xml:space="preserve"> shows a sample agenda</w:t>
      </w:r>
      <w:r w:rsidR="00BE2ECB" w:rsidRPr="00BC3049">
        <w:rPr>
          <w:rFonts w:ascii="Arial" w:hAnsi="Arial" w:cs="Arial"/>
          <w:sz w:val="22"/>
          <w:szCs w:val="22"/>
        </w:rPr>
        <w:t xml:space="preserve"> for an initial meeting with stakeholders.</w:t>
      </w:r>
    </w:p>
    <w:p w14:paraId="068B6CEA" w14:textId="77777777" w:rsidR="00883940" w:rsidRDefault="00883940" w:rsidP="0019734C">
      <w:pPr>
        <w:pStyle w:val="Style1"/>
      </w:pPr>
      <w:bookmarkStart w:id="43" w:name="_Toc49863331"/>
    </w:p>
    <w:p w14:paraId="3A635419" w14:textId="3D053B39" w:rsidR="00883940" w:rsidRDefault="00883940" w:rsidP="0019734C">
      <w:pPr>
        <w:pStyle w:val="Style1"/>
      </w:pPr>
      <w:r>
        <w:rPr>
          <w:rFonts w:cs="Arial"/>
          <w:noProof/>
          <w:sz w:val="22"/>
          <w:szCs w:val="22"/>
        </w:rPr>
        <mc:AlternateContent>
          <mc:Choice Requires="wps">
            <w:drawing>
              <wp:anchor distT="0" distB="182880" distL="114300" distR="114300" simplePos="0" relativeHeight="251705344" behindDoc="0" locked="0" layoutInCell="1" allowOverlap="1" wp14:anchorId="0CBDBD12" wp14:editId="660B1A54">
                <wp:simplePos x="0" y="0"/>
                <wp:positionH relativeFrom="column">
                  <wp:posOffset>0</wp:posOffset>
                </wp:positionH>
                <wp:positionV relativeFrom="paragraph">
                  <wp:posOffset>339725</wp:posOffset>
                </wp:positionV>
                <wp:extent cx="6144260" cy="1148080"/>
                <wp:effectExtent l="12700" t="12700" r="15240" b="15240"/>
                <wp:wrapSquare wrapText="bothSides"/>
                <wp:docPr id="30" name="Text Box 30"/>
                <wp:cNvGraphicFramePr/>
                <a:graphic xmlns:a="http://schemas.openxmlformats.org/drawingml/2006/main">
                  <a:graphicData uri="http://schemas.microsoft.com/office/word/2010/wordprocessingShape">
                    <wps:wsp>
                      <wps:cNvSpPr txBox="1"/>
                      <wps:spPr>
                        <a:xfrm>
                          <a:off x="0" y="0"/>
                          <a:ext cx="6144260" cy="1148080"/>
                        </a:xfrm>
                        <a:prstGeom prst="rect">
                          <a:avLst/>
                        </a:prstGeom>
                        <a:solidFill>
                          <a:schemeClr val="accent1">
                            <a:lumMod val="20000"/>
                            <a:lumOff val="80000"/>
                          </a:schemeClr>
                        </a:solidFill>
                        <a:ln w="25400">
                          <a:solidFill>
                            <a:schemeClr val="accent1">
                              <a:lumMod val="75000"/>
                            </a:schemeClr>
                          </a:solidFill>
                        </a:ln>
                      </wps:spPr>
                      <wps:txbx>
                        <w:txbxContent>
                          <w:p w14:paraId="0F9E0A7E" w14:textId="314C5997" w:rsidR="00743449" w:rsidRPr="001B64AF" w:rsidRDefault="00743449" w:rsidP="00883940">
                            <w:pPr>
                              <w:pBdr>
                                <w:top w:val="nil"/>
                                <w:left w:val="nil"/>
                                <w:bottom w:val="nil"/>
                                <w:right w:val="nil"/>
                                <w:between w:val="nil"/>
                              </w:pBdr>
                              <w:spacing w:after="180"/>
                              <w:rPr>
                                <w:rFonts w:ascii="Arial" w:hAnsi="Arial" w:cs="Arial"/>
                                <w:b/>
                                <w:bCs/>
                                <w:color w:val="000000"/>
                                <w:sz w:val="22"/>
                                <w:szCs w:val="22"/>
                              </w:rPr>
                            </w:pPr>
                            <w:r w:rsidRPr="00E87E44">
                              <w:rPr>
                                <w:rFonts w:ascii="Arial" w:hAnsi="Arial" w:cs="Arial"/>
                                <w:b/>
                                <w:bCs/>
                                <w:i/>
                                <w:iCs/>
                                <w:color w:val="000000"/>
                                <w:sz w:val="22"/>
                                <w:szCs w:val="22"/>
                              </w:rPr>
                              <w:t>Practical tip:</w:t>
                            </w:r>
                            <w:r w:rsidRPr="00E87E44">
                              <w:rPr>
                                <w:rFonts w:ascii="Arial" w:hAnsi="Arial" w:cs="Arial"/>
                                <w:b/>
                                <w:bCs/>
                                <w:color w:val="000000"/>
                                <w:sz w:val="22"/>
                                <w:szCs w:val="22"/>
                              </w:rPr>
                              <w:t xml:space="preserve"> </w:t>
                            </w:r>
                            <w:r>
                              <w:rPr>
                                <w:rFonts w:ascii="Arial" w:hAnsi="Arial" w:cs="Arial"/>
                                <w:color w:val="000000"/>
                                <w:sz w:val="22"/>
                                <w:szCs w:val="22"/>
                              </w:rPr>
                              <w:t xml:space="preserve">Bring tablets and a demonstration version. Showing how straight forward it is for PLWH to complete, and how straight forward it is to get PLWH started with an assessment is crucial to alleviate staff concerns. Shorten the agenda as needed to ensure adequate time for the demonstration.  </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BDBD12" id="Text Box 30" o:spid="_x0000_s1029" type="#_x0000_t202" style="position:absolute;margin-left:0;margin-top:26.75pt;width:483.8pt;height:136pt;z-index:251705344;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" fillcolor="#d9e2f3 [660]" strokecolor="#2f5496 [2404]" strokeweight="2pt">
                <v:textbox style="mso-fit-shape-to-text:t" inset="14.4pt,14.4pt,14.4pt,14.4pt">
                  <w:txbxContent>
                    <w:p w14:paraId="0F9E0A7E" w14:textId="314C5997" w:rsidR="00743449" w:rsidRPr="001B64AF" w:rsidRDefault="00743449" w:rsidP="00883940">
                      <w:pPr>
                        <w:pBdr>
                          <w:top w:val="nil"/>
                          <w:left w:val="nil"/>
                          <w:bottom w:val="nil"/>
                          <w:right w:val="nil"/>
                          <w:between w:val="nil"/>
                        </w:pBdr>
                        <w:spacing w:after="180"/>
                        <w:rPr>
                          <w:rFonts w:ascii="Arial" w:hAnsi="Arial" w:cs="Arial"/>
                          <w:b/>
                          <w:bCs/>
                          <w:color w:val="000000"/>
                          <w:sz w:val="22"/>
                          <w:szCs w:val="22"/>
                        </w:rPr>
                      </w:pPr>
                      <w:r w:rsidRPr="00E87E44">
                        <w:rPr>
                          <w:rFonts w:ascii="Arial" w:hAnsi="Arial" w:cs="Arial"/>
                          <w:b/>
                          <w:bCs/>
                          <w:i/>
                          <w:iCs/>
                          <w:color w:val="000000"/>
                          <w:sz w:val="22"/>
                          <w:szCs w:val="22"/>
                        </w:rPr>
                        <w:t>Practical tip:</w:t>
                      </w:r>
                      <w:r w:rsidRPr="00E87E44">
                        <w:rPr>
                          <w:rFonts w:ascii="Arial" w:hAnsi="Arial" w:cs="Arial"/>
                          <w:b/>
                          <w:bCs/>
                          <w:color w:val="000000"/>
                          <w:sz w:val="22"/>
                          <w:szCs w:val="22"/>
                        </w:rPr>
                        <w:t xml:space="preserve"> </w:t>
                      </w:r>
                      <w:r>
                        <w:rPr>
                          <w:rFonts w:ascii="Arial" w:hAnsi="Arial" w:cs="Arial"/>
                          <w:color w:val="000000"/>
                          <w:sz w:val="22"/>
                          <w:szCs w:val="22"/>
                        </w:rPr>
                        <w:t xml:space="preserve">Bring tablets and a demonstration version. Showing how straight forward it is for PLWH to complete, and how straight forward it is to get PLWH started with an assessment is crucial to alleviate staff concerns. Shorten the agenda as needed to ensure adequate time for the demonstration.  </w:t>
                      </w:r>
                    </w:p>
                  </w:txbxContent>
                </v:textbox>
                <w10:wrap type="square"/>
              </v:shape>
            </w:pict>
          </mc:Fallback>
        </mc:AlternateContent>
      </w:r>
    </w:p>
    <w:p w14:paraId="4DC4E50E" w14:textId="2DDE0B46" w:rsidR="0019734C" w:rsidRDefault="0019734C" w:rsidP="0019734C">
      <w:pPr>
        <w:pStyle w:val="Style1"/>
      </w:pPr>
      <w:r>
        <w:t>Provide overview of value</w:t>
      </w:r>
    </w:p>
    <w:p w14:paraId="159426ED" w14:textId="3B89A6AF" w:rsidR="0019734C" w:rsidRPr="005B3387" w:rsidRDefault="0019734C" w:rsidP="0019734C">
      <w:pPr>
        <w:pStyle w:val="Style1"/>
        <w:rPr>
          <w:b w:val="0"/>
        </w:rPr>
      </w:pPr>
      <w:r>
        <w:rPr>
          <w:rFonts w:eastAsia="Calibri" w:cs="Arial"/>
          <w:b w:val="0"/>
          <w:color w:val="000000"/>
          <w:sz w:val="22"/>
          <w:szCs w:val="22"/>
        </w:rPr>
        <w:t xml:space="preserve">A comprehensive overview of the potential value of PROs is available in the form of an Evidence Dossier, as a companion document to this toolkit. </w:t>
      </w:r>
      <w:r w:rsidR="00883940" w:rsidRPr="00883940">
        <w:rPr>
          <w:rFonts w:cs="Arial"/>
          <w:b w:val="0"/>
          <w:bCs w:val="0"/>
          <w:color w:val="7F7F7F" w:themeColor="text1" w:themeTint="80"/>
          <w:sz w:val="22"/>
          <w:szCs w:val="22"/>
        </w:rPr>
        <w:t>[Add Link here]</w:t>
      </w:r>
    </w:p>
    <w:p w14:paraId="3A562003" w14:textId="0C64D6CF" w:rsidR="00DB7DE8" w:rsidRPr="00BC3049" w:rsidRDefault="00BE2ECB" w:rsidP="00BC3049">
      <w:pPr>
        <w:pStyle w:val="Style1"/>
      </w:pPr>
      <w:r w:rsidRPr="00BC3049">
        <w:t>Ad</w:t>
      </w:r>
      <w:r w:rsidR="00DB7DE8" w:rsidRPr="00BC3049">
        <w:t>dress common concerns</w:t>
      </w:r>
      <w:bookmarkEnd w:id="43"/>
    </w:p>
    <w:p w14:paraId="2B3EAE5A" w14:textId="77777777" w:rsidR="0019734C" w:rsidRPr="0087588B" w:rsidRDefault="0019734C" w:rsidP="0019734C">
      <w:pPr>
        <w:pBdr>
          <w:top w:val="nil"/>
          <w:left w:val="nil"/>
          <w:bottom w:val="nil"/>
          <w:right w:val="nil"/>
          <w:between w:val="nil"/>
        </w:pBdr>
        <w:spacing w:before="60" w:after="180"/>
        <w:rPr>
          <w:rFonts w:ascii="Arial" w:eastAsia="Calibri" w:hAnsi="Arial" w:cs="Arial"/>
          <w:color w:val="000000"/>
        </w:rPr>
      </w:pPr>
      <w:r w:rsidRPr="0087588B">
        <w:rPr>
          <w:rFonts w:ascii="Arial" w:eastAsia="Calibri" w:hAnsi="Arial" w:cs="Arial"/>
          <w:color w:val="000000"/>
          <w:sz w:val="22"/>
          <w:szCs w:val="22"/>
        </w:rPr>
        <w:t xml:space="preserve">Stakeholders will likely have many valid concerns about introducing PROs into their practice. Below is a list of common initial stakeholder concerns regarding the implementation and ongoing use of </w:t>
      </w:r>
      <w:proofErr w:type="spellStart"/>
      <w:r w:rsidRPr="0087588B">
        <w:rPr>
          <w:rFonts w:ascii="Arial" w:eastAsia="Calibri" w:hAnsi="Arial" w:cs="Arial"/>
          <w:color w:val="000000"/>
          <w:sz w:val="22"/>
          <w:szCs w:val="22"/>
        </w:rPr>
        <w:t>PROs.</w:t>
      </w:r>
      <w:proofErr w:type="spellEnd"/>
      <w:r w:rsidRPr="0087588B">
        <w:rPr>
          <w:rFonts w:ascii="Arial" w:eastAsia="Calibri" w:hAnsi="Arial" w:cs="Arial"/>
          <w:color w:val="000000"/>
          <w:sz w:val="22"/>
          <w:szCs w:val="22"/>
        </w:rPr>
        <w:t xml:space="preserve"> Many of these concerns have proven addressable in the past integration efforts.</w:t>
      </w:r>
      <w:r>
        <w:rPr>
          <w:rFonts w:ascii="Arial" w:eastAsia="Calibri" w:hAnsi="Arial" w:cs="Arial"/>
          <w:color w:val="000000"/>
          <w:sz w:val="22"/>
          <w:szCs w:val="22"/>
        </w:rPr>
        <w:t xml:space="preserve"> </w:t>
      </w:r>
      <w:r w:rsidRPr="0087588B">
        <w:rPr>
          <w:rFonts w:ascii="Arial" w:eastAsia="Calibri" w:hAnsi="Arial" w:cs="Arial"/>
          <w:color w:val="000000"/>
          <w:sz w:val="22"/>
          <w:szCs w:val="22"/>
        </w:rPr>
        <w:t xml:space="preserve">Table </w:t>
      </w:r>
      <w:r>
        <w:rPr>
          <w:rFonts w:ascii="Arial" w:eastAsia="Calibri" w:hAnsi="Arial" w:cs="Arial"/>
          <w:color w:val="000000"/>
          <w:sz w:val="22"/>
          <w:szCs w:val="22"/>
        </w:rPr>
        <w:t>4</w:t>
      </w:r>
      <w:r w:rsidRPr="0087588B">
        <w:rPr>
          <w:rFonts w:ascii="Arial" w:eastAsia="Calibri" w:hAnsi="Arial" w:cs="Arial"/>
          <w:color w:val="000000"/>
          <w:sz w:val="22"/>
          <w:szCs w:val="22"/>
        </w:rPr>
        <w:t xml:space="preserve"> </w:t>
      </w:r>
      <w:r>
        <w:rPr>
          <w:rFonts w:ascii="Arial" w:eastAsia="Calibri" w:hAnsi="Arial" w:cs="Arial"/>
          <w:color w:val="000000"/>
          <w:sz w:val="22"/>
          <w:szCs w:val="22"/>
        </w:rPr>
        <w:t>summarizes</w:t>
      </w:r>
      <w:r w:rsidRPr="0087588B">
        <w:rPr>
          <w:rFonts w:ascii="Arial" w:eastAsia="Calibri" w:hAnsi="Arial" w:cs="Arial"/>
          <w:color w:val="000000"/>
          <w:sz w:val="22"/>
          <w:szCs w:val="22"/>
        </w:rPr>
        <w:t xml:space="preserve"> common concerns, followed by suggestions regarding how they can be effectively addressed. </w:t>
      </w:r>
    </w:p>
    <w:tbl>
      <w:tblPr>
        <w:tblStyle w:val="TableGrid"/>
        <w:tblW w:w="9350" w:type="dxa"/>
        <w:tblBorders>
          <w:insideH w:val="single" w:sz="8" w:space="0" w:color="2F5496" w:themeColor="accent1" w:themeShade="BF"/>
          <w:insideV w:val="single" w:sz="8" w:space="0" w:color="2F5496" w:themeColor="accent1" w:themeShade="BF"/>
        </w:tblBorders>
        <w:tblLayout w:type="fixed"/>
        <w:tblCellMar>
          <w:top w:w="14" w:type="dxa"/>
          <w:left w:w="43" w:type="dxa"/>
          <w:bottom w:w="14" w:type="dxa"/>
          <w:right w:w="43" w:type="dxa"/>
        </w:tblCellMar>
        <w:tblLook w:val="04A0" w:firstRow="1" w:lastRow="0" w:firstColumn="1" w:lastColumn="0" w:noHBand="0" w:noVBand="1"/>
      </w:tblPr>
      <w:tblGrid>
        <w:gridCol w:w="2695"/>
        <w:gridCol w:w="6655"/>
      </w:tblGrid>
      <w:tr w:rsidR="0019734C" w:rsidRPr="00282AB8" w14:paraId="235C609B" w14:textId="77777777" w:rsidTr="00F44BC1">
        <w:tc>
          <w:tcPr>
            <w:tcW w:w="9350" w:type="dxa"/>
            <w:gridSpan w:val="2"/>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2F5496" w:themeFill="accent1" w:themeFillShade="BF"/>
          </w:tcPr>
          <w:p w14:paraId="17012E5D" w14:textId="77777777" w:rsidR="0019734C" w:rsidRPr="00282AB8" w:rsidRDefault="0019734C" w:rsidP="00F44BC1">
            <w:pPr>
              <w:rPr>
                <w:rFonts w:ascii="Arial" w:eastAsia="Calibri" w:hAnsi="Arial" w:cs="Arial"/>
                <w:b/>
                <w:color w:val="FFFFFF" w:themeColor="background1"/>
                <w:sz w:val="18"/>
                <w:szCs w:val="18"/>
              </w:rPr>
            </w:pPr>
            <w:bookmarkStart w:id="44" w:name="_Toc49863332"/>
            <w:r w:rsidRPr="00282AB8">
              <w:rPr>
                <w:rFonts w:ascii="Arial" w:eastAsia="Calibri" w:hAnsi="Arial" w:cs="Arial"/>
                <w:b/>
                <w:i/>
                <w:iCs/>
                <w:color w:val="FFFFFF" w:themeColor="background1"/>
                <w:sz w:val="18"/>
                <w:szCs w:val="18"/>
              </w:rPr>
              <w:t xml:space="preserve">Table </w:t>
            </w:r>
            <w:r>
              <w:rPr>
                <w:rFonts w:ascii="Arial" w:eastAsia="Calibri" w:hAnsi="Arial" w:cs="Arial"/>
                <w:b/>
                <w:i/>
                <w:iCs/>
                <w:color w:val="FFFFFF" w:themeColor="background1"/>
                <w:sz w:val="18"/>
                <w:szCs w:val="18"/>
              </w:rPr>
              <w:t>4</w:t>
            </w:r>
            <w:r w:rsidRPr="00282AB8">
              <w:rPr>
                <w:rFonts w:ascii="Arial" w:eastAsia="Calibri" w:hAnsi="Arial" w:cs="Arial"/>
                <w:b/>
                <w:i/>
                <w:iCs/>
                <w:color w:val="FFFFFF" w:themeColor="background1"/>
                <w:sz w:val="18"/>
                <w:szCs w:val="18"/>
              </w:rPr>
              <w:t xml:space="preserve">: </w:t>
            </w:r>
            <w:r>
              <w:rPr>
                <w:rFonts w:ascii="Arial" w:eastAsia="Calibri" w:hAnsi="Arial" w:cs="Arial"/>
                <w:b/>
                <w:color w:val="FFFFFF" w:themeColor="background1"/>
                <w:sz w:val="18"/>
                <w:szCs w:val="18"/>
              </w:rPr>
              <w:t>Common initial stakeholder concerns, and how to address them</w:t>
            </w:r>
          </w:p>
        </w:tc>
      </w:tr>
      <w:tr w:rsidR="0019734C" w:rsidRPr="00282AB8" w14:paraId="262705C8" w14:textId="77777777" w:rsidTr="00F44BC1">
        <w:tc>
          <w:tcPr>
            <w:tcW w:w="2695" w:type="dxa"/>
            <w:tcBorders>
              <w:top w:val="single" w:sz="18" w:space="0" w:color="2F5496" w:themeColor="accent1" w:themeShade="BF"/>
              <w:left w:val="single" w:sz="18" w:space="0" w:color="2F5496" w:themeColor="accent1" w:themeShade="BF"/>
              <w:bottom w:val="single" w:sz="18" w:space="0" w:color="2F5496" w:themeColor="accent1" w:themeShade="BF"/>
            </w:tcBorders>
            <w:shd w:val="clear" w:color="auto" w:fill="8EAADB" w:themeFill="accent1" w:themeFillTint="99"/>
          </w:tcPr>
          <w:p w14:paraId="29F2E457" w14:textId="77777777" w:rsidR="0019734C" w:rsidRPr="00282AB8" w:rsidRDefault="0019734C" w:rsidP="00F44BC1">
            <w:pPr>
              <w:rPr>
                <w:rFonts w:ascii="Arial" w:eastAsia="Calibri" w:hAnsi="Arial" w:cs="Arial"/>
                <w:b/>
                <w:color w:val="000000"/>
                <w:sz w:val="18"/>
                <w:szCs w:val="18"/>
              </w:rPr>
            </w:pPr>
            <w:r w:rsidRPr="00282AB8">
              <w:rPr>
                <w:rFonts w:ascii="Arial" w:eastAsia="Calibri" w:hAnsi="Arial" w:cs="Arial"/>
                <w:b/>
                <w:color w:val="000000"/>
                <w:sz w:val="18"/>
                <w:szCs w:val="18"/>
              </w:rPr>
              <w:t>Common concern</w:t>
            </w:r>
          </w:p>
        </w:tc>
        <w:tc>
          <w:tcPr>
            <w:tcW w:w="6655" w:type="dxa"/>
            <w:tcBorders>
              <w:top w:val="single" w:sz="18" w:space="0" w:color="2F5496" w:themeColor="accent1" w:themeShade="BF"/>
              <w:bottom w:val="single" w:sz="18" w:space="0" w:color="2F5496" w:themeColor="accent1" w:themeShade="BF"/>
              <w:right w:val="single" w:sz="18" w:space="0" w:color="2F5496" w:themeColor="accent1" w:themeShade="BF"/>
            </w:tcBorders>
            <w:shd w:val="clear" w:color="auto" w:fill="8EAADB" w:themeFill="accent1" w:themeFillTint="99"/>
          </w:tcPr>
          <w:p w14:paraId="662EA2C3" w14:textId="77777777" w:rsidR="0019734C" w:rsidRPr="00282AB8" w:rsidRDefault="0019734C" w:rsidP="00F44BC1">
            <w:pPr>
              <w:rPr>
                <w:rFonts w:ascii="Arial" w:eastAsia="Calibri" w:hAnsi="Arial" w:cs="Arial"/>
                <w:b/>
                <w:color w:val="000000"/>
                <w:sz w:val="18"/>
                <w:szCs w:val="18"/>
              </w:rPr>
            </w:pPr>
            <w:r w:rsidRPr="00282AB8">
              <w:rPr>
                <w:rFonts w:ascii="Arial" w:eastAsia="Calibri" w:hAnsi="Arial" w:cs="Arial"/>
                <w:b/>
                <w:color w:val="000000"/>
                <w:sz w:val="18"/>
                <w:szCs w:val="18"/>
              </w:rPr>
              <w:t>How to address</w:t>
            </w:r>
          </w:p>
        </w:tc>
      </w:tr>
      <w:tr w:rsidR="0019734C" w:rsidRPr="00282AB8" w14:paraId="0F4A67C0" w14:textId="77777777" w:rsidTr="00F44BC1">
        <w:tc>
          <w:tcPr>
            <w:tcW w:w="2695" w:type="dxa"/>
            <w:tcBorders>
              <w:top w:val="single" w:sz="18" w:space="0" w:color="2F5496" w:themeColor="accent1" w:themeShade="BF"/>
              <w:left w:val="single" w:sz="18" w:space="0" w:color="2F5496" w:themeColor="accent1" w:themeShade="BF"/>
            </w:tcBorders>
            <w:shd w:val="clear" w:color="auto" w:fill="E2EDFF"/>
          </w:tcPr>
          <w:p w14:paraId="4215958F" w14:textId="77777777"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 xml:space="preserve">PROs create too much additional work for providers in </w:t>
            </w:r>
            <w:r w:rsidRPr="00282AB8">
              <w:rPr>
                <w:rFonts w:ascii="Arial" w:eastAsia="Calibri" w:hAnsi="Arial" w:cs="Arial"/>
                <w:color w:val="000000"/>
                <w:sz w:val="18"/>
                <w:szCs w:val="18"/>
              </w:rPr>
              <w:lastRenderedPageBreak/>
              <w:t>terms of the need to document additional non-urgent issues.</w:t>
            </w:r>
          </w:p>
        </w:tc>
        <w:tc>
          <w:tcPr>
            <w:tcW w:w="6655" w:type="dxa"/>
            <w:tcBorders>
              <w:top w:val="single" w:sz="18" w:space="0" w:color="2F5496" w:themeColor="accent1" w:themeShade="BF"/>
              <w:right w:val="single" w:sz="18" w:space="0" w:color="2F5496" w:themeColor="accent1" w:themeShade="BF"/>
            </w:tcBorders>
            <w:shd w:val="clear" w:color="auto" w:fill="E2EDFF"/>
          </w:tcPr>
          <w:p w14:paraId="511768DD" w14:textId="2A4A8FB9" w:rsidR="0019734C" w:rsidRPr="00282AB8" w:rsidRDefault="0019734C" w:rsidP="00F44BC1">
            <w:pPr>
              <w:pStyle w:val="ListParagraph"/>
              <w:numPr>
                <w:ilvl w:val="0"/>
                <w:numId w:val="8"/>
              </w:numPr>
              <w:ind w:left="310" w:hanging="270"/>
              <w:rPr>
                <w:rFonts w:ascii="Arial" w:eastAsia="Calibri" w:hAnsi="Arial" w:cs="Arial"/>
                <w:color w:val="000000"/>
                <w:sz w:val="18"/>
                <w:szCs w:val="18"/>
              </w:rPr>
            </w:pPr>
            <w:r w:rsidRPr="00282AB8">
              <w:rPr>
                <w:rFonts w:ascii="Arial" w:eastAsia="Calibri" w:hAnsi="Arial" w:cs="Arial"/>
                <w:color w:val="000000"/>
                <w:sz w:val="18"/>
                <w:szCs w:val="18"/>
              </w:rPr>
              <w:lastRenderedPageBreak/>
              <w:t xml:space="preserve">Evidence shows that while there is a modest increase in workload with respect to documentation, providers value the additional information that they believe </w:t>
            </w:r>
            <w:r w:rsidRPr="00282AB8">
              <w:rPr>
                <w:rFonts w:ascii="Arial" w:eastAsia="Calibri" w:hAnsi="Arial" w:cs="Arial"/>
                <w:color w:val="000000"/>
                <w:sz w:val="18"/>
                <w:szCs w:val="18"/>
              </w:rPr>
              <w:lastRenderedPageBreak/>
              <w:t>may otherwise have been missed, such as suicidality, depression, ART non-adherence, substance use, and HIV transmission risk behavior</w:t>
            </w:r>
            <w:r w:rsidRPr="00282AB8">
              <w:rPr>
                <w:rFonts w:ascii="Arial" w:eastAsia="Calibri" w:hAnsi="Arial" w:cs="Arial"/>
                <w:color w:val="000000"/>
                <w:sz w:val="18"/>
                <w:szCs w:val="18"/>
              </w:rPr>
              <w:fldChar w:fldCharType="begin">
                <w:fldData xml:space="preserve">PEVuZE5vdGU+PENpdGU+PEF1dGhvcj5GcmVkZXJpY2tzZW48L0F1dGhvcj48WWVhcj4yMDE2PC9Z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</w:fldData>
              </w:fldChar>
            </w:r>
            <w:r w:rsidR="00CD5400">
              <w:rPr>
                <w:rFonts w:ascii="Arial" w:eastAsia="Calibri" w:hAnsi="Arial" w:cs="Arial"/>
                <w:color w:val="000000"/>
                <w:sz w:val="18"/>
                <w:szCs w:val="18"/>
              </w:rPr>
              <w:instrText xml:space="preserve"> ADDIN EN.CITE </w:instrText>
            </w:r>
            <w:r w:rsidR="00CD5400">
              <w:rPr>
                <w:rFonts w:ascii="Arial" w:eastAsia="Calibri" w:hAnsi="Arial" w:cs="Arial"/>
                <w:color w:val="000000"/>
                <w:sz w:val="18"/>
                <w:szCs w:val="18"/>
              </w:rPr>
              <w:fldChar w:fldCharType="begin">
                <w:fldData xml:space="preserve">PEVuZE5vdGU+PENpdGU+PEF1dGhvcj5GcmVkZXJpY2tzZW48L0F1dGhvcj48WWVhcj4yMDE2PC9Z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</w:fldData>
              </w:fldChar>
            </w:r>
            <w:r w:rsidR="00CD5400">
              <w:rPr>
                <w:rFonts w:ascii="Arial" w:eastAsia="Calibri" w:hAnsi="Arial" w:cs="Arial"/>
                <w:color w:val="000000"/>
                <w:sz w:val="18"/>
                <w:szCs w:val="18"/>
              </w:rPr>
              <w:instrText xml:space="preserve"> ADDIN EN.CITE.DATA </w:instrText>
            </w:r>
            <w:r w:rsidR="00CD5400">
              <w:rPr>
                <w:rFonts w:ascii="Arial" w:eastAsia="Calibri" w:hAnsi="Arial" w:cs="Arial"/>
                <w:color w:val="000000"/>
                <w:sz w:val="18"/>
                <w:szCs w:val="18"/>
              </w:rPr>
            </w:r>
            <w:r w:rsidR="00CD5400">
              <w:rPr>
                <w:rFonts w:ascii="Arial" w:eastAsia="Calibri" w:hAnsi="Arial" w:cs="Arial"/>
                <w:color w:val="000000"/>
                <w:sz w:val="18"/>
                <w:szCs w:val="18"/>
              </w:rPr>
              <w:fldChar w:fldCharType="end"/>
            </w:r>
            <w:r w:rsidRPr="00282AB8">
              <w:rPr>
                <w:rFonts w:ascii="Arial" w:eastAsia="Calibri" w:hAnsi="Arial" w:cs="Arial"/>
                <w:color w:val="000000"/>
                <w:sz w:val="18"/>
                <w:szCs w:val="18"/>
              </w:rPr>
            </w:r>
            <w:r w:rsidRPr="00282AB8">
              <w:rPr>
                <w:rFonts w:ascii="Arial" w:eastAsia="Calibri" w:hAnsi="Arial" w:cs="Arial"/>
                <w:color w:val="000000"/>
                <w:sz w:val="18"/>
                <w:szCs w:val="18"/>
              </w:rPr>
              <w:fldChar w:fldCharType="separate"/>
            </w:r>
            <w:r w:rsidR="00CD5400" w:rsidRPr="00CD5400">
              <w:rPr>
                <w:rFonts w:ascii="Arial" w:eastAsia="Calibri" w:hAnsi="Arial" w:cs="Arial"/>
                <w:noProof/>
                <w:color w:val="000000"/>
                <w:sz w:val="18"/>
                <w:szCs w:val="18"/>
                <w:vertAlign w:val="superscript"/>
              </w:rPr>
              <w:t>10,29</w:t>
            </w:r>
            <w:r w:rsidRPr="00282AB8">
              <w:rPr>
                <w:rFonts w:ascii="Arial" w:eastAsia="Calibri" w:hAnsi="Arial" w:cs="Arial"/>
                <w:color w:val="000000"/>
                <w:sz w:val="18"/>
                <w:szCs w:val="18"/>
              </w:rPr>
              <w:fldChar w:fldCharType="end"/>
            </w:r>
            <w:r w:rsidR="002271E1">
              <w:rPr>
                <w:rFonts w:ascii="Arial" w:eastAsia="Calibri" w:hAnsi="Arial" w:cs="Arial"/>
                <w:color w:val="000000"/>
                <w:sz w:val="18"/>
                <w:szCs w:val="18"/>
              </w:rPr>
              <w:t>.</w:t>
            </w:r>
          </w:p>
          <w:p w14:paraId="0A1EBEEE" w14:textId="44601CAB" w:rsidR="0019734C" w:rsidRPr="002271E1" w:rsidRDefault="0019734C" w:rsidP="00F44BC1">
            <w:pPr>
              <w:pStyle w:val="ListParagraph"/>
              <w:numPr>
                <w:ilvl w:val="0"/>
                <w:numId w:val="8"/>
              </w:numPr>
              <w:ind w:left="310" w:hanging="270"/>
              <w:rPr>
                <w:rFonts w:ascii="Arial" w:eastAsia="Calibri" w:hAnsi="Arial" w:cs="Arial"/>
                <w:color w:val="000000"/>
                <w:sz w:val="18"/>
                <w:szCs w:val="18"/>
              </w:rPr>
            </w:pPr>
            <w:r w:rsidRPr="00282AB8">
              <w:rPr>
                <w:rFonts w:ascii="Arial" w:eastAsia="Calibri" w:hAnsi="Arial" w:cs="Arial"/>
                <w:color w:val="000000"/>
                <w:sz w:val="18"/>
                <w:szCs w:val="18"/>
              </w:rPr>
              <w:t>Additionally, there are ways in which PROs may reduce this burden.</w:t>
            </w:r>
            <w:r>
              <w:rPr>
                <w:rFonts w:ascii="Arial" w:eastAsia="Calibri" w:hAnsi="Arial" w:cs="Arial"/>
                <w:color w:val="000000"/>
                <w:sz w:val="18"/>
                <w:szCs w:val="18"/>
              </w:rPr>
              <w:t xml:space="preserve"> </w:t>
            </w:r>
            <w:r w:rsidRPr="00282AB8">
              <w:rPr>
                <w:rFonts w:ascii="Arial" w:eastAsia="Calibri" w:hAnsi="Arial" w:cs="Arial"/>
                <w:color w:val="000000"/>
                <w:sz w:val="18"/>
                <w:szCs w:val="18"/>
              </w:rPr>
              <w:t>In the Review of Symptoms Index, for example, patients select the degree to which they are bothered by symptoms; the most bothersome ones can be prioritized/prominently displayed in a results report (see example here).</w:t>
            </w:r>
            <w:r w:rsidR="002271E1" w:rsidRPr="00883940">
              <w:rPr>
                <w:rFonts w:ascii="Arial" w:hAnsi="Arial" w:cs="Arial"/>
                <w:b/>
                <w:bCs/>
                <w:color w:val="7F7F7F" w:themeColor="text1" w:themeTint="80"/>
                <w:sz w:val="22"/>
                <w:szCs w:val="22"/>
              </w:rPr>
              <w:t xml:space="preserve"> </w:t>
            </w:r>
            <w:r w:rsidR="002271E1" w:rsidRPr="002271E1">
              <w:rPr>
                <w:rFonts w:ascii="Arial" w:hAnsi="Arial" w:cs="Arial"/>
                <w:color w:val="7F7F7F" w:themeColor="text1" w:themeTint="80"/>
                <w:sz w:val="18"/>
                <w:szCs w:val="18"/>
              </w:rPr>
              <w:t>[Add Link here]</w:t>
            </w:r>
          </w:p>
          <w:p w14:paraId="588F5F5D" w14:textId="3638B1CD" w:rsidR="0019734C" w:rsidRPr="00282AB8" w:rsidRDefault="0019734C" w:rsidP="00F44BC1">
            <w:pPr>
              <w:pStyle w:val="ListParagraph"/>
              <w:numPr>
                <w:ilvl w:val="0"/>
                <w:numId w:val="8"/>
              </w:numPr>
              <w:ind w:left="310" w:hanging="270"/>
              <w:rPr>
                <w:rFonts w:ascii="Arial" w:eastAsia="Calibri" w:hAnsi="Arial" w:cs="Arial"/>
                <w:color w:val="000000"/>
                <w:sz w:val="18"/>
                <w:szCs w:val="18"/>
              </w:rPr>
            </w:pPr>
            <w:r w:rsidRPr="00282AB8">
              <w:rPr>
                <w:rFonts w:ascii="Arial" w:eastAsia="Calibri" w:hAnsi="Arial" w:cs="Arial"/>
                <w:color w:val="000000"/>
                <w:sz w:val="18"/>
                <w:szCs w:val="18"/>
              </w:rPr>
              <w:t>Focusing on targeted domains (health topics) that measure key clinical domains that are highly actionable such as substance use can alleviate this concern</w:t>
            </w:r>
            <w:r w:rsidR="002271E1">
              <w:rPr>
                <w:rFonts w:ascii="Arial" w:eastAsia="Calibri" w:hAnsi="Arial" w:cs="Arial"/>
                <w:color w:val="000000"/>
                <w:sz w:val="18"/>
                <w:szCs w:val="18"/>
              </w:rPr>
              <w:t>.</w:t>
            </w:r>
            <w:r w:rsidRPr="00282AB8">
              <w:rPr>
                <w:rFonts w:ascii="Arial" w:eastAsia="Calibri" w:hAnsi="Arial" w:cs="Arial"/>
                <w:color w:val="000000"/>
                <w:sz w:val="18"/>
                <w:szCs w:val="18"/>
              </w:rPr>
              <w:t xml:space="preserve"> </w:t>
            </w:r>
          </w:p>
        </w:tc>
      </w:tr>
      <w:tr w:rsidR="0019734C" w:rsidRPr="00282AB8" w14:paraId="00472421" w14:textId="77777777" w:rsidTr="00F44BC1">
        <w:tc>
          <w:tcPr>
            <w:tcW w:w="2695" w:type="dxa"/>
            <w:tcBorders>
              <w:left w:val="single" w:sz="18" w:space="0" w:color="2F5496" w:themeColor="accent1" w:themeShade="BF"/>
            </w:tcBorders>
            <w:shd w:val="clear" w:color="auto" w:fill="E2EDFF"/>
          </w:tcPr>
          <w:p w14:paraId="347AF8FB" w14:textId="77777777"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lastRenderedPageBreak/>
              <w:t>Addressing PRO results adds too much time to the visit.</w:t>
            </w:r>
            <w:r>
              <w:rPr>
                <w:rFonts w:ascii="Arial" w:eastAsia="Calibri" w:hAnsi="Arial" w:cs="Arial"/>
                <w:color w:val="000000"/>
                <w:sz w:val="18"/>
                <w:szCs w:val="18"/>
              </w:rPr>
              <w:t xml:space="preserve"> </w:t>
            </w:r>
          </w:p>
        </w:tc>
        <w:tc>
          <w:tcPr>
            <w:tcW w:w="6655" w:type="dxa"/>
            <w:tcBorders>
              <w:right w:val="single" w:sz="18" w:space="0" w:color="2F5496" w:themeColor="accent1" w:themeShade="BF"/>
            </w:tcBorders>
            <w:shd w:val="clear" w:color="auto" w:fill="E2EDFF"/>
          </w:tcPr>
          <w:p w14:paraId="6CAE92EB" w14:textId="6AD4D3BF"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Evidence shows that providers perceived time expenditure as not having necessarily increased, but rather as having been prioritized differently</w:t>
            </w:r>
            <w:r w:rsidRPr="00282AB8">
              <w:rPr>
                <w:rFonts w:ascii="Arial" w:eastAsia="Calibri" w:hAnsi="Arial" w:cs="Arial"/>
                <w:color w:val="000000"/>
                <w:sz w:val="18"/>
                <w:szCs w:val="18"/>
              </w:rPr>
              <w:fldChar w:fldCharType="begin"/>
            </w:r>
            <w:r w:rsidR="00CD5400">
              <w:rPr>
                <w:rFonts w:ascii="Arial" w:eastAsia="Calibri" w:hAnsi="Arial" w:cs="Arial"/>
                <w:color w:val="000000"/>
                <w:sz w:val="18"/>
                <w:szCs w:val="18"/>
              </w:rPr>
              <w:instrText xml:space="preserve"> ADDIN EN.CITE &lt;EndNote&gt;&lt;Cite&gt;&lt;Author&gt;Fredericksen RJ&lt;/Author&gt;&lt;Year&gt;2020&lt;/Year&gt;&lt;RecNum&gt;1686&lt;/RecNum&gt;&lt;DisplayText&gt;&lt;style face="superscript"&gt;29&lt;/style&gt;&lt;/DisplayText&gt;&lt;record&gt;&lt;rec-number&gt;1686&lt;/rec-number&gt;&lt;foreign-keys&gt;&lt;key app="EN" db-id="92rrzf922vddp7e2dw9p9vv422e0tp5s50ws" timestamp="1594097601"&gt;1686&lt;/key&gt;&lt;/foreign-keys&gt;&lt;ref-type name="Conference Paper"&gt;47&lt;/ref-type&gt;&lt;contributors&gt;&lt;authors&gt;&lt;author&gt;Fredericksen RJ, Short D, Fitzsimmons E, Musten A, Jacobs B, Suri S, Korlipara D, Hodge V, Gough K, Ramgopal M, Bacon J, McReynolds J, Lober W, Crane HM. &lt;/author&gt;&lt;/authors&gt;&lt;/contributors&gt;&lt;titles&gt;&lt;title&gt;Provider perceptions of utility and impact of a same-day routine electronic patient reported outcomes (PRO) assessment in clinical HIV care&lt;/title&gt;&lt;secondary-title&gt;International Society for Quality of Life Research&lt;/secondary-title&gt;&lt;/titles&gt;&lt;dates&gt;&lt;year&gt;2020&lt;/year&gt;&lt;/dates&gt;&lt;pub-location&gt;Virtual conference&lt;/pub-location&gt;&lt;urls&gt;&lt;/urls&gt;&lt;/record&gt;&lt;/Cite&gt;&lt;/EndNote&gt;</w:instrText>
            </w:r>
            <w:r w:rsidRPr="00282AB8">
              <w:rPr>
                <w:rFonts w:ascii="Arial" w:eastAsia="Calibri" w:hAnsi="Arial" w:cs="Arial"/>
                <w:color w:val="000000"/>
                <w:sz w:val="18"/>
                <w:szCs w:val="18"/>
              </w:rPr>
              <w:fldChar w:fldCharType="separate"/>
            </w:r>
            <w:r w:rsidR="00CD5400" w:rsidRPr="00CD5400">
              <w:rPr>
                <w:rFonts w:ascii="Arial" w:eastAsia="Calibri" w:hAnsi="Arial" w:cs="Arial"/>
                <w:noProof/>
                <w:color w:val="000000"/>
                <w:sz w:val="18"/>
                <w:szCs w:val="18"/>
                <w:vertAlign w:val="superscript"/>
              </w:rPr>
              <w:t>29</w:t>
            </w:r>
            <w:r w:rsidRPr="00282AB8">
              <w:rPr>
                <w:rFonts w:ascii="Arial" w:eastAsia="Calibri" w:hAnsi="Arial" w:cs="Arial"/>
                <w:color w:val="000000"/>
                <w:sz w:val="18"/>
                <w:szCs w:val="18"/>
              </w:rPr>
              <w:fldChar w:fldCharType="end"/>
            </w:r>
            <w:r w:rsidR="002271E1">
              <w:rPr>
                <w:rFonts w:ascii="Arial" w:eastAsia="Calibri" w:hAnsi="Arial" w:cs="Arial"/>
                <w:color w:val="000000"/>
                <w:sz w:val="18"/>
                <w:szCs w:val="18"/>
              </w:rPr>
              <w:t>.</w:t>
            </w:r>
          </w:p>
        </w:tc>
      </w:tr>
      <w:tr w:rsidR="0019734C" w:rsidRPr="00282AB8" w14:paraId="3F5B1DF4" w14:textId="77777777" w:rsidTr="00F44BC1">
        <w:tc>
          <w:tcPr>
            <w:tcW w:w="2695" w:type="dxa"/>
            <w:tcBorders>
              <w:left w:val="single" w:sz="18" w:space="0" w:color="2F5496" w:themeColor="accent1" w:themeShade="BF"/>
            </w:tcBorders>
            <w:shd w:val="clear" w:color="auto" w:fill="E2EDFF"/>
          </w:tcPr>
          <w:p w14:paraId="4441C90D" w14:textId="77777777"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PROs take the focus of the visit away from the patient’s chief complaint and force providers to address issues that would not otherwise have been top-of-mind for the patient.</w:t>
            </w:r>
          </w:p>
        </w:tc>
        <w:tc>
          <w:tcPr>
            <w:tcW w:w="6655" w:type="dxa"/>
            <w:tcBorders>
              <w:right w:val="single" w:sz="18" w:space="0" w:color="2F5496" w:themeColor="accent1" w:themeShade="BF"/>
            </w:tcBorders>
            <w:shd w:val="clear" w:color="auto" w:fill="E2EDFF"/>
          </w:tcPr>
          <w:p w14:paraId="2ACAC101" w14:textId="77777777"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It is true that the additional information potentially provided by PRO results likely impacts discussions. Additional issues may get raised that would not have otherwise been identified. PROs can focus on highly actionable and clinically relevant domains that providers agree are important to address such as substance use. Alternatively, if a broader PRO assessment is addressed, providers can review results with patients and ask which concerns they are most interested in addressing today. The experience remains patient-driven, presuming the absence of more serious concerns found in the PROs (e.g., suicidality).</w:t>
            </w:r>
          </w:p>
        </w:tc>
      </w:tr>
      <w:tr w:rsidR="0019734C" w:rsidRPr="00282AB8" w14:paraId="649C8FA4" w14:textId="77777777" w:rsidTr="00F44BC1">
        <w:tc>
          <w:tcPr>
            <w:tcW w:w="2695" w:type="dxa"/>
            <w:tcBorders>
              <w:left w:val="single" w:sz="18" w:space="0" w:color="2F5496" w:themeColor="accent1" w:themeShade="BF"/>
            </w:tcBorders>
            <w:shd w:val="clear" w:color="auto" w:fill="E2EDFF"/>
          </w:tcPr>
          <w:p w14:paraId="2598E445" w14:textId="77777777"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PROs are redundant. I have great rapport with my patients, and they are honest with me about their needs and behaviors already.</w:t>
            </w:r>
          </w:p>
        </w:tc>
        <w:tc>
          <w:tcPr>
            <w:tcW w:w="6655" w:type="dxa"/>
            <w:tcBorders>
              <w:right w:val="single" w:sz="18" w:space="0" w:color="2F5496" w:themeColor="accent1" w:themeShade="BF"/>
            </w:tcBorders>
            <w:shd w:val="clear" w:color="auto" w:fill="E2EDFF"/>
          </w:tcPr>
          <w:p w14:paraId="757A019B" w14:textId="125CA076"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Evidence shows that patients are more honest in responding to questions on a computer tablet than answering questions in person, particularly on sensitive topics</w:t>
            </w:r>
            <w:r w:rsidRPr="00282AB8">
              <w:rPr>
                <w:rFonts w:ascii="Arial" w:hAnsi="Arial" w:cs="Arial"/>
                <w:sz w:val="18"/>
                <w:szCs w:val="18"/>
              </w:rPr>
              <w:fldChar w:fldCharType="begin">
                <w:fldData xml:space="preserve">PEVuZE5vdGU+PENpdGU+PEF1dGhvcj5LaXNzaW5nZXI8L0F1dGhvcj48WWVhcj4xOTk5PC9ZZWFy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==
</w:fldData>
              </w:fldChar>
            </w:r>
            <w:r w:rsidR="00CD5400">
              <w:rPr>
                <w:rFonts w:ascii="Arial" w:hAnsi="Arial" w:cs="Arial"/>
                <w:sz w:val="18"/>
                <w:szCs w:val="18"/>
              </w:rPr>
              <w:instrText xml:space="preserve"> ADDIN EN.CITE </w:instrText>
            </w:r>
            <w:r w:rsidR="00CD5400">
              <w:rPr>
                <w:rFonts w:ascii="Arial" w:hAnsi="Arial" w:cs="Arial"/>
                <w:sz w:val="18"/>
                <w:szCs w:val="18"/>
              </w:rPr>
              <w:fldChar w:fldCharType="begin">
                <w:fldData xml:space="preserve">PEVuZE5vdGU+PENpdGU+PEF1dGhvcj5LaXNzaW5nZXI8L0F1dGhvcj48WWVhcj4xOTk5PC9ZZWFy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==
</w:fldData>
              </w:fldChar>
            </w:r>
            <w:r w:rsidR="00CD5400">
              <w:rPr>
                <w:rFonts w:ascii="Arial" w:hAnsi="Arial" w:cs="Arial"/>
                <w:sz w:val="18"/>
                <w:szCs w:val="18"/>
              </w:rPr>
              <w:instrText xml:space="preserve"> ADDIN EN.CITE.DATA </w:instrText>
            </w:r>
            <w:r w:rsidR="00CD5400">
              <w:rPr>
                <w:rFonts w:ascii="Arial" w:hAnsi="Arial" w:cs="Arial"/>
                <w:sz w:val="18"/>
                <w:szCs w:val="18"/>
              </w:rPr>
            </w:r>
            <w:r w:rsidR="00CD5400">
              <w:rPr>
                <w:rFonts w:ascii="Arial" w:hAnsi="Arial" w:cs="Arial"/>
                <w:sz w:val="18"/>
                <w:szCs w:val="18"/>
              </w:rPr>
              <w:fldChar w:fldCharType="end"/>
            </w:r>
            <w:r w:rsidRPr="00282AB8">
              <w:rPr>
                <w:rFonts w:ascii="Arial" w:hAnsi="Arial" w:cs="Arial"/>
                <w:sz w:val="18"/>
                <w:szCs w:val="18"/>
              </w:rPr>
            </w:r>
            <w:r w:rsidRPr="00282AB8">
              <w:rPr>
                <w:rFonts w:ascii="Arial" w:hAnsi="Arial" w:cs="Arial"/>
                <w:sz w:val="18"/>
                <w:szCs w:val="18"/>
              </w:rPr>
              <w:fldChar w:fldCharType="separate"/>
            </w:r>
            <w:r w:rsidR="00CD5400" w:rsidRPr="00CD5400">
              <w:rPr>
                <w:rFonts w:ascii="Arial" w:hAnsi="Arial" w:cs="Arial"/>
                <w:noProof/>
                <w:sz w:val="18"/>
                <w:szCs w:val="18"/>
                <w:vertAlign w:val="superscript"/>
              </w:rPr>
              <w:t>9,30-32</w:t>
            </w:r>
            <w:r w:rsidRPr="00282AB8">
              <w:rPr>
                <w:rFonts w:ascii="Arial" w:hAnsi="Arial" w:cs="Arial"/>
                <w:sz w:val="18"/>
                <w:szCs w:val="18"/>
              </w:rPr>
              <w:fldChar w:fldCharType="end"/>
            </w:r>
            <w:r w:rsidR="002271E1">
              <w:rPr>
                <w:rFonts w:ascii="Arial" w:hAnsi="Arial" w:cs="Arial"/>
                <w:sz w:val="18"/>
                <w:szCs w:val="18"/>
              </w:rPr>
              <w:t>.</w:t>
            </w:r>
            <w:r w:rsidRPr="00282AB8">
              <w:rPr>
                <w:rFonts w:ascii="Arial" w:eastAsia="Calibri" w:hAnsi="Arial" w:cs="Arial"/>
                <w:color w:val="000000"/>
                <w:sz w:val="18"/>
                <w:szCs w:val="18"/>
              </w:rPr>
              <w:t xml:space="preserve"> Social desirability bias among patients toward their providers may impede complete reporting even when there is good rapport. HIV care clinicians have expressed surprise at patients’ PRO responses, particularly on sensitive topics, among patients they assumed they knew well</w:t>
            </w:r>
            <w:r w:rsidRPr="00282AB8">
              <w:rPr>
                <w:rFonts w:ascii="Arial" w:eastAsia="Calibri" w:hAnsi="Arial" w:cs="Arial"/>
                <w:color w:val="000000"/>
                <w:sz w:val="18"/>
                <w:szCs w:val="18"/>
              </w:rPr>
              <w:fldChar w:fldCharType="begin">
                <w:fldData xml:space="preserve">PEVuZE5vdGU+PENpdGU+PEF1dGhvcj5GcmVkZXJpY2tzZW48L0F1dGhvcj48WWVhcj4yMDE2PC9Z
ZWFyPjxSZWNOdW0+MTA5NTwvUmVjTnVtPjxEaXNwbGF5VGV4dD48c3R5bGUgZmFjZT0ic3VwZXJz
Y3JpcHQiPjEwPC9zdHlsZT48L0Rpc3BsYXlUZXh0PjxyZWNvcmQ+PHJlYy1udW1iZXI+MTA5NTwv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Pr>
                <w:rFonts w:ascii="Arial" w:eastAsia="Calibri" w:hAnsi="Arial" w:cs="Arial"/>
                <w:color w:val="000000"/>
                <w:sz w:val="18"/>
                <w:szCs w:val="18"/>
              </w:rPr>
              <w:instrText xml:space="preserve"> ADDIN EN.CITE </w:instrText>
            </w:r>
            <w:r>
              <w:rPr>
                <w:rFonts w:ascii="Arial" w:eastAsia="Calibri" w:hAnsi="Arial" w:cs="Arial"/>
                <w:color w:val="000000"/>
                <w:sz w:val="18"/>
                <w:szCs w:val="18"/>
              </w:rPr>
              <w:fldChar w:fldCharType="begin">
                <w:fldData xml:space="preserve">PEVuZE5vdGU+PENpdGU+PEF1dGhvcj5GcmVkZXJpY2tzZW48L0F1dGhvcj48WWVhcj4yMDE2PC9Z
ZWFyPjxSZWNOdW0+MTA5NTwvUmVjTnVtPjxEaXNwbGF5VGV4dD48c3R5bGUgZmFjZT0ic3VwZXJz
Y3JpcHQiPjEwPC9zdHlsZT48L0Rpc3BsYXlUZXh0PjxyZWNvcmQ+PHJlYy1udW1iZXI+MTA5NTwv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Pr>
                <w:rFonts w:ascii="Arial" w:eastAsia="Calibri" w:hAnsi="Arial" w:cs="Arial"/>
                <w:color w:val="000000"/>
                <w:sz w:val="18"/>
                <w:szCs w:val="18"/>
              </w:rPr>
              <w:instrText xml:space="preserve"> ADDIN EN.CITE.DATA </w:instrText>
            </w:r>
            <w:r>
              <w:rPr>
                <w:rFonts w:ascii="Arial" w:eastAsia="Calibri" w:hAnsi="Arial" w:cs="Arial"/>
                <w:color w:val="000000"/>
                <w:sz w:val="18"/>
                <w:szCs w:val="18"/>
              </w:rPr>
            </w:r>
            <w:r>
              <w:rPr>
                <w:rFonts w:ascii="Arial" w:eastAsia="Calibri" w:hAnsi="Arial" w:cs="Arial"/>
                <w:color w:val="000000"/>
                <w:sz w:val="18"/>
                <w:szCs w:val="18"/>
              </w:rPr>
              <w:fldChar w:fldCharType="end"/>
            </w:r>
            <w:r w:rsidRPr="00282AB8">
              <w:rPr>
                <w:rFonts w:ascii="Arial" w:eastAsia="Calibri" w:hAnsi="Arial" w:cs="Arial"/>
                <w:color w:val="000000"/>
                <w:sz w:val="18"/>
                <w:szCs w:val="18"/>
              </w:rPr>
            </w:r>
            <w:r w:rsidRPr="00282AB8">
              <w:rPr>
                <w:rFonts w:ascii="Arial" w:eastAsia="Calibri" w:hAnsi="Arial" w:cs="Arial"/>
                <w:color w:val="000000"/>
                <w:sz w:val="18"/>
                <w:szCs w:val="18"/>
              </w:rPr>
              <w:fldChar w:fldCharType="separate"/>
            </w:r>
            <w:r w:rsidRPr="00A35892">
              <w:rPr>
                <w:rFonts w:ascii="Arial" w:eastAsia="Calibri" w:hAnsi="Arial" w:cs="Arial"/>
                <w:noProof/>
                <w:color w:val="000000"/>
                <w:sz w:val="18"/>
                <w:szCs w:val="18"/>
                <w:vertAlign w:val="superscript"/>
              </w:rPr>
              <w:t>10</w:t>
            </w:r>
            <w:r w:rsidRPr="00282AB8">
              <w:rPr>
                <w:rFonts w:ascii="Arial" w:eastAsia="Calibri" w:hAnsi="Arial" w:cs="Arial"/>
                <w:color w:val="000000"/>
                <w:sz w:val="18"/>
                <w:szCs w:val="18"/>
              </w:rPr>
              <w:fldChar w:fldCharType="end"/>
            </w:r>
            <w:r w:rsidR="002271E1">
              <w:rPr>
                <w:rFonts w:ascii="Arial" w:eastAsia="Calibri" w:hAnsi="Arial" w:cs="Arial"/>
                <w:color w:val="000000"/>
                <w:sz w:val="18"/>
                <w:szCs w:val="18"/>
              </w:rPr>
              <w:t>.</w:t>
            </w:r>
            <w:r w:rsidRPr="00282AB8">
              <w:rPr>
                <w:rFonts w:ascii="Arial" w:eastAsia="Calibri" w:hAnsi="Arial" w:cs="Arial"/>
                <w:color w:val="000000"/>
                <w:sz w:val="18"/>
                <w:szCs w:val="18"/>
              </w:rPr>
              <w:t xml:space="preserve"> </w:t>
            </w:r>
          </w:p>
        </w:tc>
      </w:tr>
      <w:tr w:rsidR="0019734C" w:rsidRPr="00282AB8" w14:paraId="2AD377A7" w14:textId="77777777" w:rsidTr="00F44BC1">
        <w:tc>
          <w:tcPr>
            <w:tcW w:w="2695" w:type="dxa"/>
            <w:tcBorders>
              <w:left w:val="single" w:sz="18" w:space="0" w:color="2F5496" w:themeColor="accent1" w:themeShade="BF"/>
            </w:tcBorders>
            <w:shd w:val="clear" w:color="auto" w:fill="E2EDFF"/>
          </w:tcPr>
          <w:p w14:paraId="653F7BFD" w14:textId="77777777"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Addressing an itemized list of symptoms and behaviors is at odds with my professional style, which prioritizes connecting with the patient as a human being rather than a list of problems to be solved.</w:t>
            </w:r>
          </w:p>
        </w:tc>
        <w:tc>
          <w:tcPr>
            <w:tcW w:w="6655" w:type="dxa"/>
            <w:tcBorders>
              <w:right w:val="single" w:sz="18" w:space="0" w:color="2F5496" w:themeColor="accent1" w:themeShade="BF"/>
            </w:tcBorders>
            <w:shd w:val="clear" w:color="auto" w:fill="E2EDFF"/>
          </w:tcPr>
          <w:p w14:paraId="4F848AF3" w14:textId="2541335E"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PROs are not meant to replace communication with providers, but rather to enhance it. PROs have been shown to empower the patient to take inventory of their health and better prioritize their needs in preparation for their visit</w:t>
            </w:r>
            <w:r w:rsidRPr="00282AB8">
              <w:rPr>
                <w:rFonts w:ascii="Arial" w:eastAsia="Calibri" w:hAnsi="Arial" w:cs="Arial"/>
                <w:color w:val="000000"/>
                <w:sz w:val="18"/>
                <w:szCs w:val="18"/>
              </w:rPr>
              <w:fldChar w:fldCharType="begin"/>
            </w:r>
            <w:r w:rsidR="00CD5400">
              <w:rPr>
                <w:rFonts w:ascii="Arial" w:eastAsia="Calibri" w:hAnsi="Arial" w:cs="Arial"/>
                <w:color w:val="000000"/>
                <w:sz w:val="18"/>
                <w:szCs w:val="18"/>
              </w:rPr>
              <w:instrText xml:space="preserve"> ADDIN EN.CITE &lt;EndNote&gt;&lt;Cite&gt;&lt;Author&gt;W. Crane HM. &lt;/Author&gt;&lt;Year&gt;2020&lt;/Year&gt;&lt;RecNum&gt;1687&lt;/RecNum&gt;&lt;DisplayText&gt;&lt;style face="superscript"&gt;33,34&lt;/style&gt;&lt;/DisplayText&gt;&lt;record&gt;&lt;rec-number&gt;1687&lt;/rec-number&gt;&lt;foreign-keys&gt;&lt;key app="EN" db-id="92rrzf922vddp7e2dw9p9vv422e0tp5s50ws" timestamp="1594097855"&gt;1687&lt;/key&gt;&lt;/foreign-keys&gt;&lt;ref-type name="Conference Paper"&gt;47&lt;/ref-type&gt;&lt;contributors&gt;&lt;authors&gt;&lt;author&gt;Fredericksen RJ. Short D. Fitzsimmons E. Jacobs B. Musten A. Korlipara D. Suri S. Hodge V. Ramgopal M. Gough K. Bacon J. McReynolds J. Lober W. Crane HM. &lt;/author&gt;&lt;/authors&gt;&lt;/contributors&gt;&lt;titles&gt;&lt;title&gt;Patient perceptions of the utility and impact of a same-day self-administered routine electronic patient-reported outcomes (PRO) assessment in HIV care in two North American clinics&lt;/title&gt;&lt;secondary-title&gt;International Society for Quality of Life Research&lt;/secondary-title&gt;&lt;/titles&gt;&lt;dates&gt;&lt;year&gt;2020&lt;/year&gt;&lt;/dates&gt;&lt;pub-location&gt;Virtual&lt;/pub-location&gt;&lt;urls&gt;&lt;/urls&gt;&lt;/record&gt;&lt;/Cite&gt;&lt;Cite&gt;&lt;Author&gt;HM.&lt;/Author&gt;&lt;Year&gt;2019&lt;/Year&gt;&lt;RecNum&gt;1688&lt;/RecNum&gt;&lt;record&gt;&lt;rec-number&gt;1688&lt;/rec-number&gt;&lt;foreign-keys&gt;&lt;key app="EN" db-id="92rrzf922vddp7e2dw9p9vv422e0tp5s50ws" timestamp="1594098097"&gt;1688&lt;/key&gt;&lt;/foreign-keys&gt;&lt;ref-type name="Conference Paper"&gt;47&lt;/ref-type&gt;&lt;contributors&gt;&lt;authors&gt;&lt;author&gt;Fredericksen RJ. Fitzsimmons E. McReynolds J. Brown S. Smith L. Lober W. Crane HM. &lt;/author&gt;&lt;/authors&gt;&lt;/contributors&gt;&lt;titles&gt;&lt;title&gt;Patients’ Perceptions of Value of a Self-Administered Electronic Patient-Reported Outcomes Assessment on Quality of their HIV Care&lt;/title&gt;&lt;secondary-title&gt;International Society for Quality of Life Research&lt;/secondary-title&gt;&lt;/titles&gt;&lt;dates&gt;&lt;year&gt;2019&lt;/year&gt;&lt;/dates&gt;&lt;pub-location&gt;San Diego, CA&lt;/pub-location&gt;&lt;urls&gt;&lt;/urls&gt;&lt;/record&gt;&lt;/Cite&gt;&lt;/EndNote&gt;</w:instrText>
            </w:r>
            <w:r w:rsidRPr="00282AB8">
              <w:rPr>
                <w:rFonts w:ascii="Arial" w:eastAsia="Calibri" w:hAnsi="Arial" w:cs="Arial"/>
                <w:color w:val="000000"/>
                <w:sz w:val="18"/>
                <w:szCs w:val="18"/>
              </w:rPr>
              <w:fldChar w:fldCharType="separate"/>
            </w:r>
            <w:r w:rsidR="00CD5400" w:rsidRPr="00CD5400">
              <w:rPr>
                <w:rFonts w:ascii="Arial" w:eastAsia="Calibri" w:hAnsi="Arial" w:cs="Arial"/>
                <w:noProof/>
                <w:color w:val="000000"/>
                <w:sz w:val="18"/>
                <w:szCs w:val="18"/>
                <w:vertAlign w:val="superscript"/>
              </w:rPr>
              <w:t>33,34</w:t>
            </w:r>
            <w:r w:rsidRPr="00282AB8">
              <w:rPr>
                <w:rFonts w:ascii="Arial" w:eastAsia="Calibri" w:hAnsi="Arial" w:cs="Arial"/>
                <w:color w:val="000000"/>
                <w:sz w:val="18"/>
                <w:szCs w:val="18"/>
              </w:rPr>
              <w:fldChar w:fldCharType="end"/>
            </w:r>
            <w:r w:rsidR="002271E1">
              <w:rPr>
                <w:rFonts w:ascii="Arial" w:eastAsia="Calibri" w:hAnsi="Arial" w:cs="Arial"/>
                <w:color w:val="000000"/>
                <w:sz w:val="18"/>
                <w:szCs w:val="18"/>
              </w:rPr>
              <w:t>.</w:t>
            </w:r>
            <w:r w:rsidRPr="00282AB8">
              <w:rPr>
                <w:rFonts w:ascii="Arial" w:eastAsia="Calibri" w:hAnsi="Arial" w:cs="Arial"/>
                <w:color w:val="000000"/>
                <w:sz w:val="18"/>
                <w:szCs w:val="18"/>
              </w:rPr>
              <w:t xml:space="preserve"> PROs can be viewed as a means of amplifying, organizing, and articulating the patient’s voice in care. They allow relevant issues to be identified so the provider can focus the discussion in a productive manner in those areas most likely to benefit the patient rather than spending most of the interaction gathering information about potential issues.</w:t>
            </w:r>
            <w:r>
              <w:rPr>
                <w:rFonts w:ascii="Arial" w:eastAsia="Calibri" w:hAnsi="Arial" w:cs="Arial"/>
                <w:color w:val="000000"/>
                <w:sz w:val="18"/>
                <w:szCs w:val="18"/>
              </w:rPr>
              <w:t xml:space="preserve"> </w:t>
            </w:r>
          </w:p>
        </w:tc>
      </w:tr>
      <w:tr w:rsidR="0019734C" w:rsidRPr="00282AB8" w14:paraId="6A90F9A2" w14:textId="77777777" w:rsidTr="00F44BC1">
        <w:tc>
          <w:tcPr>
            <w:tcW w:w="2695" w:type="dxa"/>
            <w:tcBorders>
              <w:left w:val="single" w:sz="18" w:space="0" w:color="2F5496" w:themeColor="accent1" w:themeShade="BF"/>
            </w:tcBorders>
            <w:shd w:val="clear" w:color="auto" w:fill="E2EDFF"/>
          </w:tcPr>
          <w:p w14:paraId="0DA20050" w14:textId="77777777"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Patients will not tolerate a PRO assessment.</w:t>
            </w:r>
          </w:p>
        </w:tc>
        <w:tc>
          <w:tcPr>
            <w:tcW w:w="6655" w:type="dxa"/>
            <w:tcBorders>
              <w:right w:val="single" w:sz="18" w:space="0" w:color="2F5496" w:themeColor="accent1" w:themeShade="BF"/>
            </w:tcBorders>
            <w:shd w:val="clear" w:color="auto" w:fill="E2EDFF"/>
          </w:tcPr>
          <w:p w14:paraId="1AF2AAD9" w14:textId="76ED701E"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 xml:space="preserve">Evidence does not support this. Across several clinical settings and diverse populations of </w:t>
            </w:r>
            <w:r w:rsidR="002271E1">
              <w:rPr>
                <w:rFonts w:ascii="Arial" w:eastAsia="Calibri" w:hAnsi="Arial" w:cs="Arial"/>
                <w:color w:val="000000"/>
                <w:sz w:val="18"/>
                <w:szCs w:val="18"/>
              </w:rPr>
              <w:t>PLWH</w:t>
            </w:r>
            <w:r w:rsidRPr="00282AB8">
              <w:rPr>
                <w:rFonts w:ascii="Arial" w:eastAsia="Calibri" w:hAnsi="Arial" w:cs="Arial"/>
                <w:color w:val="000000"/>
                <w:sz w:val="18"/>
                <w:szCs w:val="18"/>
              </w:rPr>
              <w:t>, tablet</w:t>
            </w:r>
            <w:r w:rsidR="002271E1">
              <w:rPr>
                <w:rFonts w:ascii="Arial" w:eastAsia="Calibri" w:hAnsi="Arial" w:cs="Arial"/>
                <w:color w:val="000000"/>
                <w:sz w:val="18"/>
                <w:szCs w:val="18"/>
              </w:rPr>
              <w:t>-</w:t>
            </w:r>
            <w:r w:rsidRPr="00282AB8">
              <w:rPr>
                <w:rFonts w:ascii="Arial" w:eastAsia="Calibri" w:hAnsi="Arial" w:cs="Arial"/>
                <w:color w:val="000000"/>
                <w:sz w:val="18"/>
                <w:szCs w:val="18"/>
              </w:rPr>
              <w:t>based PRO assessments administered on site prior to the clinic visit have proven to be well-tolerated, with patients reporting high levels of satisfaction with the process.</w:t>
            </w:r>
            <w:r w:rsidRPr="00282AB8">
              <w:rPr>
                <w:rFonts w:ascii="Arial" w:eastAsia="Calibri" w:hAnsi="Arial" w:cs="Arial"/>
                <w:color w:val="000000"/>
                <w:sz w:val="18"/>
                <w:szCs w:val="18"/>
              </w:rPr>
              <w:fldChar w:fldCharType="begin">
                <w:fldData xml:space="preserve">PEVuZE5vdGU+PENpdGU+PEF1dGhvcj5ITS48L0F1dGhvcj48WWVhcj4yMDE5PC9ZZWFyPjxSZWNO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</w:fldData>
              </w:fldChar>
            </w:r>
            <w:r w:rsidR="00CD5400">
              <w:rPr>
                <w:rFonts w:ascii="Arial" w:eastAsia="Calibri" w:hAnsi="Arial" w:cs="Arial"/>
                <w:color w:val="000000"/>
                <w:sz w:val="18"/>
                <w:szCs w:val="18"/>
              </w:rPr>
              <w:instrText xml:space="preserve"> ADDIN EN.CITE </w:instrText>
            </w:r>
            <w:r w:rsidR="00CD5400">
              <w:rPr>
                <w:rFonts w:ascii="Arial" w:eastAsia="Calibri" w:hAnsi="Arial" w:cs="Arial"/>
                <w:color w:val="000000"/>
                <w:sz w:val="18"/>
                <w:szCs w:val="18"/>
              </w:rPr>
              <w:fldChar w:fldCharType="begin">
                <w:fldData xml:space="preserve">PEVuZE5vdGU+PENpdGU+PEF1dGhvcj5ITS48L0F1dGhvcj48WWVhcj4yMDE5PC9ZZWFyPjxSZWNO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</w:fldData>
              </w:fldChar>
            </w:r>
            <w:r w:rsidR="00CD5400">
              <w:rPr>
                <w:rFonts w:ascii="Arial" w:eastAsia="Calibri" w:hAnsi="Arial" w:cs="Arial"/>
                <w:color w:val="000000"/>
                <w:sz w:val="18"/>
                <w:szCs w:val="18"/>
              </w:rPr>
              <w:instrText xml:space="preserve"> ADDIN EN.CITE.DATA </w:instrText>
            </w:r>
            <w:r w:rsidR="00CD5400">
              <w:rPr>
                <w:rFonts w:ascii="Arial" w:eastAsia="Calibri" w:hAnsi="Arial" w:cs="Arial"/>
                <w:color w:val="000000"/>
                <w:sz w:val="18"/>
                <w:szCs w:val="18"/>
              </w:rPr>
            </w:r>
            <w:r w:rsidR="00CD5400">
              <w:rPr>
                <w:rFonts w:ascii="Arial" w:eastAsia="Calibri" w:hAnsi="Arial" w:cs="Arial"/>
                <w:color w:val="000000"/>
                <w:sz w:val="18"/>
                <w:szCs w:val="18"/>
              </w:rPr>
              <w:fldChar w:fldCharType="end"/>
            </w:r>
            <w:r w:rsidRPr="00282AB8">
              <w:rPr>
                <w:rFonts w:ascii="Arial" w:eastAsia="Calibri" w:hAnsi="Arial" w:cs="Arial"/>
                <w:color w:val="000000"/>
                <w:sz w:val="18"/>
                <w:szCs w:val="18"/>
              </w:rPr>
            </w:r>
            <w:r w:rsidRPr="00282AB8">
              <w:rPr>
                <w:rFonts w:ascii="Arial" w:eastAsia="Calibri" w:hAnsi="Arial" w:cs="Arial"/>
                <w:color w:val="000000"/>
                <w:sz w:val="18"/>
                <w:szCs w:val="18"/>
              </w:rPr>
              <w:fldChar w:fldCharType="separate"/>
            </w:r>
            <w:r w:rsidR="00CD5400" w:rsidRPr="00CD5400">
              <w:rPr>
                <w:rFonts w:ascii="Arial" w:eastAsia="Calibri" w:hAnsi="Arial" w:cs="Arial"/>
                <w:noProof/>
                <w:color w:val="000000"/>
                <w:sz w:val="18"/>
                <w:szCs w:val="18"/>
                <w:vertAlign w:val="superscript"/>
              </w:rPr>
              <w:t>33-35</w:t>
            </w:r>
            <w:r w:rsidRPr="00282AB8">
              <w:rPr>
                <w:rFonts w:ascii="Arial" w:eastAsia="Calibri" w:hAnsi="Arial" w:cs="Arial"/>
                <w:color w:val="000000"/>
                <w:sz w:val="18"/>
                <w:szCs w:val="18"/>
              </w:rPr>
              <w:fldChar w:fldCharType="end"/>
            </w:r>
          </w:p>
        </w:tc>
      </w:tr>
      <w:tr w:rsidR="0019734C" w:rsidRPr="00282AB8" w14:paraId="13FE0552" w14:textId="77777777" w:rsidTr="00F44BC1">
        <w:tc>
          <w:tcPr>
            <w:tcW w:w="2695" w:type="dxa"/>
            <w:tcBorders>
              <w:left w:val="single" w:sz="18" w:space="0" w:color="2F5496" w:themeColor="accent1" w:themeShade="BF"/>
            </w:tcBorders>
            <w:shd w:val="clear" w:color="auto" w:fill="E2EDFF"/>
          </w:tcPr>
          <w:p w14:paraId="56C59B89" w14:textId="77777777"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 xml:space="preserve">PROs will negatively impact clinic flow. </w:t>
            </w:r>
          </w:p>
        </w:tc>
        <w:tc>
          <w:tcPr>
            <w:tcW w:w="6655" w:type="dxa"/>
            <w:tcBorders>
              <w:right w:val="single" w:sz="18" w:space="0" w:color="2F5496" w:themeColor="accent1" w:themeShade="BF"/>
            </w:tcBorders>
            <w:shd w:val="clear" w:color="auto" w:fill="E2EDFF"/>
          </w:tcPr>
          <w:p w14:paraId="75ECAEE2" w14:textId="58B42B4C"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Prior implementations suggest minimal impact on flow after the initial ramp-up</w:t>
            </w:r>
            <w:r>
              <w:rPr>
                <w:rFonts w:ascii="Arial" w:eastAsia="Calibri" w:hAnsi="Arial" w:cs="Arial"/>
                <w:color w:val="000000"/>
                <w:sz w:val="18"/>
                <w:szCs w:val="18"/>
              </w:rPr>
              <w:t xml:space="preserve"> if done well</w:t>
            </w:r>
            <w:r w:rsidRPr="00282AB8">
              <w:rPr>
                <w:rFonts w:ascii="Arial" w:eastAsia="Calibri" w:hAnsi="Arial" w:cs="Arial"/>
                <w:color w:val="000000"/>
                <w:sz w:val="18"/>
                <w:szCs w:val="18"/>
              </w:rPr>
              <w:fldChar w:fldCharType="begin"/>
            </w:r>
            <w:r>
              <w:rPr>
                <w:rFonts w:ascii="Arial" w:eastAsia="Calibri" w:hAnsi="Arial" w:cs="Arial"/>
                <w:color w:val="000000"/>
                <w:sz w:val="18"/>
                <w:szCs w:val="18"/>
              </w:rPr>
              <w:instrText xml:space="preserve"> ADDIN EN.CITE &lt;EndNote&gt;&lt;Cite&gt;&lt;Author&gt;Fredericksen&lt;/Author&gt;&lt;Year&gt;2012&lt;/Year&gt;&lt;RecNum&gt;1598&lt;/RecNum&gt;&lt;DisplayText&gt;&lt;style face="superscript"&gt;6&lt;/style&gt;&lt;/DisplayText&gt;&lt;record&gt;&lt;rec-number&gt;1598&lt;/rec-number&gt;&lt;foreign-keys&gt;&lt;key app="EN" db-id="92rrzf922vddp7e2dw9p9vv422e0tp5s50ws" timestamp="1579730916"&gt;1598&lt;/key&gt;&lt;/foreign-keys&gt;&lt;ref-type name="Journal Article"&gt;17&lt;/ref-type&gt;&lt;contributors&gt;&lt;authors&gt;&lt;author&gt;Fredericksen, R. J., &lt;/author&gt;&lt;author&gt;Crane, PK&lt;/author&gt;&lt;author&gt;Tufano, J&lt;/author&gt;&lt;author&gt;Ralston, J&lt;/author&gt;&lt;author&gt;Schmidt, S&lt;/author&gt;&lt;author&gt;Brown, T&lt;/author&gt;&lt;author&gt;Layman D&lt;/author&gt;&lt;author&gt;Harrington, RD&lt;/author&gt;&lt;author&gt;Dhanireddy, S&lt;/author&gt;&lt;author&gt;Stone, T, &lt;/author&gt;&lt;author&gt;Lober, W&lt;/author&gt;&lt;author&gt;Kitahata, MM&lt;/author&gt;&lt;author&gt;Crane, HM&lt;/author&gt;&lt;/authors&gt;&lt;/contributors&gt;&lt;titles&gt;&lt;title&gt;Integrating a web-based patient assessment into primary care for HIV-infected adults&lt;/title&gt;&lt;secondary-title&gt;Journal of AIDS and HIV Research&lt;/secondary-title&gt;&lt;/titles&gt;&lt;periodical&gt;&lt;full-title&gt;Journal of AIDS and HIV Research&lt;/full-title&gt;&lt;/periodical&gt;&lt;volume&gt;4&lt;/volume&gt;&lt;number&gt;1&lt;/number&gt;&lt;dates&gt;&lt;year&gt;2012&lt;/year&gt;&lt;/dates&gt;&lt;urls&gt;&lt;related-urls&gt;&lt;url&gt;http://www.academicjournals.org/JAHR&lt;/url&gt;&lt;/related-urls&gt;&lt;/urls&gt;&lt;/record&gt;&lt;/Cite&gt;&lt;/EndNote&gt;</w:instrText>
            </w:r>
            <w:r w:rsidRPr="00282AB8">
              <w:rPr>
                <w:rFonts w:ascii="Arial" w:eastAsia="Calibri" w:hAnsi="Arial" w:cs="Arial"/>
                <w:color w:val="000000"/>
                <w:sz w:val="18"/>
                <w:szCs w:val="18"/>
              </w:rPr>
              <w:fldChar w:fldCharType="separate"/>
            </w:r>
            <w:r w:rsidRPr="00A35892">
              <w:rPr>
                <w:rFonts w:ascii="Arial" w:eastAsia="Calibri" w:hAnsi="Arial" w:cs="Arial"/>
                <w:noProof/>
                <w:color w:val="000000"/>
                <w:sz w:val="18"/>
                <w:szCs w:val="18"/>
                <w:vertAlign w:val="superscript"/>
              </w:rPr>
              <w:t>6</w:t>
            </w:r>
            <w:r w:rsidRPr="00282AB8">
              <w:rPr>
                <w:rFonts w:ascii="Arial" w:eastAsia="Calibri" w:hAnsi="Arial" w:cs="Arial"/>
                <w:color w:val="000000"/>
                <w:sz w:val="18"/>
                <w:szCs w:val="18"/>
              </w:rPr>
              <w:fldChar w:fldCharType="end"/>
            </w:r>
            <w:r w:rsidR="002271E1">
              <w:rPr>
                <w:rFonts w:ascii="Arial" w:eastAsia="Calibri" w:hAnsi="Arial" w:cs="Arial"/>
                <w:color w:val="000000"/>
                <w:sz w:val="18"/>
                <w:szCs w:val="18"/>
              </w:rPr>
              <w:t>.</w:t>
            </w:r>
            <w:r w:rsidRPr="00282AB8">
              <w:rPr>
                <w:rFonts w:ascii="Arial" w:eastAsia="Calibri" w:hAnsi="Arial" w:cs="Arial"/>
                <w:color w:val="000000"/>
                <w:sz w:val="18"/>
                <w:szCs w:val="18"/>
              </w:rPr>
              <w:t xml:space="preserve"> The impact of PROs on flow is modifiable, and there are many ways to reduce it. Suggestions include minimizing the length of PRO assessment to include only the most clinically important domains of care; varying the frequency with which specific measures are administered (e.g., annually for less mutable domains, such as gender identity);</w:t>
            </w:r>
            <w:r w:rsidR="002271E1">
              <w:rPr>
                <w:rFonts w:ascii="Arial" w:eastAsia="Calibri" w:hAnsi="Arial" w:cs="Arial"/>
                <w:color w:val="000000"/>
                <w:sz w:val="18"/>
                <w:szCs w:val="18"/>
              </w:rPr>
              <w:t xml:space="preserve"> </w:t>
            </w:r>
            <w:r w:rsidRPr="00282AB8">
              <w:rPr>
                <w:rFonts w:ascii="Arial" w:eastAsia="Calibri" w:hAnsi="Arial" w:cs="Arial"/>
                <w:color w:val="000000"/>
                <w:sz w:val="18"/>
                <w:szCs w:val="18"/>
              </w:rPr>
              <w:t>administering PROs only when patient has arrived sufficiently early (or if the provider is running late); remote PRO completion</w:t>
            </w:r>
            <w:r w:rsidRPr="002271E1">
              <w:rPr>
                <w:rFonts w:ascii="Arial" w:eastAsia="Calibri" w:hAnsi="Arial" w:cs="Arial"/>
                <w:b/>
                <w:bCs/>
                <w:color w:val="000000"/>
                <w:sz w:val="18"/>
                <w:szCs w:val="18"/>
              </w:rPr>
              <w:t xml:space="preserve">.  </w:t>
            </w:r>
            <w:r w:rsidR="002271E1" w:rsidRPr="002271E1">
              <w:rPr>
                <w:rFonts w:ascii="Arial" w:hAnsi="Arial" w:cs="Arial"/>
                <w:color w:val="7F7F7F" w:themeColor="text1" w:themeTint="80"/>
                <w:sz w:val="18"/>
                <w:szCs w:val="18"/>
              </w:rPr>
              <w:t>[Add Link here]</w:t>
            </w:r>
          </w:p>
        </w:tc>
      </w:tr>
      <w:tr w:rsidR="0019734C" w:rsidRPr="00282AB8" w14:paraId="78F25275" w14:textId="77777777" w:rsidTr="00F44BC1">
        <w:tc>
          <w:tcPr>
            <w:tcW w:w="2695" w:type="dxa"/>
            <w:tcBorders>
              <w:left w:val="single" w:sz="18" w:space="0" w:color="2F5496" w:themeColor="accent1" w:themeShade="BF"/>
              <w:bottom w:val="single" w:sz="18" w:space="0" w:color="2F5496" w:themeColor="accent1" w:themeShade="BF"/>
            </w:tcBorders>
            <w:shd w:val="clear" w:color="auto" w:fill="E2EDFF"/>
          </w:tcPr>
          <w:p w14:paraId="131EDFF3" w14:textId="77777777"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 xml:space="preserve">PROs require too much staff </w:t>
            </w:r>
            <w:r>
              <w:rPr>
                <w:rFonts w:ascii="Arial" w:eastAsia="Calibri" w:hAnsi="Arial" w:cs="Arial"/>
                <w:color w:val="000000"/>
                <w:sz w:val="18"/>
                <w:szCs w:val="18"/>
              </w:rPr>
              <w:t>time</w:t>
            </w:r>
            <w:r w:rsidRPr="00282AB8">
              <w:rPr>
                <w:rFonts w:ascii="Arial" w:eastAsia="Calibri" w:hAnsi="Arial" w:cs="Arial"/>
                <w:color w:val="000000"/>
                <w:sz w:val="18"/>
                <w:szCs w:val="18"/>
              </w:rPr>
              <w:t xml:space="preserve"> to administer.</w:t>
            </w:r>
          </w:p>
        </w:tc>
        <w:tc>
          <w:tcPr>
            <w:tcW w:w="6655" w:type="dxa"/>
            <w:tcBorders>
              <w:bottom w:val="single" w:sz="18" w:space="0" w:color="2F5496" w:themeColor="accent1" w:themeShade="BF"/>
              <w:right w:val="single" w:sz="18" w:space="0" w:color="2F5496" w:themeColor="accent1" w:themeShade="BF"/>
            </w:tcBorders>
            <w:shd w:val="clear" w:color="auto" w:fill="E2EDFF"/>
          </w:tcPr>
          <w:p w14:paraId="228239DB" w14:textId="2FF7B624" w:rsidR="0019734C" w:rsidRPr="00282AB8" w:rsidRDefault="0019734C" w:rsidP="00F44BC1">
            <w:pPr>
              <w:rPr>
                <w:rFonts w:ascii="Arial" w:eastAsia="Calibri" w:hAnsi="Arial" w:cs="Arial"/>
                <w:color w:val="000000"/>
                <w:sz w:val="18"/>
                <w:szCs w:val="18"/>
              </w:rPr>
            </w:pPr>
            <w:r w:rsidRPr="00282AB8">
              <w:rPr>
                <w:rFonts w:ascii="Arial" w:eastAsia="Calibri" w:hAnsi="Arial" w:cs="Arial"/>
                <w:color w:val="000000"/>
                <w:sz w:val="18"/>
                <w:szCs w:val="18"/>
              </w:rPr>
              <w:t>The staff burden required depends on the format of PROs used.</w:t>
            </w:r>
            <w:r w:rsidR="002271E1">
              <w:rPr>
                <w:rFonts w:ascii="Arial" w:eastAsia="Calibri" w:hAnsi="Arial" w:cs="Arial"/>
                <w:color w:val="000000"/>
                <w:sz w:val="18"/>
                <w:szCs w:val="18"/>
              </w:rPr>
              <w:t xml:space="preserve"> This toolkit is focuses on tablet-based</w:t>
            </w:r>
            <w:r w:rsidRPr="00282AB8">
              <w:rPr>
                <w:rFonts w:ascii="Arial" w:eastAsia="Calibri" w:hAnsi="Arial" w:cs="Arial"/>
                <w:color w:val="000000"/>
                <w:sz w:val="18"/>
                <w:szCs w:val="18"/>
              </w:rPr>
              <w:t xml:space="preserve"> collection </w:t>
            </w:r>
            <w:r w:rsidR="002271E1">
              <w:rPr>
                <w:rFonts w:ascii="Arial" w:eastAsia="Calibri" w:hAnsi="Arial" w:cs="Arial"/>
                <w:color w:val="000000"/>
                <w:sz w:val="18"/>
                <w:szCs w:val="18"/>
              </w:rPr>
              <w:t xml:space="preserve">as it </w:t>
            </w:r>
            <w:r w:rsidRPr="00282AB8">
              <w:rPr>
                <w:rFonts w:ascii="Arial" w:eastAsia="Calibri" w:hAnsi="Arial" w:cs="Arial"/>
                <w:color w:val="000000"/>
                <w:sz w:val="18"/>
                <w:szCs w:val="18"/>
              </w:rPr>
              <w:t>requires less time</w:t>
            </w:r>
            <w:r w:rsidR="002271E1">
              <w:rPr>
                <w:rFonts w:ascii="Arial" w:eastAsia="Calibri" w:hAnsi="Arial" w:cs="Arial"/>
                <w:color w:val="000000"/>
                <w:sz w:val="18"/>
                <w:szCs w:val="18"/>
              </w:rPr>
              <w:t xml:space="preserve">, </w:t>
            </w:r>
            <w:r w:rsidRPr="00282AB8">
              <w:rPr>
                <w:rFonts w:ascii="Arial" w:eastAsia="Calibri" w:hAnsi="Arial" w:cs="Arial"/>
                <w:color w:val="000000"/>
                <w:sz w:val="18"/>
                <w:szCs w:val="18"/>
              </w:rPr>
              <w:t>patients prefer it and complete it more efficiently, there is no scoring or data entry steps, and results are available to providers in real-time. If using tablet</w:t>
            </w:r>
            <w:r w:rsidR="002271E1">
              <w:rPr>
                <w:rFonts w:ascii="Arial" w:eastAsia="Calibri" w:hAnsi="Arial" w:cs="Arial"/>
                <w:color w:val="000000"/>
                <w:sz w:val="18"/>
                <w:szCs w:val="18"/>
              </w:rPr>
              <w:t>-</w:t>
            </w:r>
            <w:r w:rsidRPr="00282AB8">
              <w:rPr>
                <w:rFonts w:ascii="Arial" w:eastAsia="Calibri" w:hAnsi="Arial" w:cs="Arial"/>
                <w:color w:val="000000"/>
                <w:sz w:val="18"/>
                <w:szCs w:val="18"/>
              </w:rPr>
              <w:t>based data collection, the labor involved consists of explanation to patients of the procedure, peripheral monitoring to determine when the patient is finished, and device stewardship and sanitization. Depending on the clinic flow, these responsibilities can be performed by a dedicated staff member</w:t>
            </w:r>
            <w:r w:rsidR="002271E1">
              <w:rPr>
                <w:rFonts w:ascii="Arial" w:eastAsia="Calibri" w:hAnsi="Arial" w:cs="Arial"/>
                <w:color w:val="000000"/>
                <w:sz w:val="18"/>
                <w:szCs w:val="18"/>
              </w:rPr>
              <w:t>,</w:t>
            </w:r>
            <w:r w:rsidRPr="00282AB8">
              <w:rPr>
                <w:rFonts w:ascii="Arial" w:eastAsia="Calibri" w:hAnsi="Arial" w:cs="Arial"/>
                <w:color w:val="000000"/>
                <w:sz w:val="18"/>
                <w:szCs w:val="18"/>
              </w:rPr>
              <w:t xml:space="preserve"> or integrated into front desk staff duties (incorporated into check-in procedures), or integrated into medical assistant duties (incorporated into rooming and completion of vital signs). By incorporating PROs into rooming or check-in procedures the amount of staff burden can be decreased but still exists. </w:t>
            </w:r>
          </w:p>
        </w:tc>
      </w:tr>
    </w:tbl>
    <w:p w14:paraId="2BC57771" w14:textId="74E12320" w:rsidR="00DA19C3" w:rsidRPr="00BC3049" w:rsidRDefault="00DA19C3" w:rsidP="00BC3049">
      <w:pPr>
        <w:pStyle w:val="Style1"/>
      </w:pPr>
      <w:r w:rsidRPr="00BC3049">
        <w:lastRenderedPageBreak/>
        <w:t>Include providers in PRO selection process</w:t>
      </w:r>
      <w:r w:rsidR="00EB52C9" w:rsidRPr="00BC3049">
        <w:t xml:space="preserve"> and output design</w:t>
      </w:r>
      <w:bookmarkEnd w:id="44"/>
    </w:p>
    <w:p w14:paraId="735EB996" w14:textId="59F2596E" w:rsidR="0098425D" w:rsidRDefault="00950F1F" w:rsidP="00BC3049">
      <w:pPr>
        <w:spacing w:before="60" w:after="180"/>
        <w:rPr>
          <w:rFonts w:ascii="Arial" w:hAnsi="Arial" w:cs="Arial"/>
          <w:color w:val="7F7F7F" w:themeColor="text1" w:themeTint="80"/>
          <w:sz w:val="22"/>
          <w:szCs w:val="22"/>
        </w:rPr>
      </w:pPr>
      <w:r w:rsidRPr="0087588B">
        <w:rPr>
          <w:rFonts w:ascii="Arial" w:hAnsi="Arial" w:cs="Arial"/>
          <w:sz w:val="22"/>
          <w:szCs w:val="22"/>
        </w:rPr>
        <w:t xml:space="preserve">Without clear relevance or usefulness to providers, PROs </w:t>
      </w:r>
      <w:r w:rsidR="00824382" w:rsidRPr="0087588B">
        <w:rPr>
          <w:rFonts w:ascii="Arial" w:hAnsi="Arial" w:cs="Arial"/>
          <w:sz w:val="22"/>
          <w:szCs w:val="22"/>
        </w:rPr>
        <w:t>will be less useful and less likely to succ</w:t>
      </w:r>
      <w:r w:rsidR="005167A9">
        <w:rPr>
          <w:rFonts w:ascii="Arial" w:hAnsi="Arial" w:cs="Arial"/>
          <w:sz w:val="22"/>
          <w:szCs w:val="22"/>
        </w:rPr>
        <w:t>eed</w:t>
      </w:r>
      <w:r w:rsidR="00824382" w:rsidRPr="0087588B">
        <w:rPr>
          <w:rFonts w:ascii="Arial" w:hAnsi="Arial" w:cs="Arial"/>
          <w:sz w:val="22"/>
          <w:szCs w:val="22"/>
        </w:rPr>
        <w:t xml:space="preserve"> long term in the</w:t>
      </w:r>
      <w:r w:rsidRPr="0087588B">
        <w:rPr>
          <w:rFonts w:ascii="Arial" w:hAnsi="Arial" w:cs="Arial"/>
          <w:sz w:val="22"/>
          <w:szCs w:val="22"/>
        </w:rPr>
        <w:t xml:space="preserve"> clinic. </w:t>
      </w:r>
      <w:r w:rsidR="0098425D">
        <w:rPr>
          <w:rFonts w:ascii="Arial" w:hAnsi="Arial" w:cs="Arial"/>
          <w:sz w:val="22"/>
          <w:szCs w:val="22"/>
        </w:rPr>
        <w:t xml:space="preserve">Therefore, consider </w:t>
      </w:r>
      <w:r w:rsidR="00DA19C3" w:rsidRPr="0087588B">
        <w:rPr>
          <w:rFonts w:ascii="Arial" w:hAnsi="Arial" w:cs="Arial"/>
          <w:sz w:val="22"/>
          <w:szCs w:val="22"/>
        </w:rPr>
        <w:t xml:space="preserve">early engagement of </w:t>
      </w:r>
      <w:r w:rsidR="005167A9">
        <w:rPr>
          <w:rFonts w:ascii="Arial" w:hAnsi="Arial" w:cs="Arial"/>
          <w:sz w:val="22"/>
          <w:szCs w:val="22"/>
        </w:rPr>
        <w:t>providers</w:t>
      </w:r>
      <w:r w:rsidR="00DA19C3" w:rsidRPr="0087588B">
        <w:rPr>
          <w:rFonts w:ascii="Arial" w:hAnsi="Arial" w:cs="Arial"/>
          <w:sz w:val="22"/>
          <w:szCs w:val="22"/>
        </w:rPr>
        <w:t xml:space="preserve"> to determine what PRO domains</w:t>
      </w:r>
      <w:r w:rsidR="001C3EB4" w:rsidRPr="0087588B">
        <w:rPr>
          <w:rFonts w:ascii="Arial" w:hAnsi="Arial" w:cs="Arial"/>
          <w:sz w:val="22"/>
          <w:szCs w:val="22"/>
        </w:rPr>
        <w:t xml:space="preserve"> would be of </w:t>
      </w:r>
      <w:r w:rsidR="00DD478E" w:rsidRPr="0087588B">
        <w:rPr>
          <w:rFonts w:ascii="Arial" w:hAnsi="Arial" w:cs="Arial"/>
          <w:sz w:val="22"/>
          <w:szCs w:val="22"/>
        </w:rPr>
        <w:t xml:space="preserve">most </w:t>
      </w:r>
      <w:r w:rsidR="001C3EB4" w:rsidRPr="0087588B">
        <w:rPr>
          <w:rFonts w:ascii="Arial" w:hAnsi="Arial" w:cs="Arial"/>
          <w:sz w:val="22"/>
          <w:szCs w:val="22"/>
        </w:rPr>
        <w:t>use</w:t>
      </w:r>
      <w:r w:rsidR="00DA19C3" w:rsidRPr="0087588B">
        <w:rPr>
          <w:rFonts w:ascii="Arial" w:hAnsi="Arial" w:cs="Arial"/>
          <w:sz w:val="22"/>
          <w:szCs w:val="22"/>
        </w:rPr>
        <w:t xml:space="preserve"> to </w:t>
      </w:r>
      <w:r w:rsidR="001C3EB4" w:rsidRPr="0087588B">
        <w:rPr>
          <w:rFonts w:ascii="Arial" w:hAnsi="Arial" w:cs="Arial"/>
          <w:sz w:val="22"/>
          <w:szCs w:val="22"/>
        </w:rPr>
        <w:t xml:space="preserve">improve their ability to provide the best possible care for </w:t>
      </w:r>
      <w:r w:rsidR="005167A9">
        <w:rPr>
          <w:rFonts w:ascii="Arial" w:hAnsi="Arial" w:cs="Arial"/>
          <w:sz w:val="22"/>
          <w:szCs w:val="22"/>
        </w:rPr>
        <w:t>PLWH</w:t>
      </w:r>
      <w:r w:rsidR="001C3EB4" w:rsidRPr="0087588B">
        <w:rPr>
          <w:rFonts w:ascii="Arial" w:hAnsi="Arial" w:cs="Arial"/>
          <w:sz w:val="22"/>
          <w:szCs w:val="22"/>
        </w:rPr>
        <w:t xml:space="preserve">, and, by extension, patient outcomes. </w:t>
      </w:r>
      <w:r w:rsidR="00824382" w:rsidRPr="0087588B">
        <w:rPr>
          <w:rFonts w:ascii="Arial" w:hAnsi="Arial" w:cs="Arial"/>
          <w:sz w:val="22"/>
          <w:szCs w:val="22"/>
        </w:rPr>
        <w:t>It is worth including</w:t>
      </w:r>
      <w:r w:rsidR="000D7516" w:rsidRPr="0087588B">
        <w:rPr>
          <w:rFonts w:ascii="Arial" w:hAnsi="Arial" w:cs="Arial"/>
          <w:sz w:val="22"/>
          <w:szCs w:val="22"/>
        </w:rPr>
        <w:t xml:space="preserve"> </w:t>
      </w:r>
      <w:r w:rsidR="005167A9">
        <w:rPr>
          <w:rFonts w:ascii="Arial" w:hAnsi="Arial" w:cs="Arial"/>
          <w:sz w:val="22"/>
          <w:szCs w:val="22"/>
        </w:rPr>
        <w:t>providers</w:t>
      </w:r>
      <w:r w:rsidR="000D7516" w:rsidRPr="0087588B">
        <w:rPr>
          <w:rFonts w:ascii="Arial" w:hAnsi="Arial" w:cs="Arial"/>
          <w:sz w:val="22"/>
          <w:szCs w:val="22"/>
        </w:rPr>
        <w:t xml:space="preserve"> </w:t>
      </w:r>
      <w:r w:rsidR="00824382" w:rsidRPr="0087588B">
        <w:rPr>
          <w:rFonts w:ascii="Arial" w:hAnsi="Arial" w:cs="Arial"/>
          <w:sz w:val="22"/>
          <w:szCs w:val="22"/>
        </w:rPr>
        <w:t>in decisions regarding</w:t>
      </w:r>
      <w:r w:rsidR="000D7516" w:rsidRPr="0087588B">
        <w:rPr>
          <w:rFonts w:ascii="Arial" w:hAnsi="Arial" w:cs="Arial"/>
          <w:sz w:val="22"/>
          <w:szCs w:val="22"/>
        </w:rPr>
        <w:t xml:space="preserve"> the reporting </w:t>
      </w:r>
      <w:r w:rsidR="00824382" w:rsidRPr="0087588B">
        <w:rPr>
          <w:rFonts w:ascii="Arial" w:hAnsi="Arial" w:cs="Arial"/>
          <w:sz w:val="22"/>
          <w:szCs w:val="22"/>
        </w:rPr>
        <w:t>of PRO results</w:t>
      </w:r>
      <w:r w:rsidR="000D7516" w:rsidRPr="0087588B">
        <w:rPr>
          <w:rFonts w:ascii="Arial" w:hAnsi="Arial" w:cs="Arial"/>
          <w:sz w:val="22"/>
          <w:szCs w:val="22"/>
        </w:rPr>
        <w:t>: what</w:t>
      </w:r>
      <w:r w:rsidR="001C3EB4" w:rsidRPr="0087588B">
        <w:rPr>
          <w:rFonts w:ascii="Arial" w:hAnsi="Arial" w:cs="Arial"/>
          <w:sz w:val="22"/>
          <w:szCs w:val="22"/>
        </w:rPr>
        <w:t xml:space="preserve"> form of presentation </w:t>
      </w:r>
      <w:r w:rsidR="000D7516" w:rsidRPr="0087588B">
        <w:rPr>
          <w:rFonts w:ascii="Arial" w:hAnsi="Arial" w:cs="Arial"/>
          <w:sz w:val="22"/>
          <w:szCs w:val="22"/>
        </w:rPr>
        <w:t>the reporting will take, including</w:t>
      </w:r>
      <w:r w:rsidR="001C3EB4" w:rsidRPr="0087588B">
        <w:rPr>
          <w:rFonts w:ascii="Arial" w:hAnsi="Arial" w:cs="Arial"/>
          <w:sz w:val="22"/>
          <w:szCs w:val="22"/>
        </w:rPr>
        <w:t xml:space="preserve"> scorin</w:t>
      </w:r>
      <w:r w:rsidR="000D7516" w:rsidRPr="0087588B">
        <w:rPr>
          <w:rFonts w:ascii="Arial" w:hAnsi="Arial" w:cs="Arial"/>
          <w:sz w:val="22"/>
          <w:szCs w:val="22"/>
        </w:rPr>
        <w:t xml:space="preserve">g and interpretation, organization of information, and aesthetics. </w:t>
      </w:r>
      <w:r w:rsidR="001C3EB4" w:rsidRPr="0087588B">
        <w:rPr>
          <w:rFonts w:ascii="Arial" w:hAnsi="Arial" w:cs="Arial"/>
          <w:sz w:val="22"/>
          <w:szCs w:val="22"/>
        </w:rPr>
        <w:t>This early engagement</w:t>
      </w:r>
      <w:r w:rsidR="000D7516" w:rsidRPr="0087588B">
        <w:rPr>
          <w:rFonts w:ascii="Arial" w:hAnsi="Arial" w:cs="Arial"/>
          <w:sz w:val="22"/>
          <w:szCs w:val="22"/>
        </w:rPr>
        <w:t xml:space="preserve"> ensures inclusion of only the domains most relevant to </w:t>
      </w:r>
      <w:r w:rsidR="005167A9">
        <w:rPr>
          <w:rFonts w:ascii="Arial" w:hAnsi="Arial" w:cs="Arial"/>
          <w:sz w:val="22"/>
          <w:szCs w:val="22"/>
        </w:rPr>
        <w:t>providers</w:t>
      </w:r>
      <w:r w:rsidR="000D7516" w:rsidRPr="0087588B">
        <w:rPr>
          <w:rFonts w:ascii="Arial" w:hAnsi="Arial" w:cs="Arial"/>
          <w:sz w:val="22"/>
          <w:szCs w:val="22"/>
        </w:rPr>
        <w:t xml:space="preserve"> and the needs of </w:t>
      </w:r>
      <w:r w:rsidR="005167A9">
        <w:rPr>
          <w:rFonts w:ascii="Arial" w:hAnsi="Arial" w:cs="Arial"/>
          <w:sz w:val="22"/>
          <w:szCs w:val="22"/>
        </w:rPr>
        <w:t>PLWH</w:t>
      </w:r>
      <w:r w:rsidR="000D7516" w:rsidRPr="0087588B">
        <w:rPr>
          <w:rFonts w:ascii="Arial" w:hAnsi="Arial" w:cs="Arial"/>
          <w:sz w:val="22"/>
          <w:szCs w:val="22"/>
        </w:rPr>
        <w:t xml:space="preserve">. In addition, proactive engagement in this process promotes </w:t>
      </w:r>
      <w:r w:rsidR="001C3EB4" w:rsidRPr="0087588B">
        <w:rPr>
          <w:rFonts w:ascii="Arial" w:hAnsi="Arial" w:cs="Arial"/>
          <w:sz w:val="22"/>
          <w:szCs w:val="22"/>
        </w:rPr>
        <w:t>buy-in and a sense of investment in the PROs as a clinically useful tool</w:t>
      </w:r>
      <w:r w:rsidR="000D7516" w:rsidRPr="0087588B">
        <w:rPr>
          <w:rFonts w:ascii="Arial" w:hAnsi="Arial" w:cs="Arial"/>
          <w:sz w:val="22"/>
          <w:szCs w:val="22"/>
        </w:rPr>
        <w:t xml:space="preserve"> tailored toward your clinic’s specific needs</w:t>
      </w:r>
      <w:r w:rsidR="001C3EB4" w:rsidRPr="0087588B">
        <w:rPr>
          <w:rFonts w:ascii="Arial" w:hAnsi="Arial" w:cs="Arial"/>
          <w:sz w:val="22"/>
          <w:szCs w:val="22"/>
        </w:rPr>
        <w:t xml:space="preserve">. </w:t>
      </w:r>
      <w:r w:rsidR="000D7516" w:rsidRPr="0087588B">
        <w:rPr>
          <w:rFonts w:ascii="Arial" w:hAnsi="Arial" w:cs="Arial"/>
          <w:sz w:val="22"/>
          <w:szCs w:val="22"/>
        </w:rPr>
        <w:t xml:space="preserve">See the sections titled “Select PROs: domains and attributes to consider” </w:t>
      </w:r>
      <w:r w:rsidR="001F6325" w:rsidRPr="0087588B">
        <w:rPr>
          <w:rFonts w:ascii="Arial" w:hAnsi="Arial" w:cs="Arial"/>
          <w:sz w:val="22"/>
          <w:szCs w:val="22"/>
        </w:rPr>
        <w:t xml:space="preserve">and “Format Results” </w:t>
      </w:r>
      <w:r w:rsidR="000D7516" w:rsidRPr="0087588B">
        <w:rPr>
          <w:rFonts w:ascii="Arial" w:hAnsi="Arial" w:cs="Arial"/>
          <w:sz w:val="22"/>
          <w:szCs w:val="22"/>
        </w:rPr>
        <w:t xml:space="preserve">in Chapter 4, “Create PRO </w:t>
      </w:r>
      <w:r w:rsidR="00282AB8" w:rsidRPr="0087588B">
        <w:rPr>
          <w:rFonts w:ascii="Arial" w:hAnsi="Arial" w:cs="Arial"/>
          <w:sz w:val="22"/>
          <w:szCs w:val="22"/>
        </w:rPr>
        <w:t>Assessment</w:t>
      </w:r>
      <w:r w:rsidR="000D7516" w:rsidRPr="0087588B">
        <w:rPr>
          <w:rFonts w:ascii="Arial" w:hAnsi="Arial" w:cs="Arial"/>
          <w:sz w:val="22"/>
          <w:szCs w:val="22"/>
        </w:rPr>
        <w:t>”.</w:t>
      </w:r>
      <w:r w:rsidR="0098425D" w:rsidRPr="002271E1">
        <w:rPr>
          <w:rFonts w:ascii="Arial" w:eastAsia="Calibri" w:hAnsi="Arial" w:cs="Arial"/>
          <w:b/>
          <w:bCs/>
          <w:color w:val="000000"/>
          <w:sz w:val="18"/>
          <w:szCs w:val="18"/>
        </w:rPr>
        <w:t xml:space="preserve">  </w:t>
      </w:r>
      <w:r w:rsidR="0098425D" w:rsidRPr="0098425D">
        <w:rPr>
          <w:rFonts w:ascii="Arial" w:hAnsi="Arial" w:cs="Arial"/>
          <w:color w:val="7F7F7F" w:themeColor="text1" w:themeTint="80"/>
          <w:sz w:val="22"/>
          <w:szCs w:val="22"/>
        </w:rPr>
        <w:t>[Add Link here]</w:t>
      </w:r>
    </w:p>
    <w:p w14:paraId="2A4CA4D5" w14:textId="780A519A" w:rsidR="0019734C" w:rsidRDefault="0098425D" w:rsidP="00BC3049">
      <w:pPr>
        <w:spacing w:before="60" w:after="180"/>
        <w:rPr>
          <w:rFonts w:ascii="Arial" w:hAnsi="Arial" w:cs="Arial"/>
          <w:sz w:val="22"/>
          <w:szCs w:val="22"/>
        </w:rPr>
      </w:pPr>
      <w:r>
        <w:rPr>
          <w:rFonts w:ascii="Arial" w:hAnsi="Arial" w:cs="Arial"/>
          <w:noProof/>
          <w:sz w:val="22"/>
          <w:szCs w:val="22"/>
        </w:rPr>
        <mc:AlternateContent>
          <mc:Choice Requires="wps">
            <w:drawing>
              <wp:anchor distT="0" distB="182880" distL="114300" distR="114300" simplePos="0" relativeHeight="251707392" behindDoc="0" locked="0" layoutInCell="1" allowOverlap="1" wp14:anchorId="7CBBABE9" wp14:editId="46BF123D">
                <wp:simplePos x="0" y="0"/>
                <wp:positionH relativeFrom="column">
                  <wp:posOffset>0</wp:posOffset>
                </wp:positionH>
                <wp:positionV relativeFrom="paragraph">
                  <wp:posOffset>285115</wp:posOffset>
                </wp:positionV>
                <wp:extent cx="6144260" cy="2573020"/>
                <wp:effectExtent l="12700" t="12700" r="15240"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144260" cy="2573020"/>
                        </a:xfrm>
                        <a:prstGeom prst="rect">
                          <a:avLst/>
                        </a:prstGeom>
                        <a:solidFill>
                          <a:schemeClr val="accent1">
                            <a:lumMod val="20000"/>
                            <a:lumOff val="80000"/>
                          </a:schemeClr>
                        </a:solidFill>
                        <a:ln w="25400">
                          <a:solidFill>
                            <a:schemeClr val="accent1">
                              <a:lumMod val="75000"/>
                            </a:schemeClr>
                          </a:solidFill>
                        </a:ln>
                      </wps:spPr>
                      <wps:txbx>
                        <w:txbxContent>
                          <w:p w14:paraId="0D6F22C0" w14:textId="1C99C858" w:rsidR="00743449" w:rsidRPr="0098425D" w:rsidRDefault="00743449" w:rsidP="0098425D">
                            <w:pPr>
                              <w:pStyle w:val="Style1"/>
                              <w:rPr>
                                <w:rFonts w:cs="Arial"/>
                                <w:b w:val="0"/>
                                <w:bCs w:val="0"/>
                                <w:color w:val="000000" w:themeColor="text1"/>
                                <w:sz w:val="22"/>
                                <w:szCs w:val="22"/>
                              </w:rPr>
                            </w:pPr>
                            <w:r w:rsidRPr="00E87E44">
                              <w:rPr>
                                <w:rFonts w:cs="Arial"/>
                                <w:i/>
                                <w:iCs/>
                                <w:color w:val="000000" w:themeColor="text1"/>
                                <w:sz w:val="22"/>
                                <w:szCs w:val="22"/>
                              </w:rPr>
                              <w:t>Practical tip</w:t>
                            </w:r>
                            <w:r>
                              <w:rPr>
                                <w:rFonts w:cs="Arial"/>
                                <w:i/>
                                <w:iCs/>
                                <w:color w:val="000000" w:themeColor="text1"/>
                                <w:sz w:val="22"/>
                                <w:szCs w:val="22"/>
                              </w:rPr>
                              <w:t xml:space="preserve">:  </w:t>
                            </w:r>
                            <w:r w:rsidRPr="0098425D">
                              <w:rPr>
                                <w:rFonts w:cs="Arial"/>
                                <w:b w:val="0"/>
                                <w:bCs w:val="0"/>
                                <w:color w:val="000000" w:themeColor="text1"/>
                                <w:sz w:val="22"/>
                                <w:szCs w:val="22"/>
                              </w:rPr>
                              <w:t>Concerns that PROs will lengthen visits is a very common provider concern before PRO implementation</w:t>
                            </w:r>
                            <w:r w:rsidRPr="0098425D">
                              <w:rPr>
                                <w:rFonts w:cs="Arial"/>
                                <w:b w:val="0"/>
                                <w:bCs w:val="0"/>
                                <w:color w:val="000000" w:themeColor="text1"/>
                                <w:sz w:val="22"/>
                                <w:szCs w:val="22"/>
                              </w:rPr>
                              <w:fldChar w:fldCharType="begin"/>
                            </w:r>
                            <w:r w:rsidRPr="0098425D">
                              <w:rPr>
                                <w:rFonts w:cs="Arial"/>
                                <w:b w:val="0"/>
                                <w:bCs w:val="0"/>
                                <w:color w:val="000000" w:themeColor="text1"/>
                                <w:sz w:val="22"/>
                                <w:szCs w:val="22"/>
                              </w:rPr>
                              <w:instrText xml:space="preserve"> ADDIN EN.CITE &lt;EndNote&gt;&lt;Cite&gt;&lt;Author&gt;International Society for Quality of Life Research (prepared by Chan E&lt;/Author&gt;&lt;Year&gt;2018&lt;/Year&gt;&lt;RecNum&gt;6998&lt;/RecNum&gt;&lt;DisplayText&gt;&lt;style face="superscript"&gt;3&lt;/style&gt;&lt;/DisplayText&gt;&lt;record&gt;&lt;rec-number&gt;6998&lt;/rec-number&gt;&lt;foreign-keys&gt;&lt;key app="EN" db-id="9dd90wvx2spdv9etaz6p5a9mtvetetvpev9r" timestamp="1598635194"&gt;6998&lt;/key&gt;&lt;/foreign-keys&gt;&lt;ref-type name="Web Page"&gt;12&lt;/ref-type&gt;&lt;contributors&gt;&lt;authors&gt;&lt;author&gt;International Society for Quality of Life Research (prepared by Chan E, Edwards T, Haywood K, Mikles S, Newton L),&lt;/author&gt;&lt;/authors&gt;&lt;/contributors&gt;&lt;titles&gt;&lt;title&gt;Companion guide to implementing patient reported outcomes assessment in clinical practice&lt;/title&gt;&lt;/titles&gt;&lt;volume&gt;2020&lt;/volume&gt;&lt;number&gt;July &lt;/number&gt;&lt;dates&gt;&lt;year&gt;2018&lt;/year&gt;&lt;/dates&gt;&lt;urls&gt;&lt;related-urls&gt;&lt;url&gt;https://www.isoqol.org/wp-content/uploads/2019/09/ISOQOL-Companion-Guide-FINAL.pdf&lt;/url&gt;&lt;/related-urls&gt;&lt;/urls&gt;&lt;/record&gt;&lt;/Cite&gt;&lt;/EndNote&gt;</w:instrText>
                            </w:r>
                            <w:r w:rsidRPr="0098425D">
                              <w:rPr>
                                <w:rFonts w:cs="Arial"/>
                                <w:b w:val="0"/>
                                <w:bCs w:val="0"/>
                                <w:color w:val="000000" w:themeColor="text1"/>
                                <w:sz w:val="22"/>
                                <w:szCs w:val="22"/>
                              </w:rPr>
                              <w:fldChar w:fldCharType="separate"/>
                            </w:r>
                            <w:r w:rsidRPr="0098425D">
                              <w:rPr>
                                <w:rFonts w:cs="Arial"/>
                                <w:b w:val="0"/>
                                <w:bCs w:val="0"/>
                                <w:noProof/>
                                <w:color w:val="000000" w:themeColor="text1"/>
                                <w:sz w:val="22"/>
                                <w:szCs w:val="22"/>
                                <w:vertAlign w:val="superscript"/>
                              </w:rPr>
                              <w:t>3</w:t>
                            </w:r>
                            <w:r w:rsidRPr="0098425D">
                              <w:rPr>
                                <w:rFonts w:cs="Arial"/>
                                <w:b w:val="0"/>
                                <w:bCs w:val="0"/>
                                <w:color w:val="000000" w:themeColor="text1"/>
                                <w:sz w:val="22"/>
                                <w:szCs w:val="22"/>
                              </w:rPr>
                              <w:fldChar w:fldCharType="end"/>
                            </w:r>
                            <w:r w:rsidRPr="0098425D">
                              <w:rPr>
                                <w:rFonts w:cs="Arial"/>
                                <w:b w:val="0"/>
                                <w:bCs w:val="0"/>
                                <w:color w:val="000000" w:themeColor="text1"/>
                                <w:sz w:val="22"/>
                                <w:szCs w:val="22"/>
                              </w:rPr>
                              <w:t>. When presenting plans to implement PROs to stakeholders, it is very important to emphasize that data suggests this is not likely the outcome</w:t>
                            </w:r>
                            <w:r w:rsidRPr="0098425D">
                              <w:rPr>
                                <w:rFonts w:eastAsia="Calibri" w:cs="Arial"/>
                                <w:b w:val="0"/>
                                <w:bCs w:val="0"/>
                                <w:color w:val="000000"/>
                                <w:sz w:val="18"/>
                                <w:szCs w:val="18"/>
                              </w:rPr>
                              <w:fldChar w:fldCharType="begin"/>
                            </w:r>
                            <w:r w:rsidRPr="0098425D">
                              <w:rPr>
                                <w:rFonts w:eastAsia="Calibri" w:cs="Arial"/>
                                <w:b w:val="0"/>
                                <w:bCs w:val="0"/>
                                <w:color w:val="000000"/>
                                <w:sz w:val="18"/>
                                <w:szCs w:val="18"/>
                              </w:rPr>
                              <w:instrText xml:space="preserve"> ADDIN EN.CITE &lt;EndNote&gt;&lt;Cite&gt;&lt;Author&gt;Fredericksen RJ&lt;/Author&gt;&lt;Year&gt;2020&lt;/Year&gt;&lt;RecNum&gt;1686&lt;/RecNum&gt;&lt;DisplayText&gt;&lt;style face="superscript"&gt;29&lt;/style&gt;&lt;/DisplayText&gt;&lt;record&gt;&lt;rec-number&gt;1686&lt;/rec-number&gt;&lt;foreign-keys&gt;&lt;key app="EN" db-id="92rrzf922vddp7e2dw9p9vv422e0tp5s50ws" timestamp="1594097601"&gt;1686&lt;/key&gt;&lt;/foreign-keys&gt;&lt;ref-type name="Conference Paper"&gt;47&lt;/ref-type&gt;&lt;contributors&gt;&lt;authors&gt;&lt;author&gt;Fredericksen RJ, Short D, Fitzsimmons E, Musten A, Jacobs B, Suri S, Korlipara D, Hodge V, Gough K, Ramgopal M, Bacon J, McReynolds J, Lober W, Crane HM. &lt;/author&gt;&lt;/authors&gt;&lt;/contributors&gt;&lt;titles&gt;&lt;title&gt;Provider perceptions of utility and impact of a same-day routine electronic patient reported outcomes (PRO) assessment in clinical HIV care&lt;/title&gt;&lt;secondary-title&gt;International Society for Quality of Life Research&lt;/secondary-title&gt;&lt;/titles&gt;&lt;dates&gt;&lt;year&gt;2020&lt;/year&gt;&lt;/dates&gt;&lt;pub-location&gt;Virtual conference&lt;/pub-location&gt;&lt;urls&gt;&lt;/urls&gt;&lt;/record&gt;&lt;/Cite&gt;&lt;/EndNote&gt;</w:instrText>
                            </w:r>
                            <w:r w:rsidRPr="0098425D">
                              <w:rPr>
                                <w:rFonts w:eastAsia="Calibri" w:cs="Arial"/>
                                <w:b w:val="0"/>
                                <w:bCs w:val="0"/>
                                <w:color w:val="000000"/>
                                <w:sz w:val="18"/>
                                <w:szCs w:val="18"/>
                              </w:rPr>
                              <w:fldChar w:fldCharType="separate"/>
                            </w:r>
                            <w:r w:rsidRPr="0098425D">
                              <w:rPr>
                                <w:rFonts w:eastAsia="Calibri" w:cs="Arial"/>
                                <w:b w:val="0"/>
                                <w:bCs w:val="0"/>
                                <w:noProof/>
                                <w:color w:val="000000"/>
                                <w:sz w:val="18"/>
                                <w:szCs w:val="18"/>
                                <w:vertAlign w:val="superscript"/>
                              </w:rPr>
                              <w:t>29</w:t>
                            </w:r>
                            <w:r w:rsidRPr="0098425D">
                              <w:rPr>
                                <w:rFonts w:eastAsia="Calibri" w:cs="Arial"/>
                                <w:b w:val="0"/>
                                <w:bCs w:val="0"/>
                                <w:color w:val="000000"/>
                                <w:sz w:val="18"/>
                                <w:szCs w:val="18"/>
                              </w:rPr>
                              <w:fldChar w:fldCharType="end"/>
                            </w:r>
                            <w:r w:rsidRPr="0098425D">
                              <w:rPr>
                                <w:rFonts w:cs="Arial"/>
                                <w:b w:val="0"/>
                                <w:bCs w:val="0"/>
                                <w:color w:val="000000" w:themeColor="text1"/>
                                <w:sz w:val="22"/>
                                <w:szCs w:val="22"/>
                              </w:rPr>
                              <w:t xml:space="preserve">. Demonstrate the actual time to complete the assessment during stake-holder discussions using tablets and a demonstration assessment. </w:t>
                            </w:r>
                          </w:p>
                          <w:p w14:paraId="50B36E0B" w14:textId="52A794E2" w:rsidR="00743449" w:rsidRPr="0098425D" w:rsidRDefault="00743449" w:rsidP="0098425D">
                            <w:pPr>
                              <w:pStyle w:val="Style1"/>
                              <w:rPr>
                                <w:rFonts w:cs="Arial"/>
                                <w:b w:val="0"/>
                                <w:bCs w:val="0"/>
                                <w:color w:val="000000" w:themeColor="text1"/>
                                <w:sz w:val="22"/>
                                <w:szCs w:val="22"/>
                              </w:rPr>
                            </w:pPr>
                            <w:r w:rsidRPr="00FB4DE2">
                              <w:rPr>
                                <w:rFonts w:cs="Arial"/>
                                <w:i/>
                                <w:iCs/>
                                <w:color w:val="000000" w:themeColor="text1"/>
                                <w:sz w:val="22"/>
                                <w:szCs w:val="22"/>
                              </w:rPr>
                              <w:t>Practical tip</w:t>
                            </w:r>
                            <w:r w:rsidRPr="0098425D">
                              <w:rPr>
                                <w:rFonts w:cs="Arial"/>
                                <w:b w:val="0"/>
                                <w:bCs w:val="0"/>
                                <w:i/>
                                <w:iCs/>
                                <w:color w:val="000000" w:themeColor="text1"/>
                                <w:sz w:val="22"/>
                                <w:szCs w:val="22"/>
                              </w:rPr>
                              <w:t xml:space="preserve">: </w:t>
                            </w:r>
                            <w:r w:rsidRPr="0098425D">
                              <w:rPr>
                                <w:rFonts w:cs="Arial"/>
                                <w:b w:val="0"/>
                                <w:bCs w:val="0"/>
                                <w:color w:val="000000" w:themeColor="text1"/>
                                <w:sz w:val="22"/>
                                <w:szCs w:val="22"/>
                              </w:rPr>
                              <w:t>Impact of PROs on clinical flow is an almost universal stakeholder concern</w:t>
                            </w:r>
                            <w:r w:rsidRPr="0098425D">
                              <w:rPr>
                                <w:rFonts w:cs="Arial"/>
                                <w:b w:val="0"/>
                                <w:bCs w:val="0"/>
                                <w:color w:val="000000" w:themeColor="text1"/>
                                <w:sz w:val="22"/>
                                <w:szCs w:val="22"/>
                              </w:rPr>
                              <w:fldChar w:fldCharType="begin"/>
                            </w:r>
                            <w:r w:rsidRPr="0098425D">
                              <w:rPr>
                                <w:rFonts w:cs="Arial"/>
                                <w:b w:val="0"/>
                                <w:bCs w:val="0"/>
                                <w:color w:val="000000" w:themeColor="text1"/>
                                <w:sz w:val="22"/>
                                <w:szCs w:val="22"/>
                              </w:rPr>
                              <w:instrText xml:space="preserve"> ADDIN EN.CITE &lt;EndNote&gt;&lt;Cite&gt;&lt;Author&gt;International Society for Quality of Life Research (prepared by Chan E&lt;/Author&gt;&lt;Year&gt;2018&lt;/Year&gt;&lt;RecNum&gt;6998&lt;/RecNum&gt;&lt;DisplayText&gt;&lt;style face="superscript"&gt;3&lt;/style&gt;&lt;/DisplayText&gt;&lt;record&gt;&lt;rec-number&gt;6998&lt;/rec-number&gt;&lt;foreign-keys&gt;&lt;key app="EN" db-id="9dd90wvx2spdv9etaz6p5a9mtvetetvpev9r" timestamp="1598635194"&gt;6998&lt;/key&gt;&lt;/foreign-keys&gt;&lt;ref-type name="Web Page"&gt;12&lt;/ref-type&gt;&lt;contributors&gt;&lt;authors&gt;&lt;author&gt;International Society for Quality of Life Research (prepared by Chan E, Edwards T, Haywood K, Mikles S, Newton L),&lt;/author&gt;&lt;/authors&gt;&lt;/contributors&gt;&lt;titles&gt;&lt;title&gt;Companion guide to implementing patient reported outcomes assessment in clinical practice&lt;/title&gt;&lt;/titles&gt;&lt;volume&gt;2020&lt;/volume&gt;&lt;number&gt;July &lt;/number&gt;&lt;dates&gt;&lt;year&gt;2018&lt;/year&gt;&lt;/dates&gt;&lt;urls&gt;&lt;related-urls&gt;&lt;url&gt;https://www.isoqol.org/wp-content/uploads/2019/09/ISOQOL-Companion-Guide-FINAL.pdf&lt;/url&gt;&lt;/related-urls&gt;&lt;/urls&gt;&lt;/record&gt;&lt;/Cite&gt;&lt;/EndNote&gt;</w:instrText>
                            </w:r>
                            <w:r w:rsidRPr="0098425D">
                              <w:rPr>
                                <w:rFonts w:cs="Arial"/>
                                <w:b w:val="0"/>
                                <w:bCs w:val="0"/>
                                <w:color w:val="000000" w:themeColor="text1"/>
                                <w:sz w:val="22"/>
                                <w:szCs w:val="22"/>
                              </w:rPr>
                              <w:fldChar w:fldCharType="separate"/>
                            </w:r>
                            <w:r w:rsidRPr="0098425D">
                              <w:rPr>
                                <w:rFonts w:cs="Arial"/>
                                <w:b w:val="0"/>
                                <w:bCs w:val="0"/>
                                <w:noProof/>
                                <w:color w:val="000000" w:themeColor="text1"/>
                                <w:sz w:val="22"/>
                                <w:szCs w:val="22"/>
                                <w:vertAlign w:val="superscript"/>
                              </w:rPr>
                              <w:t>3</w:t>
                            </w:r>
                            <w:r w:rsidRPr="0098425D">
                              <w:rPr>
                                <w:rFonts w:cs="Arial"/>
                                <w:b w:val="0"/>
                                <w:bCs w:val="0"/>
                                <w:color w:val="000000" w:themeColor="text1"/>
                                <w:sz w:val="22"/>
                                <w:szCs w:val="22"/>
                              </w:rPr>
                              <w:fldChar w:fldCharType="end"/>
                            </w:r>
                            <w:r w:rsidRPr="0098425D">
                              <w:rPr>
                                <w:rFonts w:cs="Arial"/>
                                <w:b w:val="0"/>
                                <w:bCs w:val="0"/>
                                <w:color w:val="000000" w:themeColor="text1"/>
                                <w:sz w:val="22"/>
                                <w:szCs w:val="22"/>
                              </w:rPr>
                              <w:t xml:space="preserve">. Reassuring stakeholders with a clear plan to start slow and ramp up only as the kinks are worked out to minimize impact on clinical care is crucial. Examples of successful roll-out approaches that have been used to minimize impact on flow include starting on the slowest clinic days of the week, starting with one full-time provider who was a PRO advocate and happy to work with the team as roll-out began, and starting with a very targeted brief assessment. </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BBABE9" id="Text Box 32" o:spid="_x0000_s1030" type="#_x0000_t202" style="position:absolute;margin-left:0;margin-top:22.45pt;width:483.8pt;height:136pt;z-index:251707392;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" fillcolor="#d9e2f3 [660]" strokecolor="#2f5496 [2404]" strokeweight="2pt">
                <v:textbox style="mso-fit-shape-to-text:t" inset="14.4pt,14.4pt,14.4pt,14.4pt">
                  <w:txbxContent>
                    <w:p w14:paraId="0D6F22C0" w14:textId="1C99C858" w:rsidR="00743449" w:rsidRPr="0098425D" w:rsidRDefault="00743449" w:rsidP="0098425D">
                      <w:pPr>
                        <w:pStyle w:val="Style1"/>
                        <w:rPr>
                          <w:rFonts w:cs="Arial"/>
                          <w:b w:val="0"/>
                          <w:bCs w:val="0"/>
                          <w:color w:val="000000" w:themeColor="text1"/>
                          <w:sz w:val="22"/>
                          <w:szCs w:val="22"/>
                        </w:rPr>
                      </w:pPr>
                      <w:r w:rsidRPr="00E87E44">
                        <w:rPr>
                          <w:rFonts w:cs="Arial"/>
                          <w:i/>
                          <w:iCs/>
                          <w:color w:val="000000" w:themeColor="text1"/>
                          <w:sz w:val="22"/>
                          <w:szCs w:val="22"/>
                        </w:rPr>
                        <w:t>Practical tip</w:t>
                      </w:r>
                      <w:r>
                        <w:rPr>
                          <w:rFonts w:cs="Arial"/>
                          <w:i/>
                          <w:iCs/>
                          <w:color w:val="000000" w:themeColor="text1"/>
                          <w:sz w:val="22"/>
                          <w:szCs w:val="22"/>
                        </w:rPr>
                        <w:t xml:space="preserve">:  </w:t>
                      </w:r>
                      <w:r w:rsidRPr="0098425D">
                        <w:rPr>
                          <w:rFonts w:cs="Arial"/>
                          <w:b w:val="0"/>
                          <w:bCs w:val="0"/>
                          <w:color w:val="000000" w:themeColor="text1"/>
                          <w:sz w:val="22"/>
                          <w:szCs w:val="22"/>
                        </w:rPr>
                        <w:t>Concerns that PROs will lengthen visits is a very common provider concern before PRO implementation</w:t>
                      </w:r>
                      <w:r w:rsidRPr="0098425D">
                        <w:rPr>
                          <w:rFonts w:cs="Arial"/>
                          <w:b w:val="0"/>
                          <w:bCs w:val="0"/>
                          <w:color w:val="000000" w:themeColor="text1"/>
                          <w:sz w:val="22"/>
                          <w:szCs w:val="22"/>
                        </w:rPr>
                        <w:fldChar w:fldCharType="begin"/>
                      </w:r>
                      <w:r w:rsidRPr="0098425D">
                        <w:rPr>
                          <w:rFonts w:cs="Arial"/>
                          <w:b w:val="0"/>
                          <w:bCs w:val="0"/>
                          <w:color w:val="000000" w:themeColor="text1"/>
                          <w:sz w:val="22"/>
                          <w:szCs w:val="22"/>
                        </w:rPr>
                        <w:instrText xml:space="preserve"> ADDIN EN.CITE &lt;EndNote&gt;&lt;Cite&gt;&lt;Author&gt;International Society for Quality of Life Research (prepared by Chan E&lt;/Author&gt;&lt;Year&gt;2018&lt;/Year&gt;&lt;RecNum&gt;6998&lt;/RecNum&gt;&lt;DisplayText&gt;&lt;style face="superscript"&gt;3&lt;/style&gt;&lt;/DisplayText&gt;&lt;record&gt;&lt;rec-number&gt;6998&lt;/rec-number&gt;&lt;foreign-keys&gt;&lt;key app="EN" db-id="9dd90wvx2spdv9etaz6p5a9mtvetetvpev9r" timestamp="1598635194"&gt;6998&lt;/key&gt;&lt;/foreign-keys&gt;&lt;ref-type name="Web Page"&gt;12&lt;/ref-type&gt;&lt;contributors&gt;&lt;authors&gt;&lt;author&gt;International Society for Quality of Life Research (prepared by Chan E, Edwards T, Haywood K, Mikles S, Newton L),&lt;/author&gt;&lt;/authors&gt;&lt;/contributors&gt;&lt;titles&gt;&lt;title&gt;Companion guide to implementing patient reported outcomes assessment in clinical practice&lt;/title&gt;&lt;/titles&gt;&lt;volume&gt;2020&lt;/volume&gt;&lt;number&gt;July &lt;/number&gt;&lt;dates&gt;&lt;year&gt;2018&lt;/year&gt;&lt;/dates&gt;&lt;urls&gt;&lt;related-urls&gt;&lt;url&gt;https://www.isoqol.org/wp-content/uploads/2019/09/ISOQOL-Companion-Guide-FINAL.pdf&lt;/url&gt;&lt;/related-urls&gt;&lt;/urls&gt;&lt;/record&gt;&lt;/Cite&gt;&lt;/EndNote&gt;</w:instrText>
                      </w:r>
                      <w:r w:rsidRPr="0098425D">
                        <w:rPr>
                          <w:rFonts w:cs="Arial"/>
                          <w:b w:val="0"/>
                          <w:bCs w:val="0"/>
                          <w:color w:val="000000" w:themeColor="text1"/>
                          <w:sz w:val="22"/>
                          <w:szCs w:val="22"/>
                        </w:rPr>
                        <w:fldChar w:fldCharType="separate"/>
                      </w:r>
                      <w:r w:rsidRPr="0098425D">
                        <w:rPr>
                          <w:rFonts w:cs="Arial"/>
                          <w:b w:val="0"/>
                          <w:bCs w:val="0"/>
                          <w:noProof/>
                          <w:color w:val="000000" w:themeColor="text1"/>
                          <w:sz w:val="22"/>
                          <w:szCs w:val="22"/>
                          <w:vertAlign w:val="superscript"/>
                        </w:rPr>
                        <w:t>3</w:t>
                      </w:r>
                      <w:r w:rsidRPr="0098425D">
                        <w:rPr>
                          <w:rFonts w:cs="Arial"/>
                          <w:b w:val="0"/>
                          <w:bCs w:val="0"/>
                          <w:color w:val="000000" w:themeColor="text1"/>
                          <w:sz w:val="22"/>
                          <w:szCs w:val="22"/>
                        </w:rPr>
                        <w:fldChar w:fldCharType="end"/>
                      </w:r>
                      <w:r w:rsidRPr="0098425D">
                        <w:rPr>
                          <w:rFonts w:cs="Arial"/>
                          <w:b w:val="0"/>
                          <w:bCs w:val="0"/>
                          <w:color w:val="000000" w:themeColor="text1"/>
                          <w:sz w:val="22"/>
                          <w:szCs w:val="22"/>
                        </w:rPr>
                        <w:t>. When presenting plans to implement PROs to stakeholders, it is very important to emphasize that data suggests this is not likely the outcome</w:t>
                      </w:r>
                      <w:r w:rsidRPr="0098425D">
                        <w:rPr>
                          <w:rFonts w:eastAsia="Calibri" w:cs="Arial"/>
                          <w:b w:val="0"/>
                          <w:bCs w:val="0"/>
                          <w:color w:val="000000"/>
                          <w:sz w:val="18"/>
                          <w:szCs w:val="18"/>
                        </w:rPr>
                        <w:fldChar w:fldCharType="begin"/>
                      </w:r>
                      <w:r w:rsidRPr="0098425D">
                        <w:rPr>
                          <w:rFonts w:eastAsia="Calibri" w:cs="Arial"/>
                          <w:b w:val="0"/>
                          <w:bCs w:val="0"/>
                          <w:color w:val="000000"/>
                          <w:sz w:val="18"/>
                          <w:szCs w:val="18"/>
                        </w:rPr>
                        <w:instrText xml:space="preserve"> ADDIN EN.CITE &lt;EndNote&gt;&lt;Cite&gt;&lt;Author&gt;Fredericksen RJ&lt;/Author&gt;&lt;Year&gt;2020&lt;/Year&gt;&lt;RecNum&gt;1686&lt;/RecNum&gt;&lt;DisplayText&gt;&lt;style face="superscript"&gt;29&lt;/style&gt;&lt;/DisplayText&gt;&lt;record&gt;&lt;rec-number&gt;1686&lt;/rec-number&gt;&lt;foreign-keys&gt;&lt;key app="EN" db-id="92rrzf922vddp7e2dw9p9vv422e0tp5s50ws" timestamp="1594097601"&gt;1686&lt;/key&gt;&lt;/foreign-keys&gt;&lt;ref-type name="Conference Paper"&gt;47&lt;/ref-type&gt;&lt;contributors&gt;&lt;authors&gt;&lt;author&gt;Fredericksen RJ, Short D, Fitzsimmons E, Musten A, Jacobs B, Suri S, Korlipara D, Hodge V, Gough K, Ramgopal M, Bacon J, McReynolds J, Lober W, Crane HM. &lt;/author&gt;&lt;/authors&gt;&lt;/contributors&gt;&lt;titles&gt;&lt;title&gt;Provider perceptions of utility and impact of a same-day routine electronic patient reported outcomes (PRO) assessment in clinical HIV care&lt;/title&gt;&lt;secondary-title&gt;International Society for Quality of Life Research&lt;/secondary-title&gt;&lt;/titles&gt;&lt;dates&gt;&lt;year&gt;2020&lt;/year&gt;&lt;/dates&gt;&lt;pub-location&gt;Virtual conference&lt;/pub-location&gt;&lt;urls&gt;&lt;/urls&gt;&lt;/record&gt;&lt;/Cite&gt;&lt;/EndNote&gt;</w:instrText>
                      </w:r>
                      <w:r w:rsidRPr="0098425D">
                        <w:rPr>
                          <w:rFonts w:eastAsia="Calibri" w:cs="Arial"/>
                          <w:b w:val="0"/>
                          <w:bCs w:val="0"/>
                          <w:color w:val="000000"/>
                          <w:sz w:val="18"/>
                          <w:szCs w:val="18"/>
                        </w:rPr>
                        <w:fldChar w:fldCharType="separate"/>
                      </w:r>
                      <w:r w:rsidRPr="0098425D">
                        <w:rPr>
                          <w:rFonts w:eastAsia="Calibri" w:cs="Arial"/>
                          <w:b w:val="0"/>
                          <w:bCs w:val="0"/>
                          <w:noProof/>
                          <w:color w:val="000000"/>
                          <w:sz w:val="18"/>
                          <w:szCs w:val="18"/>
                          <w:vertAlign w:val="superscript"/>
                        </w:rPr>
                        <w:t>29</w:t>
                      </w:r>
                      <w:r w:rsidRPr="0098425D">
                        <w:rPr>
                          <w:rFonts w:eastAsia="Calibri" w:cs="Arial"/>
                          <w:b w:val="0"/>
                          <w:bCs w:val="0"/>
                          <w:color w:val="000000"/>
                          <w:sz w:val="18"/>
                          <w:szCs w:val="18"/>
                        </w:rPr>
                        <w:fldChar w:fldCharType="end"/>
                      </w:r>
                      <w:r w:rsidRPr="0098425D">
                        <w:rPr>
                          <w:rFonts w:cs="Arial"/>
                          <w:b w:val="0"/>
                          <w:bCs w:val="0"/>
                          <w:color w:val="000000" w:themeColor="text1"/>
                          <w:sz w:val="22"/>
                          <w:szCs w:val="22"/>
                        </w:rPr>
                        <w:t xml:space="preserve">. Demonstrate the actual time to complete the assessment during stake-holder discussions using tablets and a demonstration assessment. </w:t>
                      </w:r>
                    </w:p>
                    <w:p w14:paraId="50B36E0B" w14:textId="52A794E2" w:rsidR="00743449" w:rsidRPr="0098425D" w:rsidRDefault="00743449" w:rsidP="0098425D">
                      <w:pPr>
                        <w:pStyle w:val="Style1"/>
                        <w:rPr>
                          <w:rFonts w:cs="Arial"/>
                          <w:b w:val="0"/>
                          <w:bCs w:val="0"/>
                          <w:color w:val="000000" w:themeColor="text1"/>
                          <w:sz w:val="22"/>
                          <w:szCs w:val="22"/>
                        </w:rPr>
                      </w:pPr>
                      <w:r w:rsidRPr="00FB4DE2">
                        <w:rPr>
                          <w:rFonts w:cs="Arial"/>
                          <w:i/>
                          <w:iCs/>
                          <w:color w:val="000000" w:themeColor="text1"/>
                          <w:sz w:val="22"/>
                          <w:szCs w:val="22"/>
                        </w:rPr>
                        <w:t>Practical tip</w:t>
                      </w:r>
                      <w:r w:rsidRPr="0098425D">
                        <w:rPr>
                          <w:rFonts w:cs="Arial"/>
                          <w:b w:val="0"/>
                          <w:bCs w:val="0"/>
                          <w:i/>
                          <w:iCs/>
                          <w:color w:val="000000" w:themeColor="text1"/>
                          <w:sz w:val="22"/>
                          <w:szCs w:val="22"/>
                        </w:rPr>
                        <w:t xml:space="preserve">: </w:t>
                      </w:r>
                      <w:r w:rsidRPr="0098425D">
                        <w:rPr>
                          <w:rFonts w:cs="Arial"/>
                          <w:b w:val="0"/>
                          <w:bCs w:val="0"/>
                          <w:color w:val="000000" w:themeColor="text1"/>
                          <w:sz w:val="22"/>
                          <w:szCs w:val="22"/>
                        </w:rPr>
                        <w:t>Impact of PROs on clinical flow is an almost universal stakeholder concern</w:t>
                      </w:r>
                      <w:r w:rsidRPr="0098425D">
                        <w:rPr>
                          <w:rFonts w:cs="Arial"/>
                          <w:b w:val="0"/>
                          <w:bCs w:val="0"/>
                          <w:color w:val="000000" w:themeColor="text1"/>
                          <w:sz w:val="22"/>
                          <w:szCs w:val="22"/>
                        </w:rPr>
                        <w:fldChar w:fldCharType="begin"/>
                      </w:r>
                      <w:r w:rsidRPr="0098425D">
                        <w:rPr>
                          <w:rFonts w:cs="Arial"/>
                          <w:b w:val="0"/>
                          <w:bCs w:val="0"/>
                          <w:color w:val="000000" w:themeColor="text1"/>
                          <w:sz w:val="22"/>
                          <w:szCs w:val="22"/>
                        </w:rPr>
                        <w:instrText xml:space="preserve"> ADDIN EN.CITE &lt;EndNote&gt;&lt;Cite&gt;&lt;Author&gt;International Society for Quality of Life Research (prepared by Chan E&lt;/Author&gt;&lt;Year&gt;2018&lt;/Year&gt;&lt;RecNum&gt;6998&lt;/RecNum&gt;&lt;DisplayText&gt;&lt;style face="superscript"&gt;3&lt;/style&gt;&lt;/DisplayText&gt;&lt;record&gt;&lt;rec-number&gt;6998&lt;/rec-number&gt;&lt;foreign-keys&gt;&lt;key app="EN" db-id="9dd90wvx2spdv9etaz6p5a9mtvetetvpev9r" timestamp="1598635194"&gt;6998&lt;/key&gt;&lt;/foreign-keys&gt;&lt;ref-type name="Web Page"&gt;12&lt;/ref-type&gt;&lt;contributors&gt;&lt;authors&gt;&lt;author&gt;International Society for Quality of Life Research (prepared by Chan E, Edwards T, Haywood K, Mikles S, Newton L),&lt;/author&gt;&lt;/authors&gt;&lt;/contributors&gt;&lt;titles&gt;&lt;title&gt;Companion guide to implementing patient reported outcomes assessment in clinical practice&lt;/title&gt;&lt;/titles&gt;&lt;volume&gt;2020&lt;/volume&gt;&lt;number&gt;July &lt;/number&gt;&lt;dates&gt;&lt;year&gt;2018&lt;/year&gt;&lt;/dates&gt;&lt;urls&gt;&lt;related-urls&gt;&lt;url&gt;https://www.isoqol.org/wp-content/uploads/2019/09/ISOQOL-Companion-Guide-FINAL.pdf&lt;/url&gt;&lt;/related-urls&gt;&lt;/urls&gt;&lt;/record&gt;&lt;/Cite&gt;&lt;/EndNote&gt;</w:instrText>
                      </w:r>
                      <w:r w:rsidRPr="0098425D">
                        <w:rPr>
                          <w:rFonts w:cs="Arial"/>
                          <w:b w:val="0"/>
                          <w:bCs w:val="0"/>
                          <w:color w:val="000000" w:themeColor="text1"/>
                          <w:sz w:val="22"/>
                          <w:szCs w:val="22"/>
                        </w:rPr>
                        <w:fldChar w:fldCharType="separate"/>
                      </w:r>
                      <w:r w:rsidRPr="0098425D">
                        <w:rPr>
                          <w:rFonts w:cs="Arial"/>
                          <w:b w:val="0"/>
                          <w:bCs w:val="0"/>
                          <w:noProof/>
                          <w:color w:val="000000" w:themeColor="text1"/>
                          <w:sz w:val="22"/>
                          <w:szCs w:val="22"/>
                          <w:vertAlign w:val="superscript"/>
                        </w:rPr>
                        <w:t>3</w:t>
                      </w:r>
                      <w:r w:rsidRPr="0098425D">
                        <w:rPr>
                          <w:rFonts w:cs="Arial"/>
                          <w:b w:val="0"/>
                          <w:bCs w:val="0"/>
                          <w:color w:val="000000" w:themeColor="text1"/>
                          <w:sz w:val="22"/>
                          <w:szCs w:val="22"/>
                        </w:rPr>
                        <w:fldChar w:fldCharType="end"/>
                      </w:r>
                      <w:r w:rsidRPr="0098425D">
                        <w:rPr>
                          <w:rFonts w:cs="Arial"/>
                          <w:b w:val="0"/>
                          <w:bCs w:val="0"/>
                          <w:color w:val="000000" w:themeColor="text1"/>
                          <w:sz w:val="22"/>
                          <w:szCs w:val="22"/>
                        </w:rPr>
                        <w:t xml:space="preserve">. Reassuring stakeholders with a clear plan to start slow and ramp up only as the kinks are worked out to minimize impact on clinical care is crucial. Examples of successful roll-out approaches that have been used to minimize impact on flow include starting on the slowest clinic days of the week, starting with one full-time provider who was a PRO advocate and happy to work with the team as roll-out began, and starting with a very targeted brief assessment. </w:t>
                      </w:r>
                    </w:p>
                  </w:txbxContent>
                </v:textbox>
                <w10:wrap type="square"/>
              </v:shape>
            </w:pict>
          </mc:Fallback>
        </mc:AlternateContent>
      </w:r>
    </w:p>
    <w:p w14:paraId="6CE1DFAF" w14:textId="4D9460C8" w:rsidR="00546E65" w:rsidRPr="00BC3049" w:rsidRDefault="00C6608A" w:rsidP="00BC3049">
      <w:pPr>
        <w:pStyle w:val="Style1"/>
      </w:pPr>
      <w:bookmarkStart w:id="45" w:name="_Toc49863333"/>
      <w:r w:rsidRPr="00BC3049">
        <w:t xml:space="preserve">Secure </w:t>
      </w:r>
      <w:r w:rsidR="00BA26A2" w:rsidRPr="00BC3049">
        <w:t>implementation</w:t>
      </w:r>
      <w:r w:rsidRPr="00BC3049">
        <w:t xml:space="preserve"> champion</w:t>
      </w:r>
      <w:bookmarkEnd w:id="45"/>
    </w:p>
    <w:p w14:paraId="65FB114A" w14:textId="09FE90E8" w:rsidR="0019734C" w:rsidRPr="00BC3049" w:rsidRDefault="0019734C" w:rsidP="0019734C">
      <w:pPr>
        <w:pBdr>
          <w:top w:val="nil"/>
          <w:left w:val="nil"/>
          <w:bottom w:val="nil"/>
          <w:right w:val="nil"/>
          <w:between w:val="nil"/>
        </w:pBdr>
        <w:spacing w:before="60" w:after="180"/>
        <w:rPr>
          <w:rFonts w:ascii="Arial" w:hAnsi="Arial" w:cs="Arial"/>
          <w:color w:val="000000"/>
          <w:sz w:val="22"/>
          <w:szCs w:val="22"/>
        </w:rPr>
      </w:pPr>
      <w:r w:rsidRPr="0087588B">
        <w:rPr>
          <w:rFonts w:ascii="Arial" w:eastAsia="Calibri" w:hAnsi="Arial" w:cs="Arial"/>
          <w:color w:val="000000"/>
          <w:sz w:val="22"/>
          <w:szCs w:val="22"/>
        </w:rPr>
        <w:t xml:space="preserve">One effective strategy for building momentum around PRO implementation is to identify or cultivate a champion in the setting where PRO implementation will take place. This person is tasked with advocating for the use of PROs, inspiring the range of stakeholders and increasing/maintaining commitment </w:t>
      </w:r>
      <w:r w:rsidR="0098425D">
        <w:rPr>
          <w:rFonts w:ascii="Arial" w:eastAsia="Calibri" w:hAnsi="Arial" w:cs="Arial"/>
          <w:color w:val="000000"/>
          <w:sz w:val="22"/>
          <w:szCs w:val="22"/>
        </w:rPr>
        <w:t>to</w:t>
      </w:r>
      <w:r w:rsidRPr="0087588B">
        <w:rPr>
          <w:rFonts w:ascii="Arial" w:eastAsia="Calibri" w:hAnsi="Arial" w:cs="Arial"/>
          <w:color w:val="000000"/>
          <w:sz w:val="22"/>
          <w:szCs w:val="22"/>
        </w:rPr>
        <w:t xml:space="preserve"> maintain momentum of PRO adoption. The champion will remain close to the process as </w:t>
      </w:r>
      <w:r w:rsidR="0098425D">
        <w:rPr>
          <w:rFonts w:ascii="Arial" w:eastAsia="Calibri" w:hAnsi="Arial" w:cs="Arial"/>
          <w:color w:val="000000"/>
          <w:sz w:val="22"/>
          <w:szCs w:val="22"/>
        </w:rPr>
        <w:t>it</w:t>
      </w:r>
      <w:r w:rsidRPr="0087588B">
        <w:rPr>
          <w:rFonts w:ascii="Arial" w:eastAsia="Calibri" w:hAnsi="Arial" w:cs="Arial"/>
          <w:color w:val="000000"/>
          <w:sz w:val="22"/>
          <w:szCs w:val="22"/>
        </w:rPr>
        <w:t xml:space="preserve"> evolves and will serve as a communication conduit for all parties, including eliciting arising concerns and issues, and communicating plans and successes in navigating these as the project evolves.</w:t>
      </w:r>
      <w:r>
        <w:rPr>
          <w:rFonts w:ascii="Arial" w:eastAsia="Calibri" w:hAnsi="Arial" w:cs="Arial"/>
          <w:color w:val="000000"/>
          <w:sz w:val="22"/>
          <w:szCs w:val="22"/>
        </w:rPr>
        <w:t xml:space="preserve"> </w:t>
      </w:r>
      <w:r w:rsidRPr="0087588B">
        <w:rPr>
          <w:rFonts w:ascii="Arial" w:eastAsia="Calibri" w:hAnsi="Arial" w:cs="Arial"/>
          <w:color w:val="000000"/>
          <w:sz w:val="22"/>
          <w:szCs w:val="22"/>
        </w:rPr>
        <w:t>The champion is often the clinic director – and a day to day champion such as PRO coordinator once implementation occurs. Champions provide leadership, guidance, and encouragement to stakeholders, and focus on the sustainability of the PRO implementation.</w:t>
      </w:r>
    </w:p>
    <w:p w14:paraId="5398B12A" w14:textId="45065AFE" w:rsidR="00CF7312" w:rsidRPr="00210474" w:rsidRDefault="00CF7312" w:rsidP="009D2E76">
      <w:pPr>
        <w:pStyle w:val="ListParagraph"/>
        <w:pBdr>
          <w:top w:val="nil"/>
          <w:left w:val="nil"/>
          <w:bottom w:val="nil"/>
          <w:right w:val="nil"/>
          <w:between w:val="nil"/>
        </w:pBdr>
        <w:spacing w:before="120" w:after="120"/>
        <w:ind w:left="360"/>
        <w:contextualSpacing w:val="0"/>
        <w:rPr>
          <w:rFonts w:ascii="Arial" w:hAnsi="Arial" w:cs="Arial"/>
          <w:color w:val="000000"/>
          <w:sz w:val="22"/>
          <w:szCs w:val="22"/>
        </w:rPr>
      </w:pPr>
    </w:p>
    <w:p w14:paraId="60ADC19A" w14:textId="77777777" w:rsidR="00C22466" w:rsidRPr="0087588B" w:rsidRDefault="00C22466" w:rsidP="00C22466">
      <w:pPr>
        <w:rPr>
          <w:rFonts w:ascii="Arial" w:hAnsi="Arial" w:cs="Arial"/>
        </w:rPr>
      </w:pPr>
    </w:p>
    <w:p w14:paraId="137C59CD" w14:textId="77777777" w:rsidR="00035446" w:rsidRPr="0087588B" w:rsidRDefault="00035446">
      <w:pPr>
        <w:rPr>
          <w:rFonts w:ascii="Arial" w:hAnsi="Arial" w:cs="Arial"/>
        </w:rPr>
      </w:pPr>
      <w:r w:rsidRPr="0087588B">
        <w:rPr>
          <w:rFonts w:ascii="Arial" w:hAnsi="Arial" w:cs="Arial"/>
        </w:rPr>
        <w:br w:type="page"/>
      </w:r>
    </w:p>
    <w:p w14:paraId="0B06AECA" w14:textId="770C5C3D" w:rsidR="00E419B7" w:rsidRPr="00282AB8" w:rsidRDefault="00C22466" w:rsidP="00282AB8">
      <w:pPr>
        <w:pStyle w:val="Heading1"/>
      </w:pPr>
      <w:bookmarkStart w:id="46" w:name="_Toc49509568"/>
      <w:bookmarkStart w:id="47" w:name="_Toc49863335"/>
      <w:r w:rsidRPr="009B1A80">
        <w:lastRenderedPageBreak/>
        <w:t xml:space="preserve">CHAPTER </w:t>
      </w:r>
      <w:r w:rsidR="00020999" w:rsidRPr="009B1A80">
        <w:t>3</w:t>
      </w:r>
      <w:r w:rsidRPr="009B1A80">
        <w:t>.</w:t>
      </w:r>
      <w:r w:rsidR="005C4103">
        <w:t xml:space="preserve"> </w:t>
      </w:r>
      <w:bookmarkEnd w:id="46"/>
      <w:bookmarkEnd w:id="47"/>
      <w:r w:rsidR="001B0034" w:rsidRPr="009B1A80">
        <w:t xml:space="preserve">TECHNICAL </w:t>
      </w:r>
      <w:r w:rsidR="001B0034">
        <w:t xml:space="preserve">CHOICES AND </w:t>
      </w:r>
      <w:r w:rsidR="001B0034" w:rsidRPr="009B1A80">
        <w:t>INFRASTRUCTURE</w:t>
      </w:r>
    </w:p>
    <w:p w14:paraId="685E9BB2" w14:textId="66EA8DE8" w:rsidR="001B0034" w:rsidRDefault="001B0034" w:rsidP="001B0034">
      <w:pPr>
        <w:pStyle w:val="Style1"/>
      </w:pPr>
      <w:r>
        <w:t>Understanding</w:t>
      </w:r>
      <w:r w:rsidRPr="00DA6E37">
        <w:t xml:space="preserve"> PRO </w:t>
      </w:r>
      <w:bookmarkStart w:id="48" w:name="_heading=h.nmf14n" w:colFirst="0" w:colLast="0"/>
      <w:bookmarkEnd w:id="48"/>
      <w:r>
        <w:t>Choices</w:t>
      </w:r>
    </w:p>
    <w:p w14:paraId="3D3816B4" w14:textId="77777777" w:rsidR="001B0034" w:rsidRDefault="001B0034" w:rsidP="001B0034">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A successful PRO </w:t>
      </w:r>
      <w:r>
        <w:rPr>
          <w:rFonts w:ascii="Arial" w:eastAsia="Calibri" w:hAnsi="Arial" w:cs="Arial"/>
          <w:color w:val="000000"/>
          <w:sz w:val="22"/>
          <w:szCs w:val="22"/>
        </w:rPr>
        <w:t>implementation</w:t>
      </w:r>
      <w:r w:rsidRPr="0087588B">
        <w:rPr>
          <w:rFonts w:ascii="Arial" w:eastAsia="Calibri" w:hAnsi="Arial" w:cs="Arial"/>
          <w:color w:val="000000"/>
          <w:sz w:val="22"/>
          <w:szCs w:val="22"/>
        </w:rPr>
        <w:t xml:space="preserve"> should integrate both treatment- and patient-centered perspectives into one health information system</w:t>
      </w:r>
      <w:r>
        <w:rPr>
          <w:rFonts w:ascii="Arial" w:eastAsia="Calibri" w:hAnsi="Arial" w:cs="Arial"/>
          <w:color w:val="000000"/>
          <w:sz w:val="22"/>
          <w:szCs w:val="22"/>
        </w:rPr>
        <w:t>, which should be crafted to optimize the patient experience, to enhance the provider’s clinical use of the data, to minimize any challenges to clinic flow and efficiency, and to maximize population health utility of the information</w:t>
      </w:r>
      <w:r w:rsidRPr="0087588B">
        <w:rPr>
          <w:rFonts w:ascii="Arial" w:eastAsia="Calibri" w:hAnsi="Arial" w:cs="Arial"/>
          <w:color w:val="000000"/>
          <w:sz w:val="22"/>
          <w:szCs w:val="22"/>
        </w:rPr>
        <w:t>.</w:t>
      </w:r>
      <w:r>
        <w:rPr>
          <w:rFonts w:ascii="Arial" w:eastAsia="Calibri" w:hAnsi="Arial" w:cs="Arial"/>
          <w:color w:val="000000"/>
          <w:sz w:val="22"/>
          <w:szCs w:val="22"/>
        </w:rPr>
        <w:t xml:space="preserve"> In this context, population health may include clinic-level, research, and public health uses of the data.</w:t>
      </w:r>
      <w:r w:rsidRPr="0087588B">
        <w:rPr>
          <w:rFonts w:ascii="Arial" w:eastAsia="Calibri" w:hAnsi="Arial" w:cs="Arial"/>
          <w:color w:val="000000"/>
          <w:sz w:val="22"/>
          <w:szCs w:val="22"/>
        </w:rPr>
        <w:t xml:space="preserve"> </w:t>
      </w:r>
    </w:p>
    <w:p w14:paraId="30352931" w14:textId="7F265BE3" w:rsidR="001B0034" w:rsidRDefault="001B0034" w:rsidP="001B0034">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The first major step is </w:t>
      </w:r>
      <w:r>
        <w:rPr>
          <w:rFonts w:ascii="Arial" w:eastAsia="Calibri" w:hAnsi="Arial" w:cs="Arial"/>
          <w:color w:val="000000"/>
          <w:sz w:val="22"/>
          <w:szCs w:val="22"/>
        </w:rPr>
        <w:t xml:space="preserve">confirming that all stakeholders share the intent to implement computerized collection of PRO data. While PROs may be collected by paper, the manual approach, while traditional, will likely be dismissed once a variety of factors are considered. The disadvantages of paper-based collection include increased clinic workload to administer PROs and enter responses, workload, decreased accuracy from required data entry, provider effort in summarizing data to realize clinical utility, and patient perceptions of both the utility and process of providing PRO responses. </w:t>
      </w:r>
      <w:r w:rsidR="00D5495E">
        <w:rPr>
          <w:rFonts w:ascii="Arial" w:eastAsia="Calibri" w:hAnsi="Arial" w:cs="Arial"/>
          <w:color w:val="000000"/>
          <w:sz w:val="22"/>
          <w:szCs w:val="22"/>
        </w:rPr>
        <w:t xml:space="preserve">See Chapter 4 for more details regarding relative advantages and disadvantages. </w:t>
      </w:r>
      <w:r w:rsidR="00315456" w:rsidRPr="00315456">
        <w:rPr>
          <w:rFonts w:ascii="Arial" w:eastAsia="Calibri" w:hAnsi="Arial" w:cs="Arial"/>
          <w:color w:val="7F7F7F" w:themeColor="text1" w:themeTint="80"/>
          <w:sz w:val="22"/>
          <w:szCs w:val="22"/>
        </w:rPr>
        <w:t>[Add link]</w:t>
      </w:r>
      <w:r w:rsidRPr="00315456">
        <w:rPr>
          <w:rFonts w:ascii="Arial" w:eastAsia="Calibri" w:hAnsi="Arial" w:cs="Arial"/>
          <w:color w:val="7F7F7F" w:themeColor="text1" w:themeTint="80"/>
          <w:sz w:val="22"/>
          <w:szCs w:val="22"/>
        </w:rPr>
        <w:t xml:space="preserve"> </w:t>
      </w:r>
    </w:p>
    <w:p w14:paraId="1AE06D85" w14:textId="2E864311" w:rsidR="001B0034" w:rsidRDefault="001B0034" w:rsidP="001B0034">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The second step is deciding </w:t>
      </w:r>
      <w:r>
        <w:rPr>
          <w:rFonts w:ascii="Arial" w:eastAsia="Calibri" w:hAnsi="Arial" w:cs="Arial"/>
          <w:color w:val="000000"/>
          <w:sz w:val="22"/>
          <w:szCs w:val="22"/>
        </w:rPr>
        <w:t>which of four types of PRO systems</w:t>
      </w:r>
      <w:r w:rsidRPr="0087588B">
        <w:rPr>
          <w:rFonts w:ascii="Arial" w:eastAsia="Calibri" w:hAnsi="Arial" w:cs="Arial"/>
          <w:color w:val="000000"/>
          <w:sz w:val="22"/>
          <w:szCs w:val="22"/>
        </w:rPr>
        <w:t xml:space="preserve"> to </w:t>
      </w:r>
      <w:r>
        <w:rPr>
          <w:rFonts w:ascii="Arial" w:eastAsia="Calibri" w:hAnsi="Arial" w:cs="Arial"/>
          <w:color w:val="000000"/>
          <w:sz w:val="22"/>
          <w:szCs w:val="22"/>
        </w:rPr>
        <w:t>consider:</w:t>
      </w:r>
      <w:r w:rsidRPr="0087588B">
        <w:rPr>
          <w:rFonts w:ascii="Arial" w:eastAsia="Calibri" w:hAnsi="Arial" w:cs="Arial"/>
          <w:color w:val="000000"/>
          <w:sz w:val="22"/>
          <w:szCs w:val="22"/>
        </w:rPr>
        <w:t xml:space="preserve"> </w:t>
      </w:r>
      <w:r>
        <w:rPr>
          <w:rFonts w:ascii="Arial" w:eastAsia="Calibri" w:hAnsi="Arial" w:cs="Arial"/>
          <w:color w:val="000000"/>
          <w:sz w:val="22"/>
          <w:szCs w:val="22"/>
        </w:rPr>
        <w:t xml:space="preserve">(1) </w:t>
      </w:r>
      <w:r w:rsidRPr="0087588B">
        <w:rPr>
          <w:rFonts w:ascii="Arial" w:eastAsia="Calibri" w:hAnsi="Arial" w:cs="Arial"/>
          <w:color w:val="000000"/>
          <w:sz w:val="22"/>
          <w:szCs w:val="22"/>
        </w:rPr>
        <w:t>a</w:t>
      </w:r>
      <w:r>
        <w:rPr>
          <w:rFonts w:ascii="Arial" w:eastAsia="Calibri" w:hAnsi="Arial" w:cs="Arial"/>
          <w:color w:val="000000"/>
          <w:sz w:val="22"/>
          <w:szCs w:val="22"/>
        </w:rPr>
        <w:t xml:space="preserve"> commercial “standalone” PRO system that can be integrated with an EHR, (2) an EHR</w:t>
      </w:r>
      <w:r w:rsidRPr="0087588B">
        <w:rPr>
          <w:rFonts w:ascii="Arial" w:eastAsia="Calibri" w:hAnsi="Arial" w:cs="Arial"/>
          <w:color w:val="000000"/>
          <w:sz w:val="22"/>
          <w:szCs w:val="22"/>
        </w:rPr>
        <w:t xml:space="preserve"> vendor’s</w:t>
      </w:r>
      <w:r>
        <w:rPr>
          <w:rFonts w:ascii="Arial" w:eastAsia="Calibri" w:hAnsi="Arial" w:cs="Arial"/>
          <w:color w:val="000000"/>
          <w:sz w:val="22"/>
          <w:szCs w:val="22"/>
        </w:rPr>
        <w:t xml:space="preserve"> “built-in” questionnaire tools</w:t>
      </w:r>
      <w:r w:rsidRPr="0087588B">
        <w:rPr>
          <w:rFonts w:ascii="Arial" w:eastAsia="Calibri" w:hAnsi="Arial" w:cs="Arial"/>
          <w:color w:val="000000"/>
          <w:sz w:val="22"/>
          <w:szCs w:val="22"/>
        </w:rPr>
        <w:t xml:space="preserve">, </w:t>
      </w:r>
      <w:r>
        <w:rPr>
          <w:rFonts w:ascii="Arial" w:eastAsia="Calibri" w:hAnsi="Arial" w:cs="Arial"/>
          <w:color w:val="000000"/>
          <w:sz w:val="22"/>
          <w:szCs w:val="22"/>
        </w:rPr>
        <w:t xml:space="preserve">(3) a </w:t>
      </w:r>
      <w:r w:rsidRPr="0087588B">
        <w:rPr>
          <w:rFonts w:ascii="Arial" w:eastAsia="Calibri" w:hAnsi="Arial" w:cs="Arial"/>
          <w:color w:val="000000"/>
          <w:sz w:val="22"/>
          <w:szCs w:val="22"/>
        </w:rPr>
        <w:t xml:space="preserve">locally developed </w:t>
      </w:r>
      <w:r>
        <w:rPr>
          <w:rFonts w:ascii="Arial" w:eastAsia="Calibri" w:hAnsi="Arial" w:cs="Arial"/>
          <w:color w:val="000000"/>
          <w:sz w:val="22"/>
          <w:szCs w:val="22"/>
        </w:rPr>
        <w:t xml:space="preserve">PRO </w:t>
      </w:r>
      <w:r w:rsidRPr="0087588B">
        <w:rPr>
          <w:rFonts w:ascii="Arial" w:eastAsia="Calibri" w:hAnsi="Arial" w:cs="Arial"/>
          <w:color w:val="000000"/>
          <w:sz w:val="22"/>
          <w:szCs w:val="22"/>
        </w:rPr>
        <w:t xml:space="preserve">system, or </w:t>
      </w:r>
      <w:r>
        <w:rPr>
          <w:rFonts w:ascii="Arial" w:eastAsia="Calibri" w:hAnsi="Arial" w:cs="Arial"/>
          <w:color w:val="000000"/>
          <w:sz w:val="22"/>
          <w:szCs w:val="22"/>
        </w:rPr>
        <w:t xml:space="preserve">(4) a PRO </w:t>
      </w:r>
      <w:r w:rsidRPr="0087588B">
        <w:rPr>
          <w:rFonts w:ascii="Arial" w:eastAsia="Calibri" w:hAnsi="Arial" w:cs="Arial"/>
          <w:color w:val="000000"/>
          <w:sz w:val="22"/>
          <w:szCs w:val="22"/>
        </w:rPr>
        <w:t xml:space="preserve">system supplied as part of </w:t>
      </w:r>
      <w:r>
        <w:rPr>
          <w:rFonts w:ascii="Arial" w:eastAsia="Calibri" w:hAnsi="Arial" w:cs="Arial"/>
          <w:color w:val="000000"/>
          <w:sz w:val="22"/>
          <w:szCs w:val="22"/>
        </w:rPr>
        <w:t xml:space="preserve">participation in </w:t>
      </w:r>
      <w:r w:rsidRPr="0087588B">
        <w:rPr>
          <w:rFonts w:ascii="Arial" w:eastAsia="Calibri" w:hAnsi="Arial" w:cs="Arial"/>
          <w:color w:val="000000"/>
          <w:sz w:val="22"/>
          <w:szCs w:val="22"/>
        </w:rPr>
        <w:t xml:space="preserve">a </w:t>
      </w:r>
      <w:r>
        <w:rPr>
          <w:rFonts w:ascii="Arial" w:eastAsia="Calibri" w:hAnsi="Arial" w:cs="Arial"/>
          <w:color w:val="000000"/>
          <w:sz w:val="22"/>
          <w:szCs w:val="22"/>
        </w:rPr>
        <w:t>research or clinical network</w:t>
      </w:r>
      <w:r w:rsidRPr="0087588B">
        <w:rPr>
          <w:rFonts w:ascii="Arial" w:eastAsia="Calibri" w:hAnsi="Arial" w:cs="Arial"/>
          <w:color w:val="000000"/>
          <w:sz w:val="22"/>
          <w:szCs w:val="22"/>
        </w:rPr>
        <w:t>.</w:t>
      </w:r>
      <w:r>
        <w:rPr>
          <w:rFonts w:ascii="Arial" w:eastAsia="Calibri" w:hAnsi="Arial" w:cs="Arial"/>
          <w:color w:val="000000"/>
          <w:sz w:val="22"/>
          <w:szCs w:val="22"/>
        </w:rPr>
        <w:t xml:space="preserve"> All EHR and standalone PRO system vendors highlight their system’s ability to gather PRO questionnaire responses, provide those responses to providers, and ensure they become part of the medical record. However, it is important to examine each of these four options carefully to compare: the true cost of acquiring, integrating and supporting any particular product; the experience of the patient in accessing the system and recording their responses; the experience of the provider in accessing and using a clinically relevant summary of longitudinal patient data; and the “cost” (licensing, implementation, maintenance”) of persisting the data in the EHR – and if the data are persisted, whether that is done as a scanned image, an electronically transmitted summary form and/or discrete observations. How the data are stored impacts the ability to derive secondary value, beyond clinical utility, from population health applications.</w:t>
      </w:r>
    </w:p>
    <w:p w14:paraId="6FC7AFFA" w14:textId="4E50070D" w:rsidR="001B0034" w:rsidRDefault="001B0034" w:rsidP="001B0034">
      <w:pPr>
        <w:pBdr>
          <w:top w:val="nil"/>
          <w:left w:val="nil"/>
          <w:bottom w:val="nil"/>
          <w:right w:val="nil"/>
          <w:between w:val="nil"/>
        </w:pBdr>
        <w:spacing w:before="60" w:after="180"/>
        <w:rPr>
          <w:rFonts w:ascii="Arial" w:eastAsia="Calibri" w:hAnsi="Arial" w:cs="Arial"/>
          <w:color w:val="000000"/>
          <w:sz w:val="22"/>
          <w:szCs w:val="22"/>
        </w:rPr>
      </w:pPr>
      <w:r>
        <w:rPr>
          <w:rFonts w:ascii="Arial" w:eastAsia="Calibri" w:hAnsi="Arial" w:cs="Arial"/>
          <w:color w:val="000000"/>
          <w:sz w:val="22"/>
          <w:szCs w:val="22"/>
        </w:rPr>
        <w:t>Often IT organizations strongly favor using tools from their existing EHR vendor, in order to avoid a new vendor relationship and contract, simplify implementation of interfaces, avoid a new set of security considerations, to advance an agenda such as increasing patient use of a patient portal system, or simply to make use of existing vendor support mechanisms. However, the impact of a choice made only on these technical and operational considerations can significantly impact the experience of the patient and the value to the provider, which should be paramount to maximize data collection and use.</w:t>
      </w:r>
    </w:p>
    <w:p w14:paraId="70405926" w14:textId="0485D25D" w:rsidR="001B0034" w:rsidRDefault="001B0034" w:rsidP="001B0034">
      <w:pPr>
        <w:pBdr>
          <w:top w:val="nil"/>
          <w:left w:val="nil"/>
          <w:bottom w:val="nil"/>
          <w:right w:val="nil"/>
          <w:between w:val="nil"/>
        </w:pBdr>
        <w:spacing w:before="60" w:after="180"/>
        <w:rPr>
          <w:rFonts w:ascii="Arial" w:eastAsia="Calibri" w:hAnsi="Arial" w:cs="Arial"/>
          <w:color w:val="000000"/>
          <w:sz w:val="22"/>
          <w:szCs w:val="22"/>
        </w:rPr>
      </w:pPr>
      <w:r>
        <w:rPr>
          <w:rFonts w:ascii="Arial" w:eastAsia="Calibri" w:hAnsi="Arial" w:cs="Arial"/>
          <w:color w:val="000000"/>
          <w:sz w:val="22"/>
          <w:szCs w:val="22"/>
        </w:rPr>
        <w:t xml:space="preserve">Once the four types of PRO systems have been considered, and an evaluation is determined the approach that best balances function and cost, has </w:t>
      </w:r>
      <w:r w:rsidR="00743449">
        <w:rPr>
          <w:rFonts w:ascii="Arial" w:eastAsia="Calibri" w:hAnsi="Arial" w:cs="Arial"/>
          <w:color w:val="000000"/>
          <w:sz w:val="22"/>
          <w:szCs w:val="22"/>
        </w:rPr>
        <w:t>provider</w:t>
      </w:r>
      <w:r>
        <w:rPr>
          <w:rFonts w:ascii="Arial" w:eastAsia="Calibri" w:hAnsi="Arial" w:cs="Arial"/>
          <w:color w:val="000000"/>
          <w:sz w:val="22"/>
          <w:szCs w:val="22"/>
        </w:rPr>
        <w:t xml:space="preserve"> support, and is acceptable to any applicable IT governance process, than the particular pathway chose </w:t>
      </w:r>
      <w:r w:rsidRPr="0087588B">
        <w:rPr>
          <w:rFonts w:ascii="Arial" w:eastAsia="Calibri" w:hAnsi="Arial" w:cs="Arial"/>
          <w:color w:val="000000"/>
          <w:sz w:val="22"/>
          <w:szCs w:val="22"/>
        </w:rPr>
        <w:t>will then drive other</w:t>
      </w:r>
      <w:r>
        <w:rPr>
          <w:rFonts w:ascii="Arial" w:eastAsia="Calibri" w:hAnsi="Arial" w:cs="Arial"/>
          <w:color w:val="000000"/>
          <w:sz w:val="22"/>
          <w:szCs w:val="22"/>
        </w:rPr>
        <w:t xml:space="preserve"> technical</w:t>
      </w:r>
      <w:r w:rsidRPr="0087588B">
        <w:rPr>
          <w:rFonts w:ascii="Arial" w:eastAsia="Calibri" w:hAnsi="Arial" w:cs="Arial"/>
          <w:color w:val="000000"/>
          <w:sz w:val="22"/>
          <w:szCs w:val="22"/>
        </w:rPr>
        <w:t xml:space="preserve"> needs (i.e., </w:t>
      </w:r>
      <w:r>
        <w:rPr>
          <w:rFonts w:ascii="Arial" w:eastAsia="Calibri" w:hAnsi="Arial" w:cs="Arial"/>
          <w:color w:val="000000"/>
          <w:sz w:val="22"/>
          <w:szCs w:val="22"/>
        </w:rPr>
        <w:t xml:space="preserve">for </w:t>
      </w:r>
      <w:r w:rsidRPr="0087588B">
        <w:rPr>
          <w:rFonts w:ascii="Arial" w:eastAsia="Calibri" w:hAnsi="Arial" w:cs="Arial"/>
          <w:color w:val="000000"/>
          <w:sz w:val="22"/>
          <w:szCs w:val="22"/>
        </w:rPr>
        <w:t>software</w:t>
      </w:r>
      <w:r>
        <w:rPr>
          <w:rFonts w:ascii="Arial" w:eastAsia="Calibri" w:hAnsi="Arial" w:cs="Arial"/>
          <w:color w:val="000000"/>
          <w:sz w:val="22"/>
          <w:szCs w:val="22"/>
        </w:rPr>
        <w:t>/operating system support</w:t>
      </w:r>
      <w:r w:rsidRPr="0087588B">
        <w:rPr>
          <w:rFonts w:ascii="Arial" w:eastAsia="Calibri" w:hAnsi="Arial" w:cs="Arial"/>
          <w:color w:val="000000"/>
          <w:sz w:val="22"/>
          <w:szCs w:val="22"/>
        </w:rPr>
        <w:t>, hardware</w:t>
      </w:r>
      <w:r>
        <w:rPr>
          <w:rFonts w:ascii="Arial" w:eastAsia="Calibri" w:hAnsi="Arial" w:cs="Arial"/>
          <w:color w:val="000000"/>
          <w:sz w:val="22"/>
          <w:szCs w:val="22"/>
        </w:rPr>
        <w:t xml:space="preserve"> platform</w:t>
      </w:r>
      <w:r w:rsidRPr="0087588B">
        <w:rPr>
          <w:rFonts w:ascii="Arial" w:eastAsia="Calibri" w:hAnsi="Arial" w:cs="Arial"/>
          <w:color w:val="000000"/>
          <w:sz w:val="22"/>
          <w:szCs w:val="22"/>
        </w:rPr>
        <w:t>, data storage</w:t>
      </w:r>
      <w:r>
        <w:rPr>
          <w:rFonts w:ascii="Arial" w:eastAsia="Calibri" w:hAnsi="Arial" w:cs="Arial"/>
          <w:color w:val="000000"/>
          <w:sz w:val="22"/>
          <w:szCs w:val="22"/>
        </w:rPr>
        <w:t xml:space="preserve"> attributes to support high data integrity</w:t>
      </w:r>
      <w:r w:rsidRPr="0087588B">
        <w:rPr>
          <w:rFonts w:ascii="Arial" w:eastAsia="Calibri" w:hAnsi="Arial" w:cs="Arial"/>
          <w:color w:val="000000"/>
          <w:sz w:val="22"/>
          <w:szCs w:val="22"/>
        </w:rPr>
        <w:t>, data center needs</w:t>
      </w:r>
      <w:r>
        <w:rPr>
          <w:rFonts w:ascii="Arial" w:eastAsia="Calibri" w:hAnsi="Arial" w:cs="Arial"/>
          <w:color w:val="000000"/>
          <w:sz w:val="22"/>
          <w:szCs w:val="22"/>
        </w:rPr>
        <w:t xml:space="preserve"> to ensure secure operation</w:t>
      </w:r>
      <w:r w:rsidRPr="0087588B">
        <w:rPr>
          <w:rFonts w:ascii="Arial" w:eastAsia="Calibri" w:hAnsi="Arial" w:cs="Arial"/>
          <w:color w:val="000000"/>
          <w:sz w:val="22"/>
          <w:szCs w:val="22"/>
        </w:rPr>
        <w:t>).</w:t>
      </w:r>
    </w:p>
    <w:p w14:paraId="0C0F62B5" w14:textId="77777777" w:rsidR="001B0034" w:rsidRDefault="001B0034" w:rsidP="001B0034">
      <w:pPr>
        <w:pStyle w:val="Style1"/>
      </w:pPr>
      <w:r>
        <w:t>Identify Issues to Guide Choices</w:t>
      </w:r>
    </w:p>
    <w:p w14:paraId="454A6763" w14:textId="77777777" w:rsidR="001B0034" w:rsidRDefault="001B0034" w:rsidP="001B0034">
      <w:pPr>
        <w:pBdr>
          <w:top w:val="nil"/>
          <w:left w:val="nil"/>
          <w:bottom w:val="nil"/>
          <w:right w:val="nil"/>
          <w:between w:val="nil"/>
        </w:pBdr>
        <w:spacing w:before="60" w:after="180"/>
        <w:rPr>
          <w:rFonts w:ascii="Arial" w:eastAsia="Calibri" w:hAnsi="Arial" w:cs="Arial"/>
          <w:color w:val="000000"/>
          <w:sz w:val="22"/>
          <w:szCs w:val="22"/>
        </w:rPr>
      </w:pPr>
    </w:p>
    <w:p w14:paraId="6F2B6EA3" w14:textId="6DEFA212" w:rsidR="001B0034" w:rsidRDefault="001B0034" w:rsidP="001B0034">
      <w:pPr>
        <w:pBdr>
          <w:top w:val="nil"/>
          <w:left w:val="nil"/>
          <w:bottom w:val="nil"/>
          <w:right w:val="nil"/>
          <w:between w:val="nil"/>
        </w:pBdr>
        <w:spacing w:before="60" w:after="180"/>
        <w:rPr>
          <w:rFonts w:ascii="Arial" w:eastAsia="Calibri" w:hAnsi="Arial" w:cs="Arial"/>
          <w:color w:val="000000"/>
          <w:sz w:val="22"/>
          <w:szCs w:val="22"/>
        </w:rPr>
      </w:pPr>
      <w:r>
        <w:rPr>
          <w:rFonts w:ascii="Arial" w:eastAsia="Calibri" w:hAnsi="Arial" w:cs="Arial"/>
          <w:color w:val="000000"/>
          <w:sz w:val="22"/>
          <w:szCs w:val="22"/>
        </w:rPr>
        <w:lastRenderedPageBreak/>
        <w:t>It may be helpful to organize the issues to be addresse</w:t>
      </w:r>
      <w:r w:rsidR="00743449">
        <w:rPr>
          <w:rFonts w:ascii="Arial" w:eastAsia="Calibri" w:hAnsi="Arial" w:cs="Arial"/>
          <w:color w:val="000000"/>
          <w:sz w:val="22"/>
          <w:szCs w:val="22"/>
        </w:rPr>
        <w:t>d</w:t>
      </w:r>
      <w:r>
        <w:rPr>
          <w:rFonts w:ascii="Arial" w:eastAsia="Calibri" w:hAnsi="Arial" w:cs="Arial"/>
          <w:color w:val="000000"/>
          <w:sz w:val="22"/>
          <w:szCs w:val="22"/>
        </w:rPr>
        <w:t xml:space="preserve"> according to the phases of gathering, using, storing, and reusing PRO data. These include: (1) the flow of information from the patient to the provider, (2) the use of the information by the provider, (3) storing the information to meet medico-legal requirements for medical record collection, retention and accounting of disclosures, and (4) reuse of the data for population health purposes.</w:t>
      </w:r>
    </w:p>
    <w:p w14:paraId="2789BB71" w14:textId="77777777" w:rsidR="0019734C" w:rsidRPr="006A4BE4" w:rsidRDefault="0019734C" w:rsidP="00F44BC1">
      <w:pPr>
        <w:pBdr>
          <w:top w:val="nil"/>
          <w:left w:val="nil"/>
          <w:bottom w:val="nil"/>
          <w:right w:val="nil"/>
          <w:between w:val="nil"/>
        </w:pBdr>
        <w:spacing w:before="60" w:after="180"/>
        <w:rPr>
          <w:rFonts w:ascii="Arial" w:eastAsia="Calibri" w:hAnsi="Arial" w:cs="Arial"/>
          <w:color w:val="000000"/>
          <w:sz w:val="22"/>
          <w:szCs w:val="22"/>
        </w:rPr>
      </w:pPr>
      <w:r w:rsidRPr="006A4BE4">
        <w:rPr>
          <w:rFonts w:ascii="Arial" w:eastAsia="Calibri" w:hAnsi="Arial" w:cs="Arial"/>
          <w:color w:val="000000"/>
          <w:sz w:val="22"/>
          <w:szCs w:val="22"/>
        </w:rPr>
        <w:t>Gathering information from the patient:</w:t>
      </w:r>
    </w:p>
    <w:p w14:paraId="69E8B172" w14:textId="77777777" w:rsidR="0019734C" w:rsidRPr="006A4BE4" w:rsidRDefault="0019734C" w:rsidP="0019734C">
      <w:pPr>
        <w:pStyle w:val="ListParagraph"/>
        <w:numPr>
          <w:ilvl w:val="0"/>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In what settings will the patient use the system?  Only in the clinic?  At home, or in another location of their choosing?</w:t>
      </w:r>
    </w:p>
    <w:p w14:paraId="638138E9" w14:textId="77777777" w:rsidR="00AF588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What kind of support can be provided for in-clinic use?</w:t>
      </w:r>
    </w:p>
    <w:p w14:paraId="6F7125B2" w14:textId="77777777" w:rsidR="00AF5884" w:rsidRPr="006A4BE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Pr>
          <w:rFonts w:ascii="Arial" w:hAnsi="Arial" w:cs="Arial"/>
          <w:color w:val="000000"/>
          <w:sz w:val="22"/>
          <w:szCs w:val="22"/>
        </w:rPr>
        <w:t>In what locations can the patient use the system prior to their clinic visits?</w:t>
      </w:r>
    </w:p>
    <w:p w14:paraId="62C022CF" w14:textId="77777777" w:rsidR="00AF5884" w:rsidRPr="006A4BE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What support is available for out of clinic use?</w:t>
      </w:r>
    </w:p>
    <w:p w14:paraId="000456DD" w14:textId="77777777" w:rsidR="00AF5884" w:rsidRPr="006A4BE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Can in-clinic use serve as a “backup” plan for patient’s unable to complete PROs outside the clinic, and if so, how does the communication occur to ensure that the patient can be prompted?</w:t>
      </w:r>
    </w:p>
    <w:p w14:paraId="4DC6D21B" w14:textId="77777777" w:rsidR="0019734C" w:rsidRPr="006A4BE4" w:rsidRDefault="0019734C" w:rsidP="0019734C">
      <w:pPr>
        <w:pStyle w:val="ListParagraph"/>
        <w:numPr>
          <w:ilvl w:val="0"/>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Can the system deliver reminders to the patient to complete PROs, or to the staff that a PRO has not been completed prior to a visit?</w:t>
      </w:r>
    </w:p>
    <w:p w14:paraId="5F772921" w14:textId="1116F737" w:rsidR="0019734C" w:rsidRDefault="0019734C" w:rsidP="0019734C">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What hardware will deliver those reminders and what constraints does that place?</w:t>
      </w:r>
    </w:p>
    <w:p w14:paraId="349B24EB" w14:textId="77777777" w:rsidR="00AF5884" w:rsidRPr="006A4BE4" w:rsidRDefault="00AF5884" w:rsidP="00AF5884">
      <w:pPr>
        <w:pStyle w:val="ListParagraph"/>
        <w:numPr>
          <w:ilvl w:val="0"/>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What devices will the patient use</w:t>
      </w:r>
      <w:r>
        <w:rPr>
          <w:rFonts w:ascii="Arial" w:hAnsi="Arial" w:cs="Arial"/>
          <w:color w:val="000000"/>
          <w:sz w:val="22"/>
          <w:szCs w:val="22"/>
        </w:rPr>
        <w:t xml:space="preserve"> in clinic</w:t>
      </w:r>
      <w:r w:rsidRPr="006A4BE4">
        <w:rPr>
          <w:rFonts w:ascii="Arial" w:hAnsi="Arial" w:cs="Arial"/>
          <w:color w:val="000000"/>
          <w:sz w:val="22"/>
          <w:szCs w:val="22"/>
        </w:rPr>
        <w:t>? Tablets or iPads are a common choice.</w:t>
      </w:r>
    </w:p>
    <w:p w14:paraId="3EE42E34" w14:textId="77777777" w:rsidR="00AF5884" w:rsidRPr="006A4BE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Can concerns about damage or loss of in-clinic devices be assuaged?</w:t>
      </w:r>
    </w:p>
    <w:p w14:paraId="52CD4AC5" w14:textId="77777777" w:rsidR="00AF5884" w:rsidRPr="006A4BE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Are there valid concerns about device cleanliness?</w:t>
      </w:r>
    </w:p>
    <w:p w14:paraId="28BA4527" w14:textId="77777777" w:rsidR="00AF5884" w:rsidRPr="006A4BE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How will defective or mis-configured devices be identified and repaired?</w:t>
      </w:r>
    </w:p>
    <w:p w14:paraId="0CFBBDFE" w14:textId="77777777" w:rsidR="00AF5884" w:rsidRPr="006A4BE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What level of duplicate devices are needed to ensure tolerance of faulty hardware?</w:t>
      </w:r>
    </w:p>
    <w:p w14:paraId="2065D6D4" w14:textId="77777777" w:rsidR="00AF5884" w:rsidRPr="004D4F14" w:rsidRDefault="00AF5884" w:rsidP="00AF5884">
      <w:pPr>
        <w:pStyle w:val="ListParagraph"/>
        <w:numPr>
          <w:ilvl w:val="0"/>
          <w:numId w:val="43"/>
        </w:numPr>
        <w:pBdr>
          <w:top w:val="nil"/>
          <w:left w:val="nil"/>
          <w:bottom w:val="nil"/>
          <w:right w:val="nil"/>
          <w:between w:val="nil"/>
        </w:pBdr>
        <w:spacing w:before="60" w:after="180"/>
        <w:rPr>
          <w:rFonts w:ascii="Arial" w:hAnsi="Arial" w:cs="Arial"/>
          <w:color w:val="000000"/>
          <w:sz w:val="22"/>
          <w:szCs w:val="22"/>
        </w:rPr>
      </w:pPr>
      <w:r w:rsidRPr="004D4F14">
        <w:rPr>
          <w:rFonts w:ascii="Arial" w:hAnsi="Arial" w:cs="Arial"/>
          <w:color w:val="000000"/>
          <w:sz w:val="22"/>
          <w:szCs w:val="22"/>
        </w:rPr>
        <w:t>Can the patient use the device of their own choosing</w:t>
      </w:r>
      <w:r>
        <w:rPr>
          <w:rFonts w:ascii="Arial" w:hAnsi="Arial" w:cs="Arial"/>
          <w:color w:val="000000"/>
          <w:sz w:val="22"/>
          <w:szCs w:val="22"/>
        </w:rPr>
        <w:t xml:space="preserve"> out of the clinic</w:t>
      </w:r>
      <w:r w:rsidRPr="004D4F14">
        <w:rPr>
          <w:rFonts w:ascii="Arial" w:hAnsi="Arial" w:cs="Arial"/>
          <w:color w:val="000000"/>
          <w:sz w:val="22"/>
          <w:szCs w:val="22"/>
        </w:rPr>
        <w:t>?</w:t>
      </w:r>
      <w:r>
        <w:rPr>
          <w:rFonts w:ascii="Arial" w:hAnsi="Arial" w:cs="Arial"/>
          <w:color w:val="000000"/>
          <w:sz w:val="22"/>
          <w:szCs w:val="22"/>
        </w:rPr>
        <w:t xml:space="preserve">  Can they use that device in clinic?</w:t>
      </w:r>
    </w:p>
    <w:p w14:paraId="7DEF391C" w14:textId="77777777" w:rsidR="00AF5884" w:rsidRPr="006A4BE4" w:rsidRDefault="00AF5884" w:rsidP="00AF5884">
      <w:pPr>
        <w:pStyle w:val="ListParagraph"/>
        <w:numPr>
          <w:ilvl w:val="2"/>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Can they use their phone?</w:t>
      </w:r>
    </w:p>
    <w:p w14:paraId="5D6EECEB" w14:textId="77777777" w:rsidR="00AF5884" w:rsidRPr="006A4BE4" w:rsidRDefault="00AF5884" w:rsidP="00AF5884">
      <w:pPr>
        <w:pStyle w:val="ListParagraph"/>
        <w:numPr>
          <w:ilvl w:val="2"/>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Can they use a computer?</w:t>
      </w:r>
    </w:p>
    <w:p w14:paraId="0383D60E" w14:textId="77777777" w:rsidR="00AF5884" w:rsidRPr="006A4BE4" w:rsidRDefault="00AF5884" w:rsidP="00AF5884">
      <w:pPr>
        <w:pStyle w:val="ListParagraph"/>
        <w:numPr>
          <w:ilvl w:val="2"/>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What security considerations are there if they are using a device that is not theirs?</w:t>
      </w:r>
    </w:p>
    <w:p w14:paraId="77208B9F" w14:textId="77777777" w:rsidR="00AF5884" w:rsidRPr="006A4BE4" w:rsidRDefault="00AF5884" w:rsidP="00AF5884">
      <w:pPr>
        <w:pStyle w:val="ListParagraph"/>
        <w:numPr>
          <w:ilvl w:val="0"/>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How do we validate the identity of the patient when initially enrolling them?</w:t>
      </w:r>
    </w:p>
    <w:p w14:paraId="36994973" w14:textId="77777777" w:rsidR="00AF5884" w:rsidRPr="006A4BE4" w:rsidRDefault="00AF5884" w:rsidP="00AF5884">
      <w:pPr>
        <w:pStyle w:val="ListParagraph"/>
        <w:numPr>
          <w:ilvl w:val="0"/>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 xml:space="preserve">How do we authenticate </w:t>
      </w:r>
      <w:r>
        <w:rPr>
          <w:rFonts w:ascii="Arial" w:hAnsi="Arial" w:cs="Arial"/>
          <w:color w:val="000000"/>
          <w:sz w:val="22"/>
          <w:szCs w:val="22"/>
        </w:rPr>
        <w:t>patients</w:t>
      </w:r>
      <w:r w:rsidRPr="006A4BE4">
        <w:rPr>
          <w:rFonts w:ascii="Arial" w:hAnsi="Arial" w:cs="Arial"/>
          <w:color w:val="000000"/>
          <w:sz w:val="22"/>
          <w:szCs w:val="22"/>
        </w:rPr>
        <w:t xml:space="preserve"> when they are using the system?</w:t>
      </w:r>
    </w:p>
    <w:p w14:paraId="31A38FD4" w14:textId="77777777" w:rsidR="00AF5884" w:rsidRPr="006A4BE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Is that done in person, for in-clinic use?</w:t>
      </w:r>
    </w:p>
    <w:p w14:paraId="6AD183B1" w14:textId="77777777" w:rsidR="00AF5884" w:rsidRPr="006A4BE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Do we sign them in with a patient-specific username/password and what kind of registration process do we use to support that?</w:t>
      </w:r>
    </w:p>
    <w:p w14:paraId="02B608AD" w14:textId="77777777" w:rsidR="00AF5884" w:rsidRPr="006A4BE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How do we manage support for recovering passwords, or other login issues?</w:t>
      </w:r>
    </w:p>
    <w:p w14:paraId="1C779391" w14:textId="77777777" w:rsidR="00AF5884" w:rsidRPr="006A4BE4" w:rsidRDefault="00AF5884" w:rsidP="00AF5884">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Does logging in present too much of a barrier to use and are there strategies such as one-time questionnaire links which can be used?</w:t>
      </w:r>
    </w:p>
    <w:p w14:paraId="3264D66E" w14:textId="77777777" w:rsidR="00AF5884" w:rsidRPr="006A4BE4" w:rsidRDefault="00AF5884" w:rsidP="00AF5884">
      <w:pPr>
        <w:pStyle w:val="ListParagraph"/>
        <w:numPr>
          <w:ilvl w:val="2"/>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 xml:space="preserve">What are the institutional concerns around using one-time links?  </w:t>
      </w:r>
    </w:p>
    <w:p w14:paraId="6182FFA4" w14:textId="77777777" w:rsidR="00AF5884" w:rsidRPr="006A4BE4" w:rsidRDefault="00AF5884" w:rsidP="00AF5884">
      <w:pPr>
        <w:pStyle w:val="ListParagraph"/>
        <w:numPr>
          <w:ilvl w:val="2"/>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How does it impact the data that can be shown to the patient?</w:t>
      </w:r>
    </w:p>
    <w:p w14:paraId="799633EE" w14:textId="26A61AC6" w:rsidR="00AF5884" w:rsidRDefault="00AF5884" w:rsidP="00AF5884">
      <w:pPr>
        <w:pStyle w:val="ListParagraph"/>
        <w:numPr>
          <w:ilvl w:val="2"/>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How does it impact the value to the patient?</w:t>
      </w:r>
    </w:p>
    <w:p w14:paraId="242309DA" w14:textId="77777777" w:rsidR="009D4888" w:rsidRDefault="009D4888" w:rsidP="009D4888">
      <w:pPr>
        <w:pStyle w:val="ListParagraph"/>
        <w:numPr>
          <w:ilvl w:val="0"/>
          <w:numId w:val="43"/>
        </w:numPr>
        <w:pBdr>
          <w:top w:val="nil"/>
          <w:left w:val="nil"/>
          <w:bottom w:val="nil"/>
          <w:right w:val="nil"/>
          <w:between w:val="nil"/>
        </w:pBdr>
        <w:spacing w:before="60" w:after="180"/>
        <w:rPr>
          <w:rFonts w:ascii="Arial" w:hAnsi="Arial" w:cs="Arial"/>
          <w:color w:val="000000"/>
          <w:sz w:val="22"/>
          <w:szCs w:val="22"/>
        </w:rPr>
      </w:pPr>
      <w:r>
        <w:rPr>
          <w:rFonts w:ascii="Arial" w:hAnsi="Arial" w:cs="Arial"/>
          <w:color w:val="000000"/>
          <w:sz w:val="22"/>
          <w:szCs w:val="22"/>
        </w:rPr>
        <w:t xml:space="preserve">What controls the patient’s periodic usage of the </w:t>
      </w:r>
      <w:proofErr w:type="gramStart"/>
      <w:r>
        <w:rPr>
          <w:rFonts w:ascii="Arial" w:hAnsi="Arial" w:cs="Arial"/>
          <w:color w:val="000000"/>
          <w:sz w:val="22"/>
          <w:szCs w:val="22"/>
        </w:rPr>
        <w:t>system.</w:t>
      </w:r>
      <w:proofErr w:type="gramEnd"/>
    </w:p>
    <w:p w14:paraId="6F3DAA90" w14:textId="052B240B" w:rsidR="009D4888" w:rsidRDefault="009D4888" w:rsidP="009D4888">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Pr>
          <w:rFonts w:ascii="Arial" w:hAnsi="Arial" w:cs="Arial"/>
          <w:color w:val="000000"/>
          <w:sz w:val="22"/>
          <w:szCs w:val="22"/>
        </w:rPr>
        <w:t xml:space="preserve">Can the patient use the system electively, like a diary in their control, or only on a fixed schedule, as if it were an in-clinic </w:t>
      </w:r>
      <w:r w:rsidR="00743449">
        <w:rPr>
          <w:rFonts w:ascii="Arial" w:hAnsi="Arial" w:cs="Arial"/>
          <w:color w:val="000000"/>
          <w:sz w:val="22"/>
          <w:szCs w:val="22"/>
        </w:rPr>
        <w:t>questionnaire</w:t>
      </w:r>
      <w:r>
        <w:rPr>
          <w:rFonts w:ascii="Arial" w:hAnsi="Arial" w:cs="Arial"/>
          <w:color w:val="000000"/>
          <w:sz w:val="22"/>
          <w:szCs w:val="22"/>
        </w:rPr>
        <w:t>?</w:t>
      </w:r>
    </w:p>
    <w:p w14:paraId="2BC54343" w14:textId="77777777" w:rsidR="009D4888" w:rsidRPr="006A4BE4" w:rsidRDefault="009D4888" w:rsidP="009D4888">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Pr>
          <w:rFonts w:ascii="Arial" w:hAnsi="Arial" w:cs="Arial"/>
          <w:color w:val="000000"/>
          <w:sz w:val="22"/>
          <w:szCs w:val="22"/>
        </w:rPr>
        <w:t>Can they edit/correct/revise their responses? How do they address errors?</w:t>
      </w:r>
    </w:p>
    <w:p w14:paraId="49B21903" w14:textId="77777777" w:rsidR="009D4888" w:rsidRPr="006A4BE4" w:rsidRDefault="009D4888" w:rsidP="009D4888">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Can the system deliver reminders to the patient to complete PROs, or to the staff that a PRO has not been completed prior to a visit?</w:t>
      </w:r>
    </w:p>
    <w:p w14:paraId="4D5DD78D" w14:textId="684432D2" w:rsidR="009D4888" w:rsidRPr="009D4888" w:rsidRDefault="009D4888" w:rsidP="009D4888">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What hardware will deliver those reminders and what constraints does that place?</w:t>
      </w:r>
    </w:p>
    <w:p w14:paraId="23FE10BA" w14:textId="77777777" w:rsidR="009D4888" w:rsidRPr="006A4BE4" w:rsidRDefault="009D4888" w:rsidP="009D4888">
      <w:pPr>
        <w:pStyle w:val="ListParagraph"/>
        <w:numPr>
          <w:ilvl w:val="0"/>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lastRenderedPageBreak/>
        <w:t xml:space="preserve">Do we </w:t>
      </w:r>
      <w:r>
        <w:rPr>
          <w:rFonts w:ascii="Arial" w:hAnsi="Arial" w:cs="Arial"/>
          <w:color w:val="000000"/>
          <w:sz w:val="22"/>
          <w:szCs w:val="22"/>
        </w:rPr>
        <w:t>need to implement a</w:t>
      </w:r>
      <w:r w:rsidRPr="006A4BE4">
        <w:rPr>
          <w:rFonts w:ascii="Arial" w:hAnsi="Arial" w:cs="Arial"/>
          <w:color w:val="000000"/>
          <w:sz w:val="22"/>
          <w:szCs w:val="22"/>
        </w:rPr>
        <w:t xml:space="preserve"> patient’s “</w:t>
      </w:r>
      <w:r>
        <w:rPr>
          <w:rFonts w:ascii="Arial" w:hAnsi="Arial" w:cs="Arial"/>
          <w:color w:val="000000"/>
          <w:sz w:val="22"/>
          <w:szCs w:val="22"/>
        </w:rPr>
        <w:t xml:space="preserve">right </w:t>
      </w:r>
      <w:r w:rsidRPr="006A4BE4">
        <w:rPr>
          <w:rFonts w:ascii="Arial" w:hAnsi="Arial" w:cs="Arial"/>
          <w:color w:val="000000"/>
          <w:sz w:val="22"/>
          <w:szCs w:val="22"/>
        </w:rPr>
        <w:t>be forgotten”</w:t>
      </w:r>
      <w:r>
        <w:rPr>
          <w:rFonts w:ascii="Arial" w:hAnsi="Arial" w:cs="Arial"/>
          <w:color w:val="000000"/>
          <w:sz w:val="22"/>
          <w:szCs w:val="22"/>
        </w:rPr>
        <w:t xml:space="preserve"> in a particular setting</w:t>
      </w:r>
      <w:r w:rsidRPr="006A4BE4">
        <w:rPr>
          <w:rFonts w:ascii="Arial" w:hAnsi="Arial" w:cs="Arial"/>
          <w:color w:val="000000"/>
          <w:sz w:val="22"/>
          <w:szCs w:val="22"/>
        </w:rPr>
        <w:t>?</w:t>
      </w:r>
    </w:p>
    <w:p w14:paraId="64D473FA" w14:textId="77777777" w:rsidR="009D4888" w:rsidRPr="006A4BE4" w:rsidRDefault="009D4888" w:rsidP="009D4888">
      <w:pPr>
        <w:pStyle w:val="ListParagraph"/>
        <w:numPr>
          <w:ilvl w:val="1"/>
          <w:numId w:val="43"/>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Does that conflict with the need to maintain records</w:t>
      </w:r>
      <w:r>
        <w:rPr>
          <w:rFonts w:ascii="Arial" w:hAnsi="Arial" w:cs="Arial"/>
          <w:color w:val="000000"/>
          <w:sz w:val="22"/>
          <w:szCs w:val="22"/>
        </w:rPr>
        <w:t>, or to make data available for population health uses?</w:t>
      </w:r>
    </w:p>
    <w:p w14:paraId="1CC6445B" w14:textId="77777777" w:rsidR="0019734C" w:rsidRPr="006A4BE4" w:rsidRDefault="0019734C" w:rsidP="00F44BC1">
      <w:p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Presenting information to the provider</w:t>
      </w:r>
    </w:p>
    <w:p w14:paraId="2DE8BDDC" w14:textId="77777777" w:rsidR="009D4888" w:rsidRPr="006A4BE4" w:rsidRDefault="009D4888" w:rsidP="009D4888">
      <w:pPr>
        <w:pStyle w:val="ListParagraph"/>
        <w:numPr>
          <w:ilvl w:val="0"/>
          <w:numId w:val="44"/>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How can the information be presented to the provider?</w:t>
      </w:r>
    </w:p>
    <w:p w14:paraId="54C87092" w14:textId="77777777" w:rsidR="009D4888" w:rsidRPr="006A4BE4" w:rsidRDefault="009D4888" w:rsidP="009D4888">
      <w:pPr>
        <w:pStyle w:val="ListParagraph"/>
        <w:numPr>
          <w:ilvl w:val="1"/>
          <w:numId w:val="44"/>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Discrete values sent to an EHR and viewed through charting or table functions?</w:t>
      </w:r>
    </w:p>
    <w:p w14:paraId="28936E1A" w14:textId="77777777" w:rsidR="009D4888" w:rsidRPr="006A4BE4" w:rsidRDefault="009D4888" w:rsidP="009D4888">
      <w:pPr>
        <w:pStyle w:val="ListParagraph"/>
        <w:numPr>
          <w:ilvl w:val="1"/>
          <w:numId w:val="44"/>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Customized, domain-specific longitudinal patient summary?</w:t>
      </w:r>
    </w:p>
    <w:p w14:paraId="3AF3A5DA" w14:textId="77777777" w:rsidR="009D4888" w:rsidRPr="006A4BE4" w:rsidRDefault="009D4888" w:rsidP="009D4888">
      <w:pPr>
        <w:pStyle w:val="ListParagraph"/>
        <w:numPr>
          <w:ilvl w:val="0"/>
          <w:numId w:val="44"/>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How can the provider access those views of information?</w:t>
      </w:r>
    </w:p>
    <w:p w14:paraId="302E5DD5" w14:textId="77777777" w:rsidR="009D4888" w:rsidRPr="006A4BE4" w:rsidRDefault="009D4888" w:rsidP="009D4888">
      <w:pPr>
        <w:pStyle w:val="ListParagraph"/>
        <w:numPr>
          <w:ilvl w:val="1"/>
          <w:numId w:val="44"/>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While logged into the EHR, using EHR tools?</w:t>
      </w:r>
    </w:p>
    <w:p w14:paraId="7DD292B6" w14:textId="77777777" w:rsidR="009D4888" w:rsidRPr="006A4BE4" w:rsidRDefault="009D4888" w:rsidP="009D4888">
      <w:pPr>
        <w:pStyle w:val="ListParagraph"/>
        <w:numPr>
          <w:ilvl w:val="1"/>
          <w:numId w:val="44"/>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While logged into the EHR, viewing a static summary?</w:t>
      </w:r>
    </w:p>
    <w:p w14:paraId="12534442" w14:textId="77777777" w:rsidR="009D4888" w:rsidRPr="006A4BE4" w:rsidRDefault="009D4888" w:rsidP="009D4888">
      <w:pPr>
        <w:pStyle w:val="ListParagraph"/>
        <w:numPr>
          <w:ilvl w:val="1"/>
          <w:numId w:val="44"/>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While logged into the EHR, using an application within the EHR to view the data interactively?</w:t>
      </w:r>
    </w:p>
    <w:p w14:paraId="1F6E606F" w14:textId="77777777" w:rsidR="009D4888" w:rsidRDefault="009D4888" w:rsidP="009D4888">
      <w:pPr>
        <w:pStyle w:val="ListParagraph"/>
        <w:numPr>
          <w:ilvl w:val="1"/>
          <w:numId w:val="44"/>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Similarly, the last two options may be options in a vendor system, locally developed system, or system provided as part of a research or clinical care network.</w:t>
      </w:r>
    </w:p>
    <w:p w14:paraId="68764E99" w14:textId="77777777" w:rsidR="009D4888" w:rsidRDefault="009D4888" w:rsidP="009D4888">
      <w:pPr>
        <w:pStyle w:val="ListParagraph"/>
        <w:numPr>
          <w:ilvl w:val="1"/>
          <w:numId w:val="44"/>
        </w:numPr>
        <w:pBdr>
          <w:top w:val="nil"/>
          <w:left w:val="nil"/>
          <w:bottom w:val="nil"/>
          <w:right w:val="nil"/>
          <w:between w:val="nil"/>
        </w:pBdr>
        <w:spacing w:before="60" w:after="180"/>
        <w:rPr>
          <w:rFonts w:ascii="Arial" w:hAnsi="Arial" w:cs="Arial"/>
          <w:color w:val="000000"/>
          <w:sz w:val="22"/>
          <w:szCs w:val="22"/>
        </w:rPr>
      </w:pPr>
      <w:r>
        <w:rPr>
          <w:rFonts w:ascii="Arial" w:hAnsi="Arial" w:cs="Arial"/>
          <w:color w:val="000000"/>
          <w:sz w:val="22"/>
          <w:szCs w:val="22"/>
        </w:rPr>
        <w:t>Are there visualization considerations that create opportunities to overlook or erroneously interpret information?</w:t>
      </w:r>
    </w:p>
    <w:p w14:paraId="1DB24057" w14:textId="77777777" w:rsidR="009D4888" w:rsidRPr="006A4BE4" w:rsidRDefault="009D4888" w:rsidP="009D4888">
      <w:pPr>
        <w:pStyle w:val="ListParagraph"/>
        <w:numPr>
          <w:ilvl w:val="1"/>
          <w:numId w:val="44"/>
        </w:numPr>
        <w:pBdr>
          <w:top w:val="nil"/>
          <w:left w:val="nil"/>
          <w:bottom w:val="nil"/>
          <w:right w:val="nil"/>
          <w:between w:val="nil"/>
        </w:pBdr>
        <w:spacing w:before="60" w:after="180"/>
        <w:rPr>
          <w:rFonts w:ascii="Arial" w:hAnsi="Arial" w:cs="Arial"/>
          <w:color w:val="000000"/>
          <w:sz w:val="22"/>
          <w:szCs w:val="22"/>
        </w:rPr>
      </w:pPr>
      <w:r>
        <w:rPr>
          <w:rFonts w:ascii="Arial" w:hAnsi="Arial" w:cs="Arial"/>
          <w:color w:val="000000"/>
          <w:sz w:val="22"/>
          <w:szCs w:val="22"/>
        </w:rPr>
        <w:t xml:space="preserve">Especially if patients can use the system electively, are there </w:t>
      </w:r>
      <w:proofErr w:type="spellStart"/>
      <w:r>
        <w:rPr>
          <w:rFonts w:ascii="Arial" w:hAnsi="Arial" w:cs="Arial"/>
          <w:color w:val="000000"/>
          <w:sz w:val="22"/>
          <w:szCs w:val="22"/>
        </w:rPr>
        <w:t>vizualizations</w:t>
      </w:r>
      <w:proofErr w:type="spellEnd"/>
      <w:r>
        <w:rPr>
          <w:rFonts w:ascii="Arial" w:hAnsi="Arial" w:cs="Arial"/>
          <w:color w:val="000000"/>
          <w:sz w:val="22"/>
          <w:szCs w:val="22"/>
        </w:rPr>
        <w:t xml:space="preserve"> which efficiently present a large amount of information?</w:t>
      </w:r>
    </w:p>
    <w:p w14:paraId="5A5B0DA4" w14:textId="77777777" w:rsidR="009D4888" w:rsidRPr="006A4BE4" w:rsidRDefault="009D4888" w:rsidP="009D4888">
      <w:pPr>
        <w:pStyle w:val="ListParagraph"/>
        <w:numPr>
          <w:ilvl w:val="0"/>
          <w:numId w:val="44"/>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Is viewing information closely linked to the providers documentation process?</w:t>
      </w:r>
    </w:p>
    <w:p w14:paraId="722723B8" w14:textId="77777777" w:rsidR="009D4888" w:rsidRPr="006A4BE4" w:rsidRDefault="009D4888" w:rsidP="009D4888">
      <w:pPr>
        <w:pStyle w:val="ListParagraph"/>
        <w:numPr>
          <w:ilvl w:val="1"/>
          <w:numId w:val="44"/>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Are there “macros” or summary information that can be imported into the documentation?</w:t>
      </w:r>
    </w:p>
    <w:p w14:paraId="5FB38E8A" w14:textId="77777777" w:rsidR="0019734C" w:rsidRPr="006A4BE4" w:rsidRDefault="0019734C" w:rsidP="00F44BC1">
      <w:p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Storing information into the Medical Record</w:t>
      </w:r>
    </w:p>
    <w:p w14:paraId="76FCFE9E" w14:textId="77777777" w:rsidR="009D4888" w:rsidRDefault="009D4888" w:rsidP="009D4888">
      <w:pPr>
        <w:pStyle w:val="ListParagraph"/>
        <w:numPr>
          <w:ilvl w:val="0"/>
          <w:numId w:val="45"/>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 xml:space="preserve">Are the PRO data preserved as </w:t>
      </w:r>
      <w:r>
        <w:rPr>
          <w:rFonts w:ascii="Arial" w:hAnsi="Arial" w:cs="Arial"/>
          <w:color w:val="000000"/>
          <w:sz w:val="22"/>
          <w:szCs w:val="22"/>
        </w:rPr>
        <w:t>discrete observations in the EHR?</w:t>
      </w:r>
    </w:p>
    <w:p w14:paraId="62C0DCE5" w14:textId="77777777" w:rsidR="009D4888" w:rsidRDefault="009D4888" w:rsidP="009D4888">
      <w:pPr>
        <w:pStyle w:val="ListParagraph"/>
        <w:numPr>
          <w:ilvl w:val="0"/>
          <w:numId w:val="45"/>
        </w:numPr>
        <w:pBdr>
          <w:top w:val="nil"/>
          <w:left w:val="nil"/>
          <w:bottom w:val="nil"/>
          <w:right w:val="nil"/>
          <w:between w:val="nil"/>
        </w:pBdr>
        <w:spacing w:before="60" w:after="180"/>
        <w:rPr>
          <w:rFonts w:ascii="Arial" w:hAnsi="Arial" w:cs="Arial"/>
          <w:color w:val="000000"/>
          <w:sz w:val="22"/>
          <w:szCs w:val="22"/>
        </w:rPr>
      </w:pPr>
      <w:r>
        <w:rPr>
          <w:rFonts w:ascii="Arial" w:hAnsi="Arial" w:cs="Arial"/>
          <w:color w:val="000000"/>
          <w:sz w:val="22"/>
          <w:szCs w:val="22"/>
        </w:rPr>
        <w:t>Are they preserved in their entirety, or are only in the form of scores or alerts?</w:t>
      </w:r>
    </w:p>
    <w:p w14:paraId="1BE733CE" w14:textId="77777777" w:rsidR="009D4888" w:rsidRPr="00215C90" w:rsidRDefault="009D4888" w:rsidP="009D4888">
      <w:pPr>
        <w:pStyle w:val="ListParagraph"/>
        <w:numPr>
          <w:ilvl w:val="0"/>
          <w:numId w:val="45"/>
        </w:numPr>
        <w:pBdr>
          <w:top w:val="nil"/>
          <w:left w:val="nil"/>
          <w:bottom w:val="nil"/>
          <w:right w:val="nil"/>
          <w:between w:val="nil"/>
        </w:pBdr>
        <w:spacing w:before="60" w:after="180"/>
        <w:rPr>
          <w:rFonts w:ascii="Arial" w:hAnsi="Arial" w:cs="Arial"/>
          <w:color w:val="000000"/>
          <w:sz w:val="22"/>
          <w:szCs w:val="22"/>
        </w:rPr>
      </w:pPr>
      <w:r>
        <w:rPr>
          <w:rFonts w:ascii="Arial" w:hAnsi="Arial" w:cs="Arial"/>
          <w:color w:val="000000"/>
          <w:sz w:val="22"/>
          <w:szCs w:val="22"/>
        </w:rPr>
        <w:t xml:space="preserve">Are they preserved as a visit-specific </w:t>
      </w:r>
      <w:r w:rsidRPr="006A4BE4">
        <w:rPr>
          <w:rFonts w:ascii="Arial" w:hAnsi="Arial" w:cs="Arial"/>
          <w:color w:val="000000"/>
          <w:sz w:val="22"/>
          <w:szCs w:val="22"/>
        </w:rPr>
        <w:t>a longitudinal summary, imported or preserved in the EHR system</w:t>
      </w:r>
      <w:r>
        <w:rPr>
          <w:rFonts w:ascii="Arial" w:hAnsi="Arial" w:cs="Arial"/>
          <w:color w:val="000000"/>
          <w:sz w:val="22"/>
          <w:szCs w:val="22"/>
        </w:rPr>
        <w:t xml:space="preserve"> and linked to a specific encounter</w:t>
      </w:r>
      <w:r w:rsidRPr="006A4BE4">
        <w:rPr>
          <w:rFonts w:ascii="Arial" w:hAnsi="Arial" w:cs="Arial"/>
          <w:color w:val="000000"/>
          <w:sz w:val="22"/>
          <w:szCs w:val="22"/>
        </w:rPr>
        <w:t>?</w:t>
      </w:r>
    </w:p>
    <w:p w14:paraId="0FBB2DEC" w14:textId="77777777" w:rsidR="009D4888" w:rsidRPr="006A4BE4" w:rsidRDefault="009D4888" w:rsidP="009D4888">
      <w:pPr>
        <w:pStyle w:val="ListParagraph"/>
        <w:numPr>
          <w:ilvl w:val="0"/>
          <w:numId w:val="45"/>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If not part of the EHR, are the data preserved in a system that meets reliability, security, assurance, and retention requirements under appropriate regulations?</w:t>
      </w:r>
    </w:p>
    <w:p w14:paraId="1ADD602C" w14:textId="774D6E4A" w:rsidR="009D4888" w:rsidRDefault="009D4888" w:rsidP="009D4888">
      <w:pPr>
        <w:pStyle w:val="ListParagraph"/>
        <w:numPr>
          <w:ilvl w:val="0"/>
          <w:numId w:val="45"/>
        </w:numPr>
        <w:pBdr>
          <w:top w:val="nil"/>
          <w:left w:val="nil"/>
          <w:bottom w:val="nil"/>
          <w:right w:val="nil"/>
          <w:between w:val="nil"/>
        </w:pBdr>
        <w:spacing w:before="60" w:after="180"/>
        <w:rPr>
          <w:rFonts w:ascii="Arial" w:hAnsi="Arial" w:cs="Arial"/>
          <w:color w:val="000000"/>
          <w:sz w:val="22"/>
          <w:szCs w:val="22"/>
        </w:rPr>
      </w:pPr>
      <w:r w:rsidRPr="006A4BE4">
        <w:rPr>
          <w:rFonts w:ascii="Arial" w:hAnsi="Arial" w:cs="Arial"/>
          <w:color w:val="000000"/>
          <w:sz w:val="22"/>
          <w:szCs w:val="22"/>
        </w:rPr>
        <w:t xml:space="preserve">Are there other more general regulatory or policy considerations, such as privacy practices or security regulations, or Institutional Review Board guidance, </w:t>
      </w:r>
      <w:r>
        <w:rPr>
          <w:rFonts w:ascii="Arial" w:hAnsi="Arial" w:cs="Arial"/>
          <w:color w:val="000000"/>
          <w:sz w:val="22"/>
          <w:szCs w:val="22"/>
        </w:rPr>
        <w:t>with which</w:t>
      </w:r>
      <w:r w:rsidRPr="006A4BE4">
        <w:rPr>
          <w:rFonts w:ascii="Arial" w:hAnsi="Arial" w:cs="Arial"/>
          <w:color w:val="000000"/>
          <w:sz w:val="22"/>
          <w:szCs w:val="22"/>
        </w:rPr>
        <w:t xml:space="preserve"> the system has to comply?</w:t>
      </w:r>
    </w:p>
    <w:p w14:paraId="708CFAA6" w14:textId="6B78B68D" w:rsidR="009D4888" w:rsidRDefault="009D4888" w:rsidP="009D4888">
      <w:pPr>
        <w:pStyle w:val="ListParagraph"/>
        <w:pBdr>
          <w:top w:val="nil"/>
          <w:left w:val="nil"/>
          <w:bottom w:val="nil"/>
          <w:right w:val="nil"/>
          <w:between w:val="nil"/>
        </w:pBdr>
        <w:spacing w:before="60" w:after="180"/>
        <w:rPr>
          <w:rFonts w:ascii="Arial" w:hAnsi="Arial" w:cs="Arial"/>
          <w:color w:val="000000"/>
          <w:sz w:val="22"/>
          <w:szCs w:val="22"/>
        </w:rPr>
      </w:pPr>
    </w:p>
    <w:p w14:paraId="4F3DE4FC" w14:textId="77777777" w:rsidR="009D4888" w:rsidRDefault="009D4888" w:rsidP="009D4888">
      <w:pPr>
        <w:pBdr>
          <w:top w:val="nil"/>
          <w:left w:val="nil"/>
          <w:bottom w:val="nil"/>
          <w:right w:val="nil"/>
          <w:between w:val="nil"/>
        </w:pBdr>
        <w:spacing w:before="60" w:after="180"/>
        <w:rPr>
          <w:rFonts w:ascii="Arial" w:hAnsi="Arial" w:cs="Arial"/>
          <w:color w:val="000000"/>
          <w:sz w:val="22"/>
          <w:szCs w:val="22"/>
        </w:rPr>
      </w:pPr>
      <w:r>
        <w:rPr>
          <w:rFonts w:ascii="Arial" w:hAnsi="Arial" w:cs="Arial"/>
          <w:color w:val="000000"/>
          <w:sz w:val="22"/>
          <w:szCs w:val="22"/>
        </w:rPr>
        <w:t>Reuse of information for population health</w:t>
      </w:r>
    </w:p>
    <w:p w14:paraId="14867CDA" w14:textId="77777777" w:rsidR="009D4888" w:rsidRPr="00215C90" w:rsidRDefault="009D4888" w:rsidP="009D4888">
      <w:pPr>
        <w:pStyle w:val="ListParagraph"/>
        <w:numPr>
          <w:ilvl w:val="0"/>
          <w:numId w:val="46"/>
        </w:numPr>
        <w:pBdr>
          <w:top w:val="nil"/>
          <w:left w:val="nil"/>
          <w:bottom w:val="nil"/>
          <w:right w:val="nil"/>
          <w:between w:val="nil"/>
        </w:pBdr>
        <w:spacing w:before="60" w:after="180"/>
        <w:rPr>
          <w:rFonts w:ascii="Arial" w:hAnsi="Arial" w:cs="Arial"/>
          <w:color w:val="000000"/>
          <w:sz w:val="22"/>
          <w:szCs w:val="22"/>
        </w:rPr>
      </w:pPr>
      <w:r w:rsidRPr="00215C90">
        <w:rPr>
          <w:rFonts w:ascii="Arial" w:hAnsi="Arial" w:cs="Arial"/>
          <w:color w:val="000000"/>
          <w:sz w:val="22"/>
          <w:szCs w:val="22"/>
        </w:rPr>
        <w:t>Are there individual level metrics of frequency and completeness of use? Is individual level data collected from patients and providers to monitor satisfaction and barriers to use?</w:t>
      </w:r>
    </w:p>
    <w:p w14:paraId="067080DB" w14:textId="77777777" w:rsidR="009D4888" w:rsidRPr="00215C90" w:rsidRDefault="009D4888" w:rsidP="009D4888">
      <w:pPr>
        <w:pStyle w:val="ListParagraph"/>
        <w:numPr>
          <w:ilvl w:val="0"/>
          <w:numId w:val="46"/>
        </w:numPr>
        <w:pBdr>
          <w:top w:val="nil"/>
          <w:left w:val="nil"/>
          <w:bottom w:val="nil"/>
          <w:right w:val="nil"/>
          <w:between w:val="nil"/>
        </w:pBdr>
        <w:spacing w:before="60" w:after="180"/>
        <w:rPr>
          <w:rFonts w:ascii="Arial" w:hAnsi="Arial" w:cs="Arial"/>
          <w:color w:val="000000"/>
          <w:sz w:val="22"/>
          <w:szCs w:val="22"/>
        </w:rPr>
      </w:pPr>
      <w:r w:rsidRPr="00215C90">
        <w:rPr>
          <w:rFonts w:ascii="Arial" w:hAnsi="Arial" w:cs="Arial"/>
          <w:color w:val="000000"/>
          <w:sz w:val="22"/>
          <w:szCs w:val="22"/>
        </w:rPr>
        <w:t>Are there clinic level indicators of use available to show broad patterns of use and monitored for changes that might represent systematic barriers or enablers to use?</w:t>
      </w:r>
    </w:p>
    <w:p w14:paraId="250BF3E1" w14:textId="77777777" w:rsidR="009D4888" w:rsidRPr="00215C90" w:rsidRDefault="009D4888" w:rsidP="009D4888">
      <w:pPr>
        <w:pStyle w:val="ListParagraph"/>
        <w:numPr>
          <w:ilvl w:val="0"/>
          <w:numId w:val="46"/>
        </w:numPr>
        <w:pBdr>
          <w:top w:val="nil"/>
          <w:left w:val="nil"/>
          <w:bottom w:val="nil"/>
          <w:right w:val="nil"/>
          <w:between w:val="nil"/>
        </w:pBdr>
        <w:spacing w:before="60" w:after="180"/>
        <w:rPr>
          <w:rFonts w:ascii="Arial" w:hAnsi="Arial" w:cs="Arial"/>
          <w:color w:val="000000"/>
          <w:sz w:val="22"/>
          <w:szCs w:val="22"/>
        </w:rPr>
      </w:pPr>
      <w:r w:rsidRPr="00215C90">
        <w:rPr>
          <w:rFonts w:ascii="Arial" w:hAnsi="Arial" w:cs="Arial"/>
          <w:color w:val="000000"/>
          <w:sz w:val="22"/>
          <w:szCs w:val="22"/>
        </w:rPr>
        <w:t>Are there clinical level metrics based on aggregate outcomes of clinical significance, so that PRO data may be used to monitor patient-reported impacts of changes in care patterns?</w:t>
      </w:r>
    </w:p>
    <w:p w14:paraId="5697B98E" w14:textId="77777777" w:rsidR="009D4888" w:rsidRPr="00215C90" w:rsidRDefault="009D4888" w:rsidP="009D4888">
      <w:pPr>
        <w:pStyle w:val="ListParagraph"/>
        <w:numPr>
          <w:ilvl w:val="0"/>
          <w:numId w:val="46"/>
        </w:numPr>
        <w:pBdr>
          <w:top w:val="nil"/>
          <w:left w:val="nil"/>
          <w:bottom w:val="nil"/>
          <w:right w:val="nil"/>
          <w:between w:val="nil"/>
        </w:pBdr>
        <w:spacing w:before="60" w:after="180"/>
        <w:rPr>
          <w:rFonts w:ascii="Arial" w:hAnsi="Arial" w:cs="Arial"/>
          <w:color w:val="000000"/>
          <w:sz w:val="22"/>
          <w:szCs w:val="22"/>
        </w:rPr>
      </w:pPr>
      <w:r w:rsidRPr="00215C90">
        <w:rPr>
          <w:rFonts w:ascii="Arial" w:hAnsi="Arial" w:cs="Arial"/>
          <w:color w:val="000000"/>
          <w:sz w:val="22"/>
          <w:szCs w:val="22"/>
        </w:rPr>
        <w:t>Are adequate data being collected to satisfy any research or public health goals for secondary use of those data?</w:t>
      </w:r>
    </w:p>
    <w:p w14:paraId="15B66CFB" w14:textId="77777777" w:rsidR="009D4888" w:rsidRPr="00215C90" w:rsidRDefault="009D4888" w:rsidP="009D4888">
      <w:pPr>
        <w:pStyle w:val="ListParagraph"/>
        <w:numPr>
          <w:ilvl w:val="0"/>
          <w:numId w:val="46"/>
        </w:numPr>
        <w:pBdr>
          <w:top w:val="nil"/>
          <w:left w:val="nil"/>
          <w:bottom w:val="nil"/>
          <w:right w:val="nil"/>
          <w:between w:val="nil"/>
        </w:pBdr>
        <w:spacing w:before="60" w:after="180"/>
        <w:rPr>
          <w:rFonts w:ascii="Arial" w:hAnsi="Arial" w:cs="Arial"/>
          <w:color w:val="000000"/>
          <w:sz w:val="22"/>
          <w:szCs w:val="22"/>
        </w:rPr>
      </w:pPr>
      <w:r w:rsidRPr="00215C90">
        <w:rPr>
          <w:rFonts w:ascii="Arial" w:hAnsi="Arial" w:cs="Arial"/>
          <w:color w:val="000000"/>
          <w:sz w:val="22"/>
          <w:szCs w:val="22"/>
        </w:rPr>
        <w:lastRenderedPageBreak/>
        <w:t>Are the PRO data represented using standard formats and value sets, such that extracted data may have its structure and meaning consistent with that form other systems?</w:t>
      </w:r>
    </w:p>
    <w:p w14:paraId="11002FFE" w14:textId="42BAE791" w:rsidR="009D4888" w:rsidRDefault="009D4888" w:rsidP="009D4888">
      <w:pPr>
        <w:pStyle w:val="ListParagraph"/>
        <w:pBdr>
          <w:top w:val="nil"/>
          <w:left w:val="nil"/>
          <w:bottom w:val="nil"/>
          <w:right w:val="nil"/>
          <w:between w:val="nil"/>
        </w:pBdr>
        <w:spacing w:before="60" w:after="180"/>
        <w:rPr>
          <w:rFonts w:ascii="Arial" w:hAnsi="Arial" w:cs="Arial"/>
          <w:color w:val="000000"/>
          <w:sz w:val="22"/>
          <w:szCs w:val="22"/>
        </w:rPr>
      </w:pPr>
    </w:p>
    <w:p w14:paraId="17527F4B" w14:textId="12E1BE7F" w:rsidR="009D4888" w:rsidRPr="009D4888" w:rsidRDefault="009D4888" w:rsidP="009D4888">
      <w:pPr>
        <w:pStyle w:val="Style1"/>
      </w:pPr>
      <w:r>
        <w:t>Consider System Features</w:t>
      </w:r>
    </w:p>
    <w:p w14:paraId="04A5BB6D" w14:textId="77777777" w:rsidR="009D4888" w:rsidRPr="006A4BE4" w:rsidRDefault="009D4888" w:rsidP="009D4888">
      <w:pPr>
        <w:pBdr>
          <w:top w:val="nil"/>
          <w:left w:val="nil"/>
          <w:bottom w:val="nil"/>
          <w:right w:val="nil"/>
          <w:between w:val="nil"/>
        </w:pBdr>
        <w:spacing w:before="180" w:after="180"/>
        <w:rPr>
          <w:rFonts w:ascii="Arial" w:eastAsia="Calibri" w:hAnsi="Arial" w:cs="Arial"/>
          <w:color w:val="000000"/>
          <w:sz w:val="22"/>
          <w:szCs w:val="22"/>
        </w:rPr>
      </w:pPr>
      <w:r w:rsidRPr="006A4BE4">
        <w:rPr>
          <w:rFonts w:ascii="Arial" w:eastAsia="Calibri" w:hAnsi="Arial" w:cs="Arial"/>
          <w:color w:val="000000"/>
          <w:sz w:val="22"/>
          <w:szCs w:val="22"/>
        </w:rPr>
        <w:t xml:space="preserve">Table </w:t>
      </w:r>
      <w:r>
        <w:rPr>
          <w:rFonts w:ascii="Arial" w:eastAsia="Calibri" w:hAnsi="Arial" w:cs="Arial"/>
          <w:color w:val="000000"/>
          <w:sz w:val="22"/>
          <w:szCs w:val="22"/>
        </w:rPr>
        <w:t>5</w:t>
      </w:r>
      <w:r w:rsidRPr="006A4BE4">
        <w:rPr>
          <w:rFonts w:ascii="Arial" w:eastAsia="Calibri" w:hAnsi="Arial" w:cs="Arial"/>
          <w:color w:val="000000"/>
          <w:sz w:val="22"/>
          <w:szCs w:val="22"/>
        </w:rPr>
        <w:t xml:space="preserve"> describes considerations for the PRO system features</w:t>
      </w:r>
      <w:r>
        <w:rPr>
          <w:rFonts w:ascii="Arial" w:eastAsia="Calibri" w:hAnsi="Arial" w:cs="Arial"/>
          <w:color w:val="000000"/>
          <w:sz w:val="22"/>
          <w:szCs w:val="22"/>
        </w:rPr>
        <w:t>, adapted from an AHIMA publication in 2013, which reflect a similar set of concerns</w:t>
      </w:r>
      <w:r w:rsidRPr="006A4BE4">
        <w:rPr>
          <w:rFonts w:ascii="Arial" w:eastAsia="Calibri" w:hAnsi="Arial" w:cs="Arial"/>
          <w:color w:val="000000"/>
          <w:sz w:val="22"/>
          <w:szCs w:val="22"/>
        </w:rPr>
        <w:t>.</w:t>
      </w:r>
    </w:p>
    <w:tbl>
      <w:tblPr>
        <w:tblStyle w:val="TableGrid"/>
        <w:tblW w:w="0" w:type="auto"/>
        <w:tblBorders>
          <w:insideH w:val="single" w:sz="8" w:space="0" w:color="2F5496" w:themeColor="accent1" w:themeShade="BF"/>
          <w:insideV w:val="single" w:sz="8" w:space="0" w:color="2F5496" w:themeColor="accent1" w:themeShade="BF"/>
        </w:tblBorders>
        <w:tblLayout w:type="fixed"/>
        <w:tblCellMar>
          <w:top w:w="14" w:type="dxa"/>
          <w:left w:w="43" w:type="dxa"/>
          <w:bottom w:w="14" w:type="dxa"/>
          <w:right w:w="43" w:type="dxa"/>
        </w:tblCellMar>
        <w:tblLook w:val="04A0" w:firstRow="1" w:lastRow="0" w:firstColumn="1" w:lastColumn="0" w:noHBand="0" w:noVBand="1"/>
      </w:tblPr>
      <w:tblGrid>
        <w:gridCol w:w="1957"/>
        <w:gridCol w:w="7357"/>
      </w:tblGrid>
      <w:tr w:rsidR="0019734C" w:rsidRPr="00005EEF" w14:paraId="106FBA66" w14:textId="77777777" w:rsidTr="00F44BC1">
        <w:tc>
          <w:tcPr>
            <w:tcW w:w="9314" w:type="dxa"/>
            <w:gridSpan w:val="2"/>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2F5496" w:themeFill="accent1" w:themeFillShade="BF"/>
          </w:tcPr>
          <w:p w14:paraId="07C0F47B" w14:textId="77777777" w:rsidR="0019734C" w:rsidRPr="00FC1465" w:rsidRDefault="0019734C" w:rsidP="00F44BC1">
            <w:pPr>
              <w:rPr>
                <w:rFonts w:ascii="Arial" w:eastAsia="Calibri" w:hAnsi="Arial" w:cs="Arial"/>
                <w:b/>
                <w:bCs/>
                <w:color w:val="FFFFFF" w:themeColor="background1"/>
                <w:sz w:val="18"/>
                <w:szCs w:val="18"/>
              </w:rPr>
            </w:pPr>
            <w:r w:rsidRPr="00FC1465">
              <w:rPr>
                <w:rFonts w:ascii="Arial" w:eastAsia="Calibri" w:hAnsi="Arial" w:cs="Arial"/>
                <w:b/>
                <w:bCs/>
                <w:i/>
                <w:iCs/>
                <w:color w:val="FFFFFF" w:themeColor="background1"/>
                <w:sz w:val="18"/>
                <w:szCs w:val="18"/>
              </w:rPr>
              <w:t xml:space="preserve">Table </w:t>
            </w:r>
            <w:r>
              <w:rPr>
                <w:rFonts w:ascii="Arial" w:eastAsia="Calibri" w:hAnsi="Arial" w:cs="Arial"/>
                <w:b/>
                <w:bCs/>
                <w:i/>
                <w:iCs/>
                <w:color w:val="FFFFFF" w:themeColor="background1"/>
                <w:sz w:val="18"/>
                <w:szCs w:val="18"/>
              </w:rPr>
              <w:t>5</w:t>
            </w:r>
            <w:r w:rsidRPr="00FC1465">
              <w:rPr>
                <w:rFonts w:ascii="Arial" w:eastAsia="Calibri" w:hAnsi="Arial" w:cs="Arial"/>
                <w:b/>
                <w:bCs/>
                <w:i/>
                <w:iCs/>
                <w:color w:val="FFFFFF" w:themeColor="background1"/>
                <w:sz w:val="18"/>
                <w:szCs w:val="18"/>
              </w:rPr>
              <w:t>.</w:t>
            </w:r>
            <w:r w:rsidRPr="00FC1465">
              <w:rPr>
                <w:rFonts w:ascii="Arial" w:eastAsia="Calibri" w:hAnsi="Arial" w:cs="Arial"/>
                <w:b/>
                <w:bCs/>
                <w:color w:val="FFFFFF" w:themeColor="background1"/>
                <w:sz w:val="18"/>
                <w:szCs w:val="18"/>
              </w:rPr>
              <w:t xml:space="preserve"> Key considerations for defining PRO system characteristics data</w:t>
            </w:r>
          </w:p>
        </w:tc>
      </w:tr>
      <w:tr w:rsidR="0019734C" w:rsidRPr="00005EEF" w14:paraId="3529F291" w14:textId="77777777" w:rsidTr="00F44BC1">
        <w:tc>
          <w:tcPr>
            <w:tcW w:w="1957" w:type="dxa"/>
            <w:tcBorders>
              <w:top w:val="single" w:sz="18" w:space="0" w:color="2F5496" w:themeColor="accent1" w:themeShade="BF"/>
              <w:left w:val="single" w:sz="18" w:space="0" w:color="2F5496" w:themeColor="accent1" w:themeShade="BF"/>
              <w:bottom w:val="single" w:sz="18" w:space="0" w:color="2F5496" w:themeColor="accent1" w:themeShade="BF"/>
            </w:tcBorders>
            <w:shd w:val="clear" w:color="auto" w:fill="8EAADB" w:themeFill="accent1" w:themeFillTint="99"/>
          </w:tcPr>
          <w:p w14:paraId="294E98DF" w14:textId="77777777" w:rsidR="0019734C" w:rsidRPr="00005EEF" w:rsidRDefault="0019734C" w:rsidP="00F44BC1">
            <w:pPr>
              <w:rPr>
                <w:rFonts w:ascii="Arial" w:eastAsia="Calibri" w:hAnsi="Arial" w:cs="Arial"/>
                <w:b/>
                <w:bCs/>
                <w:color w:val="000000"/>
                <w:sz w:val="18"/>
                <w:szCs w:val="18"/>
              </w:rPr>
            </w:pPr>
            <w:r>
              <w:rPr>
                <w:rFonts w:ascii="Arial" w:eastAsia="Calibri" w:hAnsi="Arial" w:cs="Arial"/>
                <w:b/>
                <w:bCs/>
                <w:color w:val="000000"/>
                <w:sz w:val="18"/>
                <w:szCs w:val="18"/>
              </w:rPr>
              <w:t>Key Consideration</w:t>
            </w:r>
          </w:p>
        </w:tc>
        <w:tc>
          <w:tcPr>
            <w:tcW w:w="7357" w:type="dxa"/>
            <w:tcBorders>
              <w:top w:val="single" w:sz="18" w:space="0" w:color="2F5496" w:themeColor="accent1" w:themeShade="BF"/>
              <w:bottom w:val="single" w:sz="18" w:space="0" w:color="2F5496" w:themeColor="accent1" w:themeShade="BF"/>
              <w:right w:val="single" w:sz="18" w:space="0" w:color="2F5496" w:themeColor="accent1" w:themeShade="BF"/>
            </w:tcBorders>
            <w:shd w:val="clear" w:color="auto" w:fill="8EAADB" w:themeFill="accent1" w:themeFillTint="99"/>
          </w:tcPr>
          <w:p w14:paraId="474B773B" w14:textId="77777777" w:rsidR="0019734C" w:rsidRPr="00005EEF" w:rsidRDefault="0019734C" w:rsidP="00F44BC1">
            <w:pPr>
              <w:rPr>
                <w:rFonts w:ascii="Arial" w:eastAsia="Calibri" w:hAnsi="Arial" w:cs="Arial"/>
                <w:b/>
                <w:bCs/>
                <w:color w:val="000000"/>
                <w:sz w:val="18"/>
                <w:szCs w:val="18"/>
              </w:rPr>
            </w:pPr>
            <w:r>
              <w:rPr>
                <w:rFonts w:ascii="Arial" w:eastAsia="Calibri" w:hAnsi="Arial" w:cs="Arial"/>
                <w:b/>
                <w:bCs/>
                <w:color w:val="000000"/>
                <w:sz w:val="18"/>
                <w:szCs w:val="18"/>
              </w:rPr>
              <w:t>Definition</w:t>
            </w:r>
          </w:p>
        </w:tc>
      </w:tr>
      <w:tr w:rsidR="0019734C" w:rsidRPr="00005EEF" w14:paraId="3B51DA00" w14:textId="77777777" w:rsidTr="00F44BC1">
        <w:trPr>
          <w:trHeight w:val="41"/>
        </w:trPr>
        <w:tc>
          <w:tcPr>
            <w:tcW w:w="1957" w:type="dxa"/>
            <w:tcBorders>
              <w:top w:val="single" w:sz="18" w:space="0" w:color="2F5496" w:themeColor="accent1" w:themeShade="BF"/>
              <w:left w:val="single" w:sz="18" w:space="0" w:color="2F5496" w:themeColor="accent1" w:themeShade="BF"/>
            </w:tcBorders>
            <w:shd w:val="clear" w:color="auto" w:fill="E2EDFF"/>
          </w:tcPr>
          <w:p w14:paraId="254B803D"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EHR infrastructure</w:t>
            </w:r>
          </w:p>
        </w:tc>
        <w:tc>
          <w:tcPr>
            <w:tcW w:w="7357" w:type="dxa"/>
            <w:tcBorders>
              <w:top w:val="single" w:sz="18" w:space="0" w:color="2F5496" w:themeColor="accent1" w:themeShade="BF"/>
              <w:right w:val="single" w:sz="18" w:space="0" w:color="2F5496" w:themeColor="accent1" w:themeShade="BF"/>
            </w:tcBorders>
            <w:shd w:val="clear" w:color="auto" w:fill="E2EDFF"/>
          </w:tcPr>
          <w:p w14:paraId="5C837CA6" w14:textId="19D08DC5"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Existence and type of EHR system. Important to consider because of both degrees of data integration and feature comparisons, between EHR vendor PRO tools, PRO tools that can be integrated with the existing EHR, and standalone PRO tools</w:t>
            </w:r>
          </w:p>
        </w:tc>
      </w:tr>
      <w:tr w:rsidR="0019734C" w:rsidRPr="00005EEF" w14:paraId="5811080E" w14:textId="77777777" w:rsidTr="00F44BC1">
        <w:tc>
          <w:tcPr>
            <w:tcW w:w="1957" w:type="dxa"/>
            <w:tcBorders>
              <w:left w:val="single" w:sz="18" w:space="0" w:color="2F5496" w:themeColor="accent1" w:themeShade="BF"/>
            </w:tcBorders>
            <w:shd w:val="clear" w:color="auto" w:fill="E2EDFF"/>
          </w:tcPr>
          <w:p w14:paraId="4E2508D7"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Data standards</w:t>
            </w:r>
          </w:p>
        </w:tc>
        <w:tc>
          <w:tcPr>
            <w:tcW w:w="7357" w:type="dxa"/>
            <w:tcBorders>
              <w:right w:val="single" w:sz="18" w:space="0" w:color="2F5496" w:themeColor="accent1" w:themeShade="BF"/>
            </w:tcBorders>
            <w:shd w:val="clear" w:color="auto" w:fill="E2EDFF"/>
          </w:tcPr>
          <w:p w14:paraId="7DD10DF2"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Methods, protocols, terminologies, and specifications for the collection, exchange, storage, and retrieval of information associated with PROs</w:t>
            </w:r>
          </w:p>
        </w:tc>
      </w:tr>
      <w:tr w:rsidR="0019734C" w:rsidRPr="00005EEF" w14:paraId="2BC7C4AF" w14:textId="77777777" w:rsidTr="00F44BC1">
        <w:tc>
          <w:tcPr>
            <w:tcW w:w="1957" w:type="dxa"/>
            <w:tcBorders>
              <w:left w:val="single" w:sz="18" w:space="0" w:color="2F5496" w:themeColor="accent1" w:themeShade="BF"/>
            </w:tcBorders>
            <w:shd w:val="clear" w:color="auto" w:fill="E2EDFF"/>
          </w:tcPr>
          <w:p w14:paraId="206EE6C4"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Dashboard design and alerting</w:t>
            </w:r>
          </w:p>
        </w:tc>
        <w:tc>
          <w:tcPr>
            <w:tcW w:w="7357" w:type="dxa"/>
            <w:tcBorders>
              <w:right w:val="single" w:sz="18" w:space="0" w:color="2F5496" w:themeColor="accent1" w:themeShade="BF"/>
            </w:tcBorders>
            <w:shd w:val="clear" w:color="auto" w:fill="E2EDFF"/>
          </w:tcPr>
          <w:p w14:paraId="5997B356" w14:textId="70DB8C0A"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Frequency and scheduling of alerts, the data displayed in the dashboard to monitor system performance and usage, the number of clicks or steps required to access information, whether there should be capabilities to temporarily mute or turn off certain features, and the types of icons and graphics that are recognized most easily</w:t>
            </w:r>
          </w:p>
        </w:tc>
      </w:tr>
      <w:tr w:rsidR="0019734C" w:rsidRPr="00005EEF" w14:paraId="75F5F9A1" w14:textId="77777777" w:rsidTr="00F44BC1">
        <w:tc>
          <w:tcPr>
            <w:tcW w:w="1957" w:type="dxa"/>
            <w:tcBorders>
              <w:left w:val="single" w:sz="18" w:space="0" w:color="2F5496" w:themeColor="accent1" w:themeShade="BF"/>
            </w:tcBorders>
            <w:shd w:val="clear" w:color="auto" w:fill="E2EDFF"/>
          </w:tcPr>
          <w:p w14:paraId="29D12A45"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Data accessibility</w:t>
            </w:r>
          </w:p>
        </w:tc>
        <w:tc>
          <w:tcPr>
            <w:tcW w:w="7357" w:type="dxa"/>
            <w:tcBorders>
              <w:right w:val="single" w:sz="18" w:space="0" w:color="2F5496" w:themeColor="accent1" w:themeShade="BF"/>
            </w:tcBorders>
            <w:shd w:val="clear" w:color="auto" w:fill="E2EDFF"/>
          </w:tcPr>
          <w:p w14:paraId="584F517C" w14:textId="77777777" w:rsidR="0019734C" w:rsidRPr="00FC1465" w:rsidRDefault="0019734C" w:rsidP="00F44BC1">
            <w:pPr>
              <w:rPr>
                <w:rFonts w:ascii="Arial" w:eastAsia="Calibri" w:hAnsi="Arial" w:cs="Arial"/>
                <w:color w:val="000000"/>
                <w:sz w:val="18"/>
                <w:szCs w:val="18"/>
              </w:rPr>
            </w:pPr>
            <w:r w:rsidRPr="00FC1465">
              <w:rPr>
                <w:rFonts w:ascii="Arial" w:eastAsia="Calibri" w:hAnsi="Arial" w:cs="Arial"/>
                <w:color w:val="000000"/>
                <w:sz w:val="18"/>
                <w:szCs w:val="18"/>
              </w:rPr>
              <w:t>The data gathered by the PRO system must be accessible at both the individual and population levels, with quality, timeliness, and accuracy appropriate for each intended use</w:t>
            </w:r>
          </w:p>
        </w:tc>
      </w:tr>
      <w:tr w:rsidR="0019734C" w:rsidRPr="00005EEF" w14:paraId="35381F7B" w14:textId="77777777" w:rsidTr="00F44BC1">
        <w:tc>
          <w:tcPr>
            <w:tcW w:w="1957" w:type="dxa"/>
            <w:tcBorders>
              <w:left w:val="single" w:sz="18" w:space="0" w:color="2F5496" w:themeColor="accent1" w:themeShade="BF"/>
            </w:tcBorders>
            <w:shd w:val="clear" w:color="auto" w:fill="E2EDFF"/>
          </w:tcPr>
          <w:p w14:paraId="787691CB"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Interoperability</w:t>
            </w:r>
          </w:p>
        </w:tc>
        <w:tc>
          <w:tcPr>
            <w:tcW w:w="7357" w:type="dxa"/>
            <w:tcBorders>
              <w:right w:val="single" w:sz="18" w:space="0" w:color="2F5496" w:themeColor="accent1" w:themeShade="BF"/>
            </w:tcBorders>
            <w:shd w:val="clear" w:color="auto" w:fill="E2EDFF"/>
          </w:tcPr>
          <w:p w14:paraId="77C3FFC5"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The ability of different vendor systems and software applications to communicate, exchange data, and use the information that has been exchanged; interoperability is enabled by common data standards</w:t>
            </w:r>
          </w:p>
        </w:tc>
      </w:tr>
      <w:tr w:rsidR="0019734C" w:rsidRPr="00005EEF" w14:paraId="6BCE8031" w14:textId="77777777" w:rsidTr="00F44BC1">
        <w:tc>
          <w:tcPr>
            <w:tcW w:w="1957" w:type="dxa"/>
            <w:tcBorders>
              <w:left w:val="single" w:sz="18" w:space="0" w:color="2F5496" w:themeColor="accent1" w:themeShade="BF"/>
            </w:tcBorders>
            <w:shd w:val="clear" w:color="auto" w:fill="E2EDFF"/>
          </w:tcPr>
          <w:p w14:paraId="451C6F59"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Adaptability of technology</w:t>
            </w:r>
          </w:p>
        </w:tc>
        <w:tc>
          <w:tcPr>
            <w:tcW w:w="7357" w:type="dxa"/>
            <w:tcBorders>
              <w:right w:val="single" w:sz="18" w:space="0" w:color="2F5496" w:themeColor="accent1" w:themeShade="BF"/>
            </w:tcBorders>
            <w:shd w:val="clear" w:color="auto" w:fill="E2EDFF"/>
          </w:tcPr>
          <w:p w14:paraId="6EE895FA"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Changes in the usage of PROs across different patient groups and/or different health domains; this capacity to adapt to new health system needs requires processes to be defined and documentation to be in place for local developers</w:t>
            </w:r>
          </w:p>
        </w:tc>
      </w:tr>
      <w:tr w:rsidR="0019734C" w:rsidRPr="00005EEF" w14:paraId="426A8D13" w14:textId="77777777" w:rsidTr="00F44BC1">
        <w:tc>
          <w:tcPr>
            <w:tcW w:w="1957" w:type="dxa"/>
            <w:tcBorders>
              <w:left w:val="single" w:sz="18" w:space="0" w:color="2F5496" w:themeColor="accent1" w:themeShade="BF"/>
            </w:tcBorders>
            <w:shd w:val="clear" w:color="auto" w:fill="E2EDFF"/>
          </w:tcPr>
          <w:p w14:paraId="6C18D90D"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Adaptability of content</w:t>
            </w:r>
          </w:p>
        </w:tc>
        <w:tc>
          <w:tcPr>
            <w:tcW w:w="7357" w:type="dxa"/>
            <w:tcBorders>
              <w:right w:val="single" w:sz="18" w:space="0" w:color="2F5496" w:themeColor="accent1" w:themeShade="BF"/>
            </w:tcBorders>
            <w:shd w:val="clear" w:color="auto" w:fill="E2EDFF"/>
          </w:tcPr>
          <w:p w14:paraId="104BAE4D"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Consulting patients and providers, and using their input to determine how to collate data received; responds to the need to align PROs with patient/provider needs, or to translate the content into new languages</w:t>
            </w:r>
          </w:p>
        </w:tc>
      </w:tr>
      <w:tr w:rsidR="0019734C" w:rsidRPr="00005EEF" w14:paraId="402F7A31" w14:textId="77777777" w:rsidTr="00F44BC1">
        <w:trPr>
          <w:trHeight w:val="66"/>
        </w:trPr>
        <w:tc>
          <w:tcPr>
            <w:tcW w:w="1957" w:type="dxa"/>
            <w:tcBorders>
              <w:left w:val="single" w:sz="18" w:space="0" w:color="2F5496" w:themeColor="accent1" w:themeShade="BF"/>
            </w:tcBorders>
            <w:shd w:val="clear" w:color="auto" w:fill="E2EDFF"/>
          </w:tcPr>
          <w:p w14:paraId="0CB2E839"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Translatability</w:t>
            </w:r>
          </w:p>
        </w:tc>
        <w:tc>
          <w:tcPr>
            <w:tcW w:w="7357" w:type="dxa"/>
            <w:tcBorders>
              <w:right w:val="single" w:sz="18" w:space="0" w:color="2F5496" w:themeColor="accent1" w:themeShade="BF"/>
            </w:tcBorders>
            <w:shd w:val="clear" w:color="auto" w:fill="E2EDFF"/>
          </w:tcPr>
          <w:p w14:paraId="46838FC6"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The capacity of PROs to function across different types of mobile devices and operating systems; ensuring hardware and system compatibility with technologies that are adaptable to a variety of needs will greatly facilitate the scaling up and sustainability of PRO systems in new settings</w:t>
            </w:r>
          </w:p>
        </w:tc>
      </w:tr>
      <w:tr w:rsidR="0019734C" w:rsidRPr="00005EEF" w14:paraId="327D734D" w14:textId="77777777" w:rsidTr="00F44BC1">
        <w:tc>
          <w:tcPr>
            <w:tcW w:w="1957" w:type="dxa"/>
            <w:tcBorders>
              <w:left w:val="single" w:sz="18" w:space="0" w:color="2F5496" w:themeColor="accent1" w:themeShade="BF"/>
            </w:tcBorders>
            <w:shd w:val="clear" w:color="auto" w:fill="E2EDFF"/>
          </w:tcPr>
          <w:p w14:paraId="786F8CC7"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Language</w:t>
            </w:r>
          </w:p>
        </w:tc>
        <w:tc>
          <w:tcPr>
            <w:tcW w:w="7357" w:type="dxa"/>
            <w:tcBorders>
              <w:right w:val="single" w:sz="18" w:space="0" w:color="2F5496" w:themeColor="accent1" w:themeShade="BF"/>
            </w:tcBorders>
            <w:shd w:val="clear" w:color="auto" w:fill="E2EDFF"/>
          </w:tcPr>
          <w:p w14:paraId="6A78AC78"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PROs must be delivered in a language or set of languages that is accessible by patients or family members reporting their outcomes, and the results must be delivered in a language that is accessible by providers or others who must understand and act on those results</w:t>
            </w:r>
          </w:p>
        </w:tc>
      </w:tr>
      <w:tr w:rsidR="0019734C" w:rsidRPr="00005EEF" w14:paraId="5F79266B" w14:textId="77777777" w:rsidTr="00F44BC1">
        <w:tc>
          <w:tcPr>
            <w:tcW w:w="1957" w:type="dxa"/>
            <w:tcBorders>
              <w:left w:val="single" w:sz="18" w:space="0" w:color="2F5496" w:themeColor="accent1" w:themeShade="BF"/>
            </w:tcBorders>
            <w:shd w:val="clear" w:color="auto" w:fill="E2EDFF"/>
          </w:tcPr>
          <w:p w14:paraId="11BD268B"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Workflows</w:t>
            </w:r>
          </w:p>
        </w:tc>
        <w:tc>
          <w:tcPr>
            <w:tcW w:w="7357" w:type="dxa"/>
            <w:tcBorders>
              <w:right w:val="single" w:sz="18" w:space="0" w:color="2F5496" w:themeColor="accent1" w:themeShade="BF"/>
            </w:tcBorders>
            <w:shd w:val="clear" w:color="auto" w:fill="E2EDFF"/>
          </w:tcPr>
          <w:p w14:paraId="207C669C"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PRO usage must fit with the workflows and activities that both patients and providers undertake. Those workflows may be a change from existing workflows, but planning for that change facilitates effective implementation</w:t>
            </w:r>
            <w:r>
              <w:rPr>
                <w:rFonts w:ascii="Arial" w:eastAsia="Calibri" w:hAnsi="Arial" w:cs="Arial"/>
                <w:color w:val="000000"/>
                <w:sz w:val="18"/>
                <w:szCs w:val="18"/>
              </w:rPr>
              <w:t>.</w:t>
            </w:r>
          </w:p>
        </w:tc>
      </w:tr>
      <w:tr w:rsidR="0019734C" w:rsidRPr="00005EEF" w14:paraId="7F8871E5" w14:textId="77777777" w:rsidTr="00F44BC1">
        <w:tc>
          <w:tcPr>
            <w:tcW w:w="1957" w:type="dxa"/>
            <w:tcBorders>
              <w:left w:val="single" w:sz="18" w:space="0" w:color="2F5496" w:themeColor="accent1" w:themeShade="BF"/>
            </w:tcBorders>
            <w:shd w:val="clear" w:color="auto" w:fill="E2EDFF"/>
          </w:tcPr>
          <w:p w14:paraId="45C3B61B"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Storage needs</w:t>
            </w:r>
          </w:p>
        </w:tc>
        <w:tc>
          <w:tcPr>
            <w:tcW w:w="7357" w:type="dxa"/>
            <w:tcBorders>
              <w:right w:val="single" w:sz="18" w:space="0" w:color="2F5496" w:themeColor="accent1" w:themeShade="BF"/>
            </w:tcBorders>
            <w:shd w:val="clear" w:color="auto" w:fill="E2EDFF"/>
          </w:tcPr>
          <w:p w14:paraId="002DFE7B"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PRO data used for clinical decision making must be considered part of the medical record and, whether stored within the EHR or apart from it, is subject to regulations and policies pertaining to data reliability, integrity and retention</w:t>
            </w:r>
            <w:r>
              <w:rPr>
                <w:rFonts w:ascii="Arial" w:eastAsia="Calibri" w:hAnsi="Arial" w:cs="Arial"/>
                <w:color w:val="000000"/>
                <w:sz w:val="18"/>
                <w:szCs w:val="18"/>
              </w:rPr>
              <w:t>.</w:t>
            </w:r>
          </w:p>
        </w:tc>
      </w:tr>
      <w:tr w:rsidR="0019734C" w:rsidRPr="00005EEF" w14:paraId="59EAEDEE" w14:textId="77777777" w:rsidTr="00F44BC1">
        <w:tc>
          <w:tcPr>
            <w:tcW w:w="1957" w:type="dxa"/>
            <w:tcBorders>
              <w:left w:val="single" w:sz="18" w:space="0" w:color="2F5496" w:themeColor="accent1" w:themeShade="BF"/>
              <w:bottom w:val="single" w:sz="18" w:space="0" w:color="2F5496" w:themeColor="accent1" w:themeShade="BF"/>
            </w:tcBorders>
            <w:shd w:val="clear" w:color="auto" w:fill="E2EDFF"/>
          </w:tcPr>
          <w:p w14:paraId="30866DC2"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Data security and privacy</w:t>
            </w:r>
          </w:p>
        </w:tc>
        <w:tc>
          <w:tcPr>
            <w:tcW w:w="7357" w:type="dxa"/>
            <w:tcBorders>
              <w:bottom w:val="single" w:sz="18" w:space="0" w:color="2F5496" w:themeColor="accent1" w:themeShade="BF"/>
              <w:right w:val="single" w:sz="18" w:space="0" w:color="2F5496" w:themeColor="accent1" w:themeShade="BF"/>
            </w:tcBorders>
            <w:shd w:val="clear" w:color="auto" w:fill="E2EDFF"/>
          </w:tcPr>
          <w:p w14:paraId="302D6E3D"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PRO systems and the storage of data from PROs must comply with applicable privacy and security regulations</w:t>
            </w:r>
          </w:p>
        </w:tc>
      </w:tr>
      <w:tr w:rsidR="0019734C" w:rsidRPr="00005EEF" w14:paraId="0D2A9FBC" w14:textId="77777777" w:rsidTr="00F44BC1">
        <w:tc>
          <w:tcPr>
            <w:tcW w:w="9314" w:type="dxa"/>
            <w:gridSpan w:val="2"/>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E7E6E6" w:themeFill="background2"/>
          </w:tcPr>
          <w:p w14:paraId="24B6A026" w14:textId="77777777" w:rsidR="0019734C" w:rsidRPr="00005EEF" w:rsidRDefault="0019734C" w:rsidP="00F44BC1">
            <w:pPr>
              <w:rPr>
                <w:rFonts w:ascii="Arial" w:eastAsia="Calibri" w:hAnsi="Arial" w:cs="Arial"/>
                <w:color w:val="000000"/>
                <w:sz w:val="18"/>
                <w:szCs w:val="18"/>
              </w:rPr>
            </w:pPr>
            <w:r w:rsidRPr="0087588B">
              <w:rPr>
                <w:rFonts w:ascii="Arial" w:eastAsia="Calibri" w:hAnsi="Arial" w:cs="Arial"/>
                <w:color w:val="000000"/>
                <w:sz w:val="18"/>
                <w:szCs w:val="18"/>
              </w:rPr>
              <w:t>Adapted from: American Health Information Management Association 2013</w:t>
            </w:r>
          </w:p>
        </w:tc>
      </w:tr>
    </w:tbl>
    <w:p w14:paraId="7C41E3E8" w14:textId="26ABB077" w:rsidR="009D4888" w:rsidRPr="009D4888" w:rsidRDefault="009D4888" w:rsidP="009D4888">
      <w:pPr>
        <w:pStyle w:val="Style1"/>
      </w:pPr>
      <w:bookmarkStart w:id="49" w:name="_heading=h.111kx3o" w:colFirst="0" w:colLast="0"/>
      <w:bookmarkStart w:id="50" w:name="_Toc49509570"/>
      <w:bookmarkStart w:id="51" w:name="_Toc49863337"/>
      <w:bookmarkEnd w:id="49"/>
      <w:r>
        <w:t>Consider Data Quality</w:t>
      </w:r>
    </w:p>
    <w:p w14:paraId="5C98EC4B" w14:textId="77777777" w:rsidR="009D4888" w:rsidRDefault="009D4888" w:rsidP="009D4888">
      <w:pPr>
        <w:pBdr>
          <w:top w:val="nil"/>
          <w:left w:val="nil"/>
          <w:bottom w:val="nil"/>
          <w:right w:val="nil"/>
          <w:between w:val="nil"/>
        </w:pBdr>
        <w:spacing w:before="180" w:after="180"/>
        <w:rPr>
          <w:rFonts w:ascii="Arial" w:eastAsia="Calibri" w:hAnsi="Arial" w:cs="Arial"/>
          <w:color w:val="000000"/>
          <w:sz w:val="22"/>
          <w:szCs w:val="22"/>
        </w:rPr>
      </w:pPr>
      <w:r w:rsidRPr="0087588B">
        <w:rPr>
          <w:rFonts w:ascii="Arial" w:eastAsia="Calibri" w:hAnsi="Arial" w:cs="Arial"/>
          <w:color w:val="000000"/>
          <w:sz w:val="22"/>
          <w:szCs w:val="22"/>
        </w:rPr>
        <w:t xml:space="preserve">System features may include creating </w:t>
      </w:r>
      <w:r>
        <w:rPr>
          <w:rFonts w:ascii="Arial" w:eastAsia="Calibri" w:hAnsi="Arial" w:cs="Arial"/>
          <w:color w:val="000000"/>
          <w:sz w:val="22"/>
          <w:szCs w:val="22"/>
        </w:rPr>
        <w:t>a</w:t>
      </w:r>
      <w:r w:rsidRPr="0087588B">
        <w:rPr>
          <w:rFonts w:ascii="Arial" w:eastAsia="Calibri" w:hAnsi="Arial" w:cs="Arial"/>
          <w:color w:val="000000"/>
          <w:sz w:val="22"/>
          <w:szCs w:val="22"/>
        </w:rPr>
        <w:t xml:space="preserve"> dashboard to enhance </w:t>
      </w:r>
      <w:r>
        <w:rPr>
          <w:rFonts w:ascii="Arial" w:eastAsia="Calibri" w:hAnsi="Arial" w:cs="Arial"/>
          <w:color w:val="000000"/>
          <w:sz w:val="22"/>
          <w:szCs w:val="22"/>
        </w:rPr>
        <w:t xml:space="preserve">usage monitoring, improve </w:t>
      </w:r>
      <w:r w:rsidRPr="0087588B">
        <w:rPr>
          <w:rFonts w:ascii="Arial" w:eastAsia="Calibri" w:hAnsi="Arial" w:cs="Arial"/>
          <w:color w:val="000000"/>
          <w:sz w:val="22"/>
          <w:szCs w:val="22"/>
        </w:rPr>
        <w:t xml:space="preserve">data accessibility and </w:t>
      </w:r>
      <w:r>
        <w:rPr>
          <w:rFonts w:ascii="Arial" w:eastAsia="Calibri" w:hAnsi="Arial" w:cs="Arial"/>
          <w:color w:val="000000"/>
          <w:sz w:val="22"/>
          <w:szCs w:val="22"/>
        </w:rPr>
        <w:t xml:space="preserve">monitor data </w:t>
      </w:r>
      <w:r w:rsidRPr="0087588B">
        <w:rPr>
          <w:rFonts w:ascii="Arial" w:eastAsia="Calibri" w:hAnsi="Arial" w:cs="Arial"/>
          <w:color w:val="000000"/>
          <w:sz w:val="22"/>
          <w:szCs w:val="22"/>
        </w:rPr>
        <w:t>quality. Minimizing data errors within the PRO system is critically important. Errors or missing data can be reduced through automated data quality assurance measures that assess data for inconsistencies (e.g., validation rules built into the application)</w:t>
      </w:r>
      <w:r>
        <w:rPr>
          <w:rFonts w:ascii="Arial" w:eastAsia="Calibri" w:hAnsi="Arial" w:cs="Arial"/>
          <w:color w:val="000000"/>
          <w:sz w:val="22"/>
          <w:szCs w:val="22"/>
        </w:rPr>
        <w:t xml:space="preserve">, </w:t>
      </w:r>
      <w:r>
        <w:rPr>
          <w:rFonts w:ascii="Arial" w:eastAsia="Calibri" w:hAnsi="Arial" w:cs="Arial"/>
          <w:color w:val="000000"/>
          <w:sz w:val="22"/>
          <w:szCs w:val="22"/>
        </w:rPr>
        <w:lastRenderedPageBreak/>
        <w:t>and through consideration of issues that discourage patients from starting or completing PRO sessions</w:t>
      </w:r>
      <w:r w:rsidRPr="0087588B">
        <w:rPr>
          <w:rFonts w:ascii="Arial" w:eastAsia="Calibri" w:hAnsi="Arial" w:cs="Arial"/>
          <w:color w:val="000000"/>
          <w:sz w:val="22"/>
          <w:szCs w:val="22"/>
        </w:rPr>
        <w:t xml:space="preserve">. </w:t>
      </w:r>
      <w:r w:rsidRPr="0087588B">
        <w:rPr>
          <w:rFonts w:ascii="Arial" w:eastAsia="Calibri" w:hAnsi="Arial" w:cs="Arial"/>
          <w:b/>
          <w:color w:val="000000"/>
          <w:sz w:val="22"/>
          <w:szCs w:val="22"/>
        </w:rPr>
        <w:t xml:space="preserve">Figure </w:t>
      </w:r>
      <w:r>
        <w:rPr>
          <w:rFonts w:ascii="Arial" w:eastAsia="Calibri" w:hAnsi="Arial" w:cs="Arial"/>
          <w:b/>
          <w:color w:val="000000"/>
          <w:sz w:val="22"/>
          <w:szCs w:val="22"/>
        </w:rPr>
        <w:t>2</w:t>
      </w:r>
      <w:r w:rsidRPr="0087588B">
        <w:rPr>
          <w:rFonts w:ascii="Arial" w:eastAsia="Calibri" w:hAnsi="Arial" w:cs="Arial"/>
          <w:color w:val="000000"/>
          <w:sz w:val="22"/>
          <w:szCs w:val="22"/>
        </w:rPr>
        <w:t xml:space="preserve"> describes the characteristics that define data quality.</w:t>
      </w:r>
    </w:p>
    <w:p w14:paraId="1ED90828" w14:textId="739CACAA" w:rsidR="0019734C" w:rsidRDefault="0019734C" w:rsidP="0019734C">
      <w:pPr>
        <w:pBdr>
          <w:top w:val="nil"/>
          <w:left w:val="nil"/>
          <w:bottom w:val="nil"/>
          <w:right w:val="nil"/>
          <w:between w:val="nil"/>
        </w:pBdr>
        <w:spacing w:before="180" w:after="180"/>
        <w:rPr>
          <w:rFonts w:ascii="Arial" w:eastAsia="Calibri" w:hAnsi="Arial" w:cs="Arial"/>
          <w:color w:val="000000"/>
          <w:sz w:val="22"/>
          <w:szCs w:val="22"/>
        </w:rPr>
      </w:pPr>
      <w:r w:rsidRPr="0087588B">
        <w:rPr>
          <w:rFonts w:ascii="Arial" w:eastAsia="Calibri" w:hAnsi="Arial" w:cs="Arial"/>
          <w:b/>
          <w:color w:val="000000"/>
          <w:sz w:val="22"/>
          <w:szCs w:val="22"/>
        </w:rPr>
        <w:t xml:space="preserve">Figure </w:t>
      </w:r>
      <w:r>
        <w:rPr>
          <w:rFonts w:ascii="Arial" w:eastAsia="Calibri" w:hAnsi="Arial" w:cs="Arial"/>
          <w:b/>
          <w:color w:val="000000"/>
          <w:sz w:val="22"/>
          <w:szCs w:val="22"/>
        </w:rPr>
        <w:t>2</w:t>
      </w:r>
      <w:r w:rsidRPr="0087588B">
        <w:rPr>
          <w:rFonts w:ascii="Arial" w:eastAsia="Calibri" w:hAnsi="Arial" w:cs="Arial"/>
          <w:color w:val="000000"/>
          <w:sz w:val="22"/>
          <w:szCs w:val="22"/>
        </w:rPr>
        <w:t xml:space="preserve"> describes the characteristics that define data quality.</w:t>
      </w:r>
    </w:p>
    <w:p w14:paraId="071AADA5" w14:textId="77777777" w:rsidR="0019734C" w:rsidRPr="00406117" w:rsidRDefault="0019734C" w:rsidP="0019734C">
      <w:pPr>
        <w:pBdr>
          <w:top w:val="nil"/>
          <w:left w:val="nil"/>
          <w:bottom w:val="nil"/>
          <w:right w:val="nil"/>
          <w:between w:val="nil"/>
        </w:pBdr>
        <w:spacing w:before="180"/>
        <w:jc w:val="center"/>
        <w:rPr>
          <w:rFonts w:ascii="Arial" w:eastAsia="Calibri" w:hAnsi="Arial" w:cs="Arial"/>
          <w:b/>
          <w:bCs/>
          <w:color w:val="2F5496" w:themeColor="accent1" w:themeShade="BF"/>
          <w:sz w:val="18"/>
          <w:szCs w:val="18"/>
        </w:rPr>
      </w:pPr>
      <w:r w:rsidRPr="00406117">
        <w:rPr>
          <w:rFonts w:ascii="Arial" w:eastAsia="Calibri" w:hAnsi="Arial" w:cs="Arial"/>
          <w:b/>
          <w:bCs/>
          <w:i/>
          <w:iCs/>
          <w:color w:val="2F5496" w:themeColor="accent1" w:themeShade="BF"/>
          <w:sz w:val="18"/>
          <w:szCs w:val="18"/>
        </w:rPr>
        <w:t xml:space="preserve">Figure </w:t>
      </w:r>
      <w:r>
        <w:rPr>
          <w:rFonts w:ascii="Arial" w:eastAsia="Calibri" w:hAnsi="Arial" w:cs="Arial"/>
          <w:b/>
          <w:bCs/>
          <w:i/>
          <w:iCs/>
          <w:color w:val="2F5496" w:themeColor="accent1" w:themeShade="BF"/>
          <w:sz w:val="18"/>
          <w:szCs w:val="18"/>
        </w:rPr>
        <w:t>2</w:t>
      </w:r>
      <w:r w:rsidRPr="00406117">
        <w:rPr>
          <w:rFonts w:ascii="Arial" w:eastAsia="Calibri" w:hAnsi="Arial" w:cs="Arial"/>
          <w:b/>
          <w:bCs/>
          <w:i/>
          <w:iCs/>
          <w:color w:val="2F5496" w:themeColor="accent1" w:themeShade="BF"/>
          <w:sz w:val="18"/>
          <w:szCs w:val="18"/>
        </w:rPr>
        <w:t>.</w:t>
      </w:r>
      <w:r w:rsidRPr="00406117">
        <w:rPr>
          <w:rFonts w:ascii="Arial" w:eastAsia="Calibri" w:hAnsi="Arial" w:cs="Arial"/>
          <w:b/>
          <w:bCs/>
          <w:color w:val="2F5496" w:themeColor="accent1" w:themeShade="BF"/>
          <w:sz w:val="18"/>
          <w:szCs w:val="18"/>
        </w:rPr>
        <w:t xml:space="preserve"> The characteristics that define data quality</w:t>
      </w:r>
    </w:p>
    <w:p w14:paraId="25843A05" w14:textId="77777777" w:rsidR="0019734C" w:rsidRPr="0087588B" w:rsidRDefault="0019734C" w:rsidP="0019734C">
      <w:pPr>
        <w:keepNext/>
        <w:pBdr>
          <w:top w:val="nil"/>
          <w:left w:val="nil"/>
          <w:bottom w:val="nil"/>
          <w:right w:val="nil"/>
          <w:between w:val="nil"/>
        </w:pBdr>
        <w:spacing w:before="120"/>
        <w:ind w:left="1008" w:hanging="1008"/>
        <w:jc w:val="center"/>
        <w:rPr>
          <w:rFonts w:ascii="Arial" w:hAnsi="Arial" w:cs="Arial"/>
        </w:rPr>
      </w:pPr>
      <w:r>
        <w:rPr>
          <w:rFonts w:ascii="Arial" w:hAnsi="Arial" w:cs="Arial"/>
          <w:noProof/>
        </w:rPr>
        <w:drawing>
          <wp:inline distT="0" distB="0" distL="0" distR="0" wp14:anchorId="54FB7708" wp14:editId="4E1242B9">
            <wp:extent cx="4064000" cy="2676592"/>
            <wp:effectExtent l="0" t="0" r="0" b="3175"/>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sign&#10;&#10;Description automatically generated"/>
                    <pic:cNvPicPr/>
                  </pic:nvPicPr>
                  <pic:blipFill>
                    <a:blip r:embed="rId14"/>
                    <a:stretch>
                      <a:fillRect/>
                    </a:stretch>
                  </pic:blipFill>
                  <pic:spPr>
                    <a:xfrm>
                      <a:off x="0" y="0"/>
                      <a:ext cx="4101849" cy="2701520"/>
                    </a:xfrm>
                    <a:prstGeom prst="rect">
                      <a:avLst/>
                    </a:prstGeom>
                  </pic:spPr>
                </pic:pic>
              </a:graphicData>
            </a:graphic>
          </wp:inline>
        </w:drawing>
      </w:r>
    </w:p>
    <w:p w14:paraId="5CB28DF2" w14:textId="77777777" w:rsidR="0019734C" w:rsidRPr="00FC1465" w:rsidRDefault="0019734C" w:rsidP="0019734C">
      <w:pPr>
        <w:pBdr>
          <w:top w:val="nil"/>
          <w:left w:val="nil"/>
          <w:bottom w:val="nil"/>
          <w:right w:val="nil"/>
          <w:between w:val="nil"/>
        </w:pBdr>
        <w:spacing w:after="360"/>
        <w:jc w:val="center"/>
        <w:rPr>
          <w:rFonts w:ascii="Arial" w:hAnsi="Arial" w:cs="Arial"/>
          <w:color w:val="767171" w:themeColor="background2" w:themeShade="80"/>
          <w:sz w:val="18"/>
          <w:szCs w:val="18"/>
        </w:rPr>
      </w:pPr>
      <w:r w:rsidRPr="00FC1465">
        <w:rPr>
          <w:rFonts w:ascii="Arial" w:eastAsia="Calibri" w:hAnsi="Arial" w:cs="Arial"/>
          <w:color w:val="767171" w:themeColor="background2" w:themeShade="80"/>
          <w:sz w:val="18"/>
          <w:szCs w:val="18"/>
        </w:rPr>
        <w:t>Adapted from: DAMA UK Working Group 2013</w:t>
      </w:r>
    </w:p>
    <w:p w14:paraId="10899614" w14:textId="319854CB" w:rsidR="009D4888" w:rsidRDefault="0019734C" w:rsidP="0019734C">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Accuracy and precision refer to the exactness of the data. Accuracy in healthcare is worth high levels of investment. The data must not contain errors and must convey the correct information without being misleading. PRO answers that are considered valid or legitimate based on the survey’s requirement are allowable. </w:t>
      </w:r>
    </w:p>
    <w:p w14:paraId="48FC60FB" w14:textId="563A2AD2" w:rsidR="0019734C" w:rsidRPr="0087588B" w:rsidRDefault="0019734C" w:rsidP="0019734C">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At the same time, it is important to realize that requiring a patient to answer a question does not guarantee accurate data, any more than requiring a health care provider to acknowledge an alert guarantees their thoughtful consideration of the underlying information.</w:t>
      </w:r>
      <w:r>
        <w:rPr>
          <w:rFonts w:ascii="Arial" w:eastAsia="Calibri" w:hAnsi="Arial" w:cs="Arial"/>
          <w:color w:val="000000"/>
          <w:sz w:val="22"/>
          <w:szCs w:val="22"/>
        </w:rPr>
        <w:t xml:space="preserve"> </w:t>
      </w:r>
      <w:r w:rsidRPr="0087588B">
        <w:rPr>
          <w:rFonts w:ascii="Arial" w:eastAsia="Calibri" w:hAnsi="Arial" w:cs="Arial"/>
          <w:color w:val="000000"/>
          <w:sz w:val="22"/>
          <w:szCs w:val="22"/>
        </w:rPr>
        <w:t>Patients should be given a pathway through the PRO process which encourages them to provide information useful to their care, and to understand the benefit of providing that information.</w:t>
      </w:r>
    </w:p>
    <w:p w14:paraId="15215A19" w14:textId="77777777" w:rsidR="0019734C" w:rsidRPr="0087588B" w:rsidRDefault="0019734C" w:rsidP="0019734C">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There must be a valid reason to collect the data to justify the time and effort required. PRO data collected that is not relevant can misrepresent a patient’s health status and drive inaccurate clinical decision-making. Incomplete data collection can lead to incomplete understanding of patient health. Providers need the right level of access to the PRO data to adequately evaluate the data in a timely manner.</w:t>
      </w:r>
    </w:p>
    <w:p w14:paraId="3B8A2D8D" w14:textId="77777777" w:rsidR="0019734C" w:rsidRPr="00CE1E7C" w:rsidRDefault="0019734C" w:rsidP="0019734C">
      <w:pPr>
        <w:pBdr>
          <w:top w:val="nil"/>
          <w:left w:val="nil"/>
          <w:bottom w:val="nil"/>
          <w:right w:val="nil"/>
          <w:between w:val="nil"/>
        </w:pBdr>
        <w:spacing w:before="60" w:after="180"/>
        <w:rPr>
          <w:rFonts w:ascii="Arial" w:eastAsia="Calibri" w:hAnsi="Arial" w:cs="Arial"/>
          <w:sz w:val="22"/>
          <w:szCs w:val="22"/>
        </w:rPr>
      </w:pPr>
      <w:r w:rsidRPr="0087588B">
        <w:rPr>
          <w:rFonts w:ascii="Arial" w:eastAsia="Calibri" w:hAnsi="Arial" w:cs="Arial"/>
          <w:color w:val="000000"/>
          <w:sz w:val="22"/>
          <w:szCs w:val="22"/>
        </w:rPr>
        <w:t xml:space="preserve">There must be a reliable mechanism that collects and stores the PRO data without inconsistency or variance. The level of data detail is important, since inaccurate decisions can occur </w:t>
      </w:r>
      <w:r w:rsidRPr="00CE1E7C">
        <w:rPr>
          <w:rFonts w:ascii="Arial" w:eastAsia="Calibri" w:hAnsi="Arial" w:cs="Arial"/>
          <w:color w:val="000000"/>
          <w:sz w:val="22"/>
          <w:szCs w:val="22"/>
        </w:rPr>
        <w:t xml:space="preserve">if the data is not </w:t>
      </w:r>
      <w:r w:rsidRPr="00CE1E7C">
        <w:rPr>
          <w:rFonts w:ascii="Arial" w:eastAsia="Calibri" w:hAnsi="Arial" w:cs="Arial"/>
          <w:sz w:val="22"/>
          <w:szCs w:val="22"/>
        </w:rPr>
        <w:t>clearly presented. Simple raw data may have a different meaning than data that has been aggregated and summarized.</w:t>
      </w:r>
    </w:p>
    <w:p w14:paraId="3F02441A" w14:textId="3BF9BEA5" w:rsidR="0019734C" w:rsidRDefault="0019734C" w:rsidP="0019734C">
      <w:pPr>
        <w:rPr>
          <w:rFonts w:ascii="Arial" w:hAnsi="Arial" w:cs="Arial"/>
          <w:sz w:val="22"/>
          <w:szCs w:val="22"/>
          <w:shd w:val="clear" w:color="auto" w:fill="FFFFFF"/>
        </w:rPr>
      </w:pPr>
      <w:r w:rsidRPr="00CE1E7C">
        <w:rPr>
          <w:rFonts w:ascii="Arial" w:hAnsi="Arial" w:cs="Arial"/>
          <w:sz w:val="22"/>
          <w:szCs w:val="22"/>
          <w:shd w:val="clear" w:color="auto" w:fill="FFFFFF"/>
        </w:rPr>
        <w:t>A PRO system that offers a wide range of software features can adapt to specific patient or provider needs without significant additional programming and supports reporting and data visualization solutions.</w:t>
      </w:r>
    </w:p>
    <w:p w14:paraId="2F16B372" w14:textId="77777777" w:rsidR="00A017FC" w:rsidRPr="00CE1E7C" w:rsidRDefault="00A017FC" w:rsidP="0019734C">
      <w:pPr>
        <w:rPr>
          <w:rFonts w:ascii="Arial" w:hAnsi="Arial" w:cs="Arial"/>
          <w:sz w:val="22"/>
          <w:szCs w:val="22"/>
        </w:rPr>
      </w:pPr>
    </w:p>
    <w:p w14:paraId="0B8DCCE9" w14:textId="17FEBD4F" w:rsidR="00212067" w:rsidRPr="00406117" w:rsidRDefault="00BB6D42" w:rsidP="00406117">
      <w:pPr>
        <w:pStyle w:val="Style1"/>
      </w:pPr>
      <w:r w:rsidRPr="00FC1465">
        <w:lastRenderedPageBreak/>
        <w:t>Resources</w:t>
      </w:r>
      <w:bookmarkEnd w:id="50"/>
      <w:bookmarkEnd w:id="51"/>
    </w:p>
    <w:p w14:paraId="58D48D93" w14:textId="77777777" w:rsidR="0019734C" w:rsidRPr="00406117" w:rsidRDefault="0019734C" w:rsidP="0019734C">
      <w:pPr>
        <w:spacing w:before="180" w:after="60"/>
        <w:rPr>
          <w:rFonts w:ascii="Arial" w:hAnsi="Arial" w:cs="Arial"/>
          <w:b/>
          <w:bCs/>
          <w:sz w:val="22"/>
          <w:szCs w:val="22"/>
        </w:rPr>
      </w:pPr>
      <w:bookmarkStart w:id="52" w:name="_Toc49509571"/>
      <w:bookmarkStart w:id="53" w:name="_Toc49863338"/>
      <w:r w:rsidRPr="00406117">
        <w:rPr>
          <w:rFonts w:ascii="Arial" w:hAnsi="Arial" w:cs="Arial"/>
          <w:b/>
          <w:bCs/>
          <w:sz w:val="22"/>
          <w:szCs w:val="22"/>
        </w:rPr>
        <w:t>Guidance on Infrastructure</w:t>
      </w:r>
    </w:p>
    <w:p w14:paraId="6D48348A" w14:textId="77777777" w:rsidR="0019734C" w:rsidRPr="00F82033" w:rsidRDefault="0019734C" w:rsidP="0019734C">
      <w:pPr>
        <w:pStyle w:val="NormalWeb"/>
        <w:numPr>
          <w:ilvl w:val="0"/>
          <w:numId w:val="8"/>
        </w:numPr>
        <w:spacing w:before="120" w:beforeAutospacing="0" w:after="120" w:afterAutospacing="0"/>
        <w:ind w:left="360"/>
        <w:rPr>
          <w:rFonts w:ascii="Arial" w:hAnsi="Arial" w:cs="Arial"/>
          <w:color w:val="000000" w:themeColor="text1"/>
        </w:rPr>
      </w:pPr>
      <w:r w:rsidRPr="00406117">
        <w:rPr>
          <w:rFonts w:ascii="Arial" w:hAnsi="Arial" w:cs="Arial"/>
          <w:color w:val="000000" w:themeColor="text1"/>
          <w:sz w:val="22"/>
          <w:szCs w:val="22"/>
        </w:rPr>
        <w:t>Snyder C, and Wu, A.W., eds. Users’ Guide to Integrating Patient-Reported Outcomes in Electronic Health Records. Baltimore, MD: Johns Hopkins University. 2017. Funded by Patient-Centered Outcomes Research Institute (PCORI); JHU Contract No. 10.01.14 TO2 08.01.15.</w:t>
      </w:r>
      <w:r w:rsidRPr="00406117">
        <w:rPr>
          <w:rFonts w:ascii="Arial" w:hAnsi="Arial" w:cs="Arial"/>
          <w:color w:val="000000" w:themeColor="text1"/>
          <w:sz w:val="22"/>
          <w:szCs w:val="22"/>
        </w:rPr>
        <w:br/>
        <w:t xml:space="preserve">Available at: </w:t>
      </w:r>
      <w:hyperlink r:id="rId15" w:history="1">
        <w:r w:rsidRPr="009B077D">
          <w:rPr>
            <w:rStyle w:val="Hyperlink"/>
            <w:rFonts w:ascii="Arial" w:hAnsi="Arial" w:cs="Arial"/>
            <w:sz w:val="22"/>
            <w:szCs w:val="22"/>
          </w:rPr>
          <w:t>http://www.pcori.org/document/users-guide-integrating-patient-reported-outcomes-electronic-health-records</w:t>
        </w:r>
      </w:hyperlink>
      <w:r>
        <w:rPr>
          <w:rFonts w:ascii="Arial" w:hAnsi="Arial" w:cs="Arial"/>
          <w:color w:val="000000" w:themeColor="text1"/>
          <w:sz w:val="22"/>
          <w:szCs w:val="22"/>
        </w:rPr>
        <w:t xml:space="preserve"> </w:t>
      </w:r>
    </w:p>
    <w:p w14:paraId="061480CE" w14:textId="77777777" w:rsidR="0019734C" w:rsidRPr="00F82033" w:rsidRDefault="0019734C" w:rsidP="0019734C">
      <w:pPr>
        <w:pStyle w:val="NormalWeb"/>
        <w:numPr>
          <w:ilvl w:val="0"/>
          <w:numId w:val="8"/>
        </w:numPr>
        <w:spacing w:before="120" w:beforeAutospacing="0" w:after="120" w:afterAutospacing="0"/>
        <w:ind w:left="360"/>
        <w:rPr>
          <w:rFonts w:ascii="Arial" w:hAnsi="Arial" w:cs="Arial"/>
          <w:color w:val="000000" w:themeColor="text1"/>
        </w:rPr>
      </w:pPr>
      <w:r w:rsidRPr="00F82033">
        <w:rPr>
          <w:rFonts w:ascii="Arial" w:eastAsia="Calibri" w:hAnsi="Arial" w:cs="Arial"/>
          <w:color w:val="000000" w:themeColor="text1"/>
          <w:sz w:val="22"/>
          <w:szCs w:val="22"/>
        </w:rPr>
        <w:t xml:space="preserve">Coons SJ, </w:t>
      </w:r>
      <w:proofErr w:type="spellStart"/>
      <w:r w:rsidRPr="00F82033">
        <w:rPr>
          <w:rFonts w:ascii="Arial" w:eastAsia="Calibri" w:hAnsi="Arial" w:cs="Arial"/>
          <w:color w:val="000000" w:themeColor="text1"/>
          <w:sz w:val="22"/>
          <w:szCs w:val="22"/>
        </w:rPr>
        <w:t>Eremenco</w:t>
      </w:r>
      <w:proofErr w:type="spellEnd"/>
      <w:r w:rsidRPr="00F82033">
        <w:rPr>
          <w:rFonts w:ascii="Arial" w:eastAsia="Calibri" w:hAnsi="Arial" w:cs="Arial"/>
          <w:color w:val="000000" w:themeColor="text1"/>
          <w:sz w:val="22"/>
          <w:szCs w:val="22"/>
        </w:rPr>
        <w:t xml:space="preserve"> S, Lundy JJ, </w:t>
      </w:r>
      <w:proofErr w:type="spellStart"/>
      <w:r w:rsidRPr="00F82033">
        <w:rPr>
          <w:rFonts w:ascii="Arial" w:eastAsia="Calibri" w:hAnsi="Arial" w:cs="Arial"/>
          <w:color w:val="000000" w:themeColor="text1"/>
          <w:sz w:val="22"/>
          <w:szCs w:val="22"/>
        </w:rPr>
        <w:t>O’Donohoe</w:t>
      </w:r>
      <w:proofErr w:type="spellEnd"/>
      <w:r w:rsidRPr="00F82033">
        <w:rPr>
          <w:rFonts w:ascii="Arial" w:eastAsia="Calibri" w:hAnsi="Arial" w:cs="Arial"/>
          <w:color w:val="000000" w:themeColor="text1"/>
          <w:sz w:val="22"/>
          <w:szCs w:val="22"/>
        </w:rPr>
        <w:t xml:space="preserve"> P, O’Gorman H, </w:t>
      </w:r>
      <w:proofErr w:type="spellStart"/>
      <w:r w:rsidRPr="00F82033">
        <w:rPr>
          <w:rFonts w:ascii="Arial" w:eastAsia="Calibri" w:hAnsi="Arial" w:cs="Arial"/>
          <w:color w:val="000000" w:themeColor="text1"/>
          <w:sz w:val="22"/>
          <w:szCs w:val="22"/>
        </w:rPr>
        <w:t>Malizia</w:t>
      </w:r>
      <w:proofErr w:type="spellEnd"/>
      <w:r w:rsidRPr="00F82033">
        <w:rPr>
          <w:rFonts w:ascii="Arial" w:eastAsia="Calibri" w:hAnsi="Arial" w:cs="Arial"/>
          <w:color w:val="000000" w:themeColor="text1"/>
          <w:sz w:val="22"/>
          <w:szCs w:val="22"/>
        </w:rPr>
        <w:t xml:space="preserve"> W. Capturing Patient-Reported Outcome (PRO) Data Electronically: The Past, Present, and Promise of ePRO Measurement in Clinical Trials. The Patient. 2015;8(4):301-309. doi:10.1007/s40271-014-0090-z.</w:t>
      </w:r>
    </w:p>
    <w:p w14:paraId="5B9E1D40" w14:textId="77777777" w:rsidR="0019734C" w:rsidRPr="00406117" w:rsidRDefault="0019734C" w:rsidP="0019734C">
      <w:pPr>
        <w:spacing w:before="180" w:after="60"/>
        <w:rPr>
          <w:rFonts w:ascii="Arial" w:hAnsi="Arial" w:cs="Arial"/>
          <w:b/>
          <w:bCs/>
          <w:sz w:val="22"/>
          <w:szCs w:val="22"/>
        </w:rPr>
      </w:pPr>
      <w:r w:rsidRPr="00406117">
        <w:rPr>
          <w:rFonts w:ascii="Arial" w:hAnsi="Arial" w:cs="Arial"/>
          <w:b/>
          <w:bCs/>
          <w:sz w:val="22"/>
          <w:szCs w:val="22"/>
        </w:rPr>
        <w:t>Other Helpful Information or Examples</w:t>
      </w:r>
    </w:p>
    <w:p w14:paraId="5BD505DA" w14:textId="77777777" w:rsidR="0019734C" w:rsidRPr="007616E0" w:rsidRDefault="0019734C" w:rsidP="0019734C">
      <w:pPr>
        <w:pStyle w:val="ListParagraph"/>
        <w:numPr>
          <w:ilvl w:val="0"/>
          <w:numId w:val="40"/>
        </w:numPr>
        <w:pBdr>
          <w:top w:val="nil"/>
          <w:left w:val="nil"/>
          <w:bottom w:val="nil"/>
          <w:right w:val="nil"/>
          <w:between w:val="nil"/>
        </w:pBdr>
        <w:spacing w:before="120" w:after="120"/>
        <w:ind w:left="360"/>
        <w:contextualSpacing w:val="0"/>
        <w:rPr>
          <w:rFonts w:ascii="Arial" w:hAnsi="Arial" w:cs="Arial"/>
          <w:color w:val="000000"/>
        </w:rPr>
      </w:pPr>
      <w:r w:rsidRPr="00AC76AB">
        <w:rPr>
          <w:rFonts w:ascii="Arial" w:hAnsi="Arial" w:cs="Arial"/>
          <w:color w:val="000000"/>
        </w:rPr>
        <w:t>ePROs in Clinical Care</w:t>
      </w:r>
      <w:r>
        <w:rPr>
          <w:rFonts w:ascii="Arial" w:hAnsi="Arial" w:cs="Arial"/>
          <w:color w:val="000000"/>
        </w:rPr>
        <w:t xml:space="preserve">: </w:t>
      </w:r>
      <w:r w:rsidRPr="000F4CB5">
        <w:rPr>
          <w:rFonts w:ascii="Arial" w:hAnsi="Arial" w:cs="Arial"/>
          <w:color w:val="000000"/>
        </w:rPr>
        <w:t>Guidelines and tools for</w:t>
      </w:r>
      <w:r>
        <w:rPr>
          <w:rFonts w:ascii="Arial" w:hAnsi="Arial" w:cs="Arial"/>
          <w:color w:val="000000"/>
        </w:rPr>
        <w:t xml:space="preserve"> </w:t>
      </w:r>
      <w:r w:rsidRPr="000F4CB5">
        <w:rPr>
          <w:rFonts w:ascii="Arial" w:hAnsi="Arial" w:cs="Arial"/>
          <w:color w:val="000000"/>
        </w:rPr>
        <w:t>health systems</w:t>
      </w:r>
      <w:r>
        <w:rPr>
          <w:rFonts w:ascii="Arial" w:hAnsi="Arial" w:cs="Arial"/>
          <w:color w:val="000000"/>
        </w:rPr>
        <w:t>. (</w:t>
      </w:r>
      <w:hyperlink r:id="rId16" w:history="1">
        <w:r w:rsidRPr="00352DB0">
          <w:rPr>
            <w:rStyle w:val="Hyperlink"/>
            <w:rFonts w:ascii="Arial" w:hAnsi="Arial" w:cs="Arial"/>
          </w:rPr>
          <w:t>https://epros.becertain.org/</w:t>
        </w:r>
      </w:hyperlink>
      <w:r>
        <w:rPr>
          <w:rFonts w:ascii="Arial" w:hAnsi="Arial" w:cs="Arial"/>
          <w:color w:val="000000"/>
        </w:rPr>
        <w:t>) 2020.</w:t>
      </w:r>
    </w:p>
    <w:p w14:paraId="164E61BA" w14:textId="77777777" w:rsidR="0019734C" w:rsidRPr="00F82033" w:rsidRDefault="0019734C" w:rsidP="0019734C">
      <w:pPr>
        <w:pStyle w:val="ListParagraph"/>
        <w:numPr>
          <w:ilvl w:val="0"/>
          <w:numId w:val="40"/>
        </w:numPr>
        <w:pBdr>
          <w:top w:val="nil"/>
          <w:left w:val="nil"/>
          <w:bottom w:val="nil"/>
          <w:right w:val="nil"/>
          <w:between w:val="nil"/>
        </w:pBdr>
        <w:spacing w:before="120" w:after="120"/>
        <w:ind w:left="360"/>
        <w:contextualSpacing w:val="0"/>
        <w:rPr>
          <w:rFonts w:ascii="Arial" w:hAnsi="Arial" w:cs="Arial"/>
          <w:color w:val="000000"/>
        </w:rPr>
      </w:pPr>
      <w:r w:rsidRPr="00F82033">
        <w:rPr>
          <w:rFonts w:ascii="Arial" w:eastAsia="Calibri" w:hAnsi="Arial" w:cs="Arial"/>
          <w:color w:val="000000"/>
          <w:sz w:val="22"/>
          <w:szCs w:val="22"/>
        </w:rPr>
        <w:t xml:space="preserve">Clinical Data Capture and Management Evaluation Checklist, </w:t>
      </w:r>
      <w:hyperlink r:id="rId17">
        <w:r w:rsidRPr="00F82033">
          <w:rPr>
            <w:rFonts w:ascii="Arial" w:eastAsia="Calibri" w:hAnsi="Arial" w:cs="Arial"/>
            <w:color w:val="0000FF"/>
            <w:sz w:val="22"/>
            <w:szCs w:val="22"/>
            <w:u w:val="single"/>
          </w:rPr>
          <w:t>Oracle Data Sheet</w:t>
        </w:r>
      </w:hyperlink>
      <w:r w:rsidRPr="00F82033">
        <w:rPr>
          <w:rFonts w:ascii="Arial" w:eastAsia="Calibri" w:hAnsi="Arial" w:cs="Arial"/>
          <w:color w:val="000000"/>
          <w:sz w:val="22"/>
          <w:szCs w:val="22"/>
        </w:rPr>
        <w:t xml:space="preserve">. </w:t>
      </w:r>
    </w:p>
    <w:p w14:paraId="5807D4C4" w14:textId="77777777" w:rsidR="0019734C" w:rsidRPr="00F82033" w:rsidRDefault="0019734C" w:rsidP="0019734C">
      <w:pPr>
        <w:pStyle w:val="ListParagraph"/>
        <w:numPr>
          <w:ilvl w:val="0"/>
          <w:numId w:val="40"/>
        </w:numPr>
        <w:pBdr>
          <w:top w:val="nil"/>
          <w:left w:val="nil"/>
          <w:bottom w:val="nil"/>
          <w:right w:val="nil"/>
          <w:between w:val="nil"/>
        </w:pBdr>
        <w:spacing w:before="120" w:after="120"/>
        <w:ind w:left="360"/>
        <w:contextualSpacing w:val="0"/>
        <w:rPr>
          <w:rFonts w:ascii="Arial" w:hAnsi="Arial" w:cs="Arial"/>
          <w:color w:val="000000"/>
        </w:rPr>
      </w:pPr>
      <w:r w:rsidRPr="00F82033">
        <w:rPr>
          <w:rFonts w:ascii="Arial" w:eastAsia="Calibri" w:hAnsi="Arial" w:cs="Arial"/>
          <w:color w:val="000000"/>
          <w:sz w:val="22"/>
          <w:szCs w:val="22"/>
        </w:rPr>
        <w:t>Review of Data Accessibility Methods In Healthcare (PDF Download Available).</w:t>
      </w:r>
      <w:r w:rsidRPr="00F82033">
        <w:rPr>
          <w:rFonts w:ascii="Arial" w:eastAsia="Calibri" w:hAnsi="Arial" w:cs="Arial"/>
          <w:color w:val="000000"/>
          <w:sz w:val="22"/>
          <w:szCs w:val="22"/>
        </w:rPr>
        <w:br/>
        <w:t xml:space="preserve">Available from: </w:t>
      </w:r>
      <w:hyperlink r:id="rId18" w:history="1">
        <w:r w:rsidRPr="00F82033">
          <w:rPr>
            <w:rStyle w:val="Hyperlink"/>
            <w:rFonts w:ascii="Arial" w:eastAsia="Calibri" w:hAnsi="Arial" w:cs="Arial"/>
            <w:sz w:val="22"/>
            <w:szCs w:val="22"/>
          </w:rPr>
          <w:t>https://www.researchgate.net/publication/280722426_REVIEW_OF_DATA_ACCESSIBILITY_METHODS_IN_HEALTHCARE</w:t>
        </w:r>
      </w:hyperlink>
      <w:r w:rsidRPr="00F82033">
        <w:rPr>
          <w:rFonts w:ascii="Arial" w:eastAsia="Calibri" w:hAnsi="Arial" w:cs="Arial"/>
          <w:color w:val="000000"/>
          <w:sz w:val="22"/>
          <w:szCs w:val="22"/>
        </w:rPr>
        <w:t xml:space="preserve"> [accessed Feb 12 2018].</w:t>
      </w:r>
    </w:p>
    <w:p w14:paraId="3F7A45E2" w14:textId="77777777" w:rsidR="0019734C" w:rsidRPr="00F82033" w:rsidRDefault="0019734C" w:rsidP="0019734C">
      <w:pPr>
        <w:pStyle w:val="ListParagraph"/>
        <w:numPr>
          <w:ilvl w:val="0"/>
          <w:numId w:val="40"/>
        </w:numPr>
        <w:pBdr>
          <w:top w:val="nil"/>
          <w:left w:val="nil"/>
          <w:bottom w:val="nil"/>
          <w:right w:val="nil"/>
          <w:between w:val="nil"/>
        </w:pBdr>
        <w:spacing w:before="120" w:after="120"/>
        <w:ind w:left="360"/>
        <w:contextualSpacing w:val="0"/>
        <w:rPr>
          <w:rFonts w:ascii="Arial" w:hAnsi="Arial" w:cs="Arial"/>
          <w:color w:val="000000"/>
        </w:rPr>
      </w:pPr>
      <w:r w:rsidRPr="00F82033">
        <w:rPr>
          <w:rFonts w:ascii="Arial" w:eastAsia="Calibri" w:hAnsi="Arial" w:cs="Arial"/>
          <w:color w:val="000000"/>
          <w:sz w:val="22"/>
          <w:szCs w:val="22"/>
        </w:rPr>
        <w:t>The MAPS Toolkit: mHealth assessment and planning for scale. World Health Organization (2015)</w:t>
      </w:r>
      <w:proofErr w:type="gramStart"/>
      <w:r w:rsidRPr="00F82033">
        <w:rPr>
          <w:rFonts w:ascii="Arial" w:eastAsia="Calibri" w:hAnsi="Arial" w:cs="Arial"/>
          <w:color w:val="000000"/>
          <w:sz w:val="22"/>
          <w:szCs w:val="22"/>
        </w:rPr>
        <w:t>.United</w:t>
      </w:r>
      <w:proofErr w:type="gramEnd"/>
      <w:r w:rsidRPr="00F82033">
        <w:rPr>
          <w:rFonts w:ascii="Arial" w:eastAsia="Calibri" w:hAnsi="Arial" w:cs="Arial"/>
          <w:color w:val="000000"/>
          <w:sz w:val="22"/>
          <w:szCs w:val="22"/>
        </w:rPr>
        <w:t xml:space="preserve"> Nations Foundation. UNDP/UNFPA/WHO/World Bank Special </w:t>
      </w:r>
      <w:proofErr w:type="spellStart"/>
      <w:r w:rsidRPr="00F82033">
        <w:rPr>
          <w:rFonts w:ascii="Arial" w:eastAsia="Calibri" w:hAnsi="Arial" w:cs="Arial"/>
          <w:color w:val="000000"/>
          <w:sz w:val="22"/>
          <w:szCs w:val="22"/>
        </w:rPr>
        <w:t>Programme</w:t>
      </w:r>
      <w:proofErr w:type="spellEnd"/>
      <w:r w:rsidRPr="00F82033">
        <w:rPr>
          <w:rFonts w:ascii="Arial" w:eastAsia="Calibri" w:hAnsi="Arial" w:cs="Arial"/>
          <w:color w:val="000000"/>
          <w:sz w:val="22"/>
          <w:szCs w:val="22"/>
        </w:rPr>
        <w:t xml:space="preserve"> of Research, Development and Research Training in Human Reproduction. Johns Hopkins University.</w:t>
      </w:r>
    </w:p>
    <w:p w14:paraId="50D7D168" w14:textId="77777777" w:rsidR="0019734C" w:rsidRPr="00F82033" w:rsidRDefault="0019734C" w:rsidP="0019734C">
      <w:pPr>
        <w:pStyle w:val="ListParagraph"/>
        <w:numPr>
          <w:ilvl w:val="0"/>
          <w:numId w:val="40"/>
        </w:numPr>
        <w:pBdr>
          <w:top w:val="nil"/>
          <w:left w:val="nil"/>
          <w:bottom w:val="nil"/>
          <w:right w:val="nil"/>
          <w:between w:val="nil"/>
        </w:pBdr>
        <w:spacing w:before="120" w:after="120"/>
        <w:ind w:left="360"/>
        <w:contextualSpacing w:val="0"/>
        <w:rPr>
          <w:rFonts w:ascii="Arial" w:hAnsi="Arial" w:cs="Arial"/>
          <w:color w:val="0000FF"/>
          <w:u w:val="single"/>
        </w:rPr>
      </w:pPr>
      <w:proofErr w:type="spellStart"/>
      <w:r w:rsidRPr="00F82033">
        <w:rPr>
          <w:rFonts w:ascii="Arial" w:eastAsia="Calibri" w:hAnsi="Arial" w:cs="Arial"/>
          <w:color w:val="000000"/>
          <w:sz w:val="22"/>
          <w:szCs w:val="22"/>
        </w:rPr>
        <w:t>REDCap</w:t>
      </w:r>
      <w:proofErr w:type="spellEnd"/>
      <w:r w:rsidRPr="00F82033">
        <w:rPr>
          <w:rFonts w:ascii="Arial" w:eastAsia="Calibri" w:hAnsi="Arial" w:cs="Arial"/>
          <w:color w:val="000000"/>
          <w:sz w:val="22"/>
          <w:szCs w:val="22"/>
        </w:rPr>
        <w:t xml:space="preserve"> is a secure web application for building and managing online surveys and databases </w:t>
      </w:r>
      <w:hyperlink r:id="rId19">
        <w:r w:rsidRPr="00F82033">
          <w:rPr>
            <w:rFonts w:ascii="Arial" w:eastAsia="Calibri" w:hAnsi="Arial" w:cs="Arial"/>
            <w:color w:val="0000FF"/>
            <w:sz w:val="22"/>
            <w:szCs w:val="22"/>
            <w:u w:val="single"/>
          </w:rPr>
          <w:t>http://projectredcap.org</w:t>
        </w:r>
      </w:hyperlink>
    </w:p>
    <w:p w14:paraId="4F04E313" w14:textId="77777777" w:rsidR="0019734C" w:rsidRDefault="0019734C">
      <w:pPr>
        <w:rPr>
          <w:rFonts w:ascii="Arial" w:eastAsiaTheme="majorEastAsia" w:hAnsi="Arial" w:cstheme="majorBidi"/>
          <w:b/>
          <w:bCs/>
          <w:color w:val="2D4F8E" w:themeColor="accent1" w:themeShade="B5"/>
          <w:sz w:val="32"/>
          <w:szCs w:val="32"/>
        </w:rPr>
      </w:pPr>
      <w:r>
        <w:br w:type="page"/>
      </w:r>
    </w:p>
    <w:p w14:paraId="4D0157B5" w14:textId="2D2DBEFE" w:rsidR="00CF7312" w:rsidRPr="00F82033" w:rsidRDefault="004A793A" w:rsidP="00F82033">
      <w:pPr>
        <w:pStyle w:val="Heading1"/>
      </w:pPr>
      <w:r w:rsidRPr="009B1A80">
        <w:lastRenderedPageBreak/>
        <w:t xml:space="preserve">CHAPTER </w:t>
      </w:r>
      <w:r w:rsidR="00BE458C" w:rsidRPr="009B1A80">
        <w:t>4</w:t>
      </w:r>
      <w:r w:rsidRPr="009B1A80">
        <w:t>.</w:t>
      </w:r>
      <w:r w:rsidR="005C4103">
        <w:t xml:space="preserve"> </w:t>
      </w:r>
      <w:r w:rsidR="007B4D09" w:rsidRPr="009B1A80">
        <w:t>CREATE PRO ASSESSMENT</w:t>
      </w:r>
      <w:bookmarkEnd w:id="52"/>
      <w:bookmarkEnd w:id="53"/>
    </w:p>
    <w:p w14:paraId="1F5F18DA" w14:textId="77777777" w:rsidR="0019734C" w:rsidRPr="005C4103" w:rsidRDefault="0019734C" w:rsidP="0019734C">
      <w:pPr>
        <w:pStyle w:val="Style1"/>
      </w:pPr>
      <w:bookmarkStart w:id="54" w:name="_Toc49524127"/>
      <w:bookmarkStart w:id="55" w:name="_Toc49863340"/>
      <w:r w:rsidRPr="005C4103">
        <w:t>Determine mode of administration</w:t>
      </w:r>
      <w:bookmarkEnd w:id="54"/>
      <w:r w:rsidRPr="005C4103">
        <w:t xml:space="preserve"> </w:t>
      </w:r>
    </w:p>
    <w:p w14:paraId="1E493817" w14:textId="77777777" w:rsidR="0019734C" w:rsidRPr="0087588B" w:rsidRDefault="0019734C" w:rsidP="0019734C">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PRO measures may be administered in electronic or paper format. </w:t>
      </w:r>
      <w:r>
        <w:rPr>
          <w:rFonts w:ascii="Arial" w:eastAsia="Calibri" w:hAnsi="Arial" w:cs="Arial"/>
          <w:color w:val="000000"/>
          <w:sz w:val="22"/>
          <w:szCs w:val="22"/>
        </w:rPr>
        <w:t xml:space="preserve">While we briefly describe the advantages of each below, at this point for all but the briefest assessments being integrated on the most temporary basis, the tablet-based approaches have tremendous advantages. </w:t>
      </w:r>
    </w:p>
    <w:p w14:paraId="79F99C79" w14:textId="77777777" w:rsidR="0019734C" w:rsidRPr="006D474B" w:rsidRDefault="0019734C" w:rsidP="0019734C">
      <w:pPr>
        <w:spacing w:before="180" w:after="60"/>
        <w:rPr>
          <w:rFonts w:ascii="Arial" w:hAnsi="Arial" w:cs="Arial"/>
          <w:b/>
          <w:bCs/>
          <w:sz w:val="22"/>
          <w:szCs w:val="22"/>
        </w:rPr>
      </w:pPr>
      <w:r w:rsidRPr="006D474B">
        <w:rPr>
          <w:rFonts w:ascii="Arial" w:hAnsi="Arial" w:cs="Arial"/>
          <w:b/>
          <w:bCs/>
          <w:sz w:val="22"/>
          <w:szCs w:val="22"/>
        </w:rPr>
        <w:t>Advantages of paper administration</w:t>
      </w:r>
    </w:p>
    <w:p w14:paraId="77F4D127" w14:textId="77777777"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May be more familiar to patients with low computer literacy.</w:t>
      </w:r>
    </w:p>
    <w:p w14:paraId="0608C779" w14:textId="03AC5E98"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 xml:space="preserve">Quick, lower-cost </w:t>
      </w:r>
      <w:r w:rsidR="00D5495E">
        <w:rPr>
          <w:rFonts w:ascii="Arial" w:eastAsia="Calibri" w:hAnsi="Arial" w:cs="Arial"/>
          <w:color w:val="000000"/>
          <w:sz w:val="22"/>
          <w:szCs w:val="22"/>
        </w:rPr>
        <w:t>start-up</w:t>
      </w:r>
      <w:r w:rsidRPr="0087588B">
        <w:rPr>
          <w:rFonts w:ascii="Arial" w:eastAsia="Calibri" w:hAnsi="Arial" w:cs="Arial"/>
          <w:color w:val="000000"/>
          <w:sz w:val="22"/>
          <w:szCs w:val="22"/>
        </w:rPr>
        <w:t>.</w:t>
      </w:r>
    </w:p>
    <w:p w14:paraId="19D91BA4" w14:textId="77777777" w:rsidR="0019734C" w:rsidRPr="006D474B" w:rsidRDefault="0019734C" w:rsidP="0019734C">
      <w:pPr>
        <w:spacing w:before="180" w:after="60"/>
        <w:rPr>
          <w:rFonts w:ascii="Arial" w:hAnsi="Arial" w:cs="Arial"/>
          <w:b/>
          <w:bCs/>
          <w:sz w:val="22"/>
          <w:szCs w:val="22"/>
        </w:rPr>
      </w:pPr>
      <w:r w:rsidRPr="006D474B">
        <w:rPr>
          <w:rFonts w:ascii="Arial" w:hAnsi="Arial" w:cs="Arial"/>
          <w:b/>
          <w:bCs/>
          <w:sz w:val="22"/>
          <w:szCs w:val="22"/>
        </w:rPr>
        <w:t>Advantages of tablet-based administration</w:t>
      </w:r>
    </w:p>
    <w:p w14:paraId="39061C46" w14:textId="77777777"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Ability to automate skip patterns within assessment so that patients only receive relevant questions (e.g., no smoking frequency questions shown if indicates not currently smoking), reducing time burden. The ability to integrate skip patterns dramatically reduced patient burden and therefore impact on clinic flow. It may be one of the most important advantages of tablet-based collection.</w:t>
      </w:r>
    </w:p>
    <w:p w14:paraId="3A777E06" w14:textId="77777777"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Patients prefer or perceive advantages to tablet-based to paper-based administration</w:t>
      </w:r>
      <w:r w:rsidRPr="0087588B">
        <w:rPr>
          <w:rFonts w:ascii="Arial" w:eastAsia="Calibri" w:hAnsi="Arial" w:cs="Arial"/>
          <w:color w:val="000000"/>
          <w:sz w:val="22"/>
          <w:szCs w:val="22"/>
        </w:rPr>
        <w:fldChar w:fldCharType="begin">
          <w:fldData xml:space="preserve">PEVuZE5vdGU+PENpdGU+PEF1dGhvcj5GYW5uaW5nPC9BdXRob3I+PFllYXI+MjAxNDwvWWVhcj48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</w:fldData>
        </w:fldChar>
      </w:r>
      <w:r>
        <w:rPr>
          <w:rFonts w:ascii="Arial" w:eastAsia="Calibri" w:hAnsi="Arial" w:cs="Arial"/>
          <w:color w:val="000000"/>
          <w:sz w:val="22"/>
          <w:szCs w:val="22"/>
        </w:rPr>
        <w:instrText xml:space="preserve"> ADDIN EN.CITE </w:instrText>
      </w:r>
      <w:r>
        <w:rPr>
          <w:rFonts w:ascii="Arial" w:eastAsia="Calibri" w:hAnsi="Arial" w:cs="Arial"/>
          <w:color w:val="000000"/>
          <w:sz w:val="22"/>
          <w:szCs w:val="22"/>
        </w:rPr>
        <w:fldChar w:fldCharType="begin">
          <w:fldData xml:space="preserve">PEVuZE5vdGU+PENpdGU+PEF1dGhvcj5GYW5uaW5nPC9BdXRob3I+PFllYXI+MjAxNDwvWWVhcj48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</w:fldData>
        </w:fldChar>
      </w:r>
      <w:r>
        <w:rPr>
          <w:rFonts w:ascii="Arial" w:eastAsia="Calibri" w:hAnsi="Arial" w:cs="Arial"/>
          <w:color w:val="000000"/>
          <w:sz w:val="22"/>
          <w:szCs w:val="22"/>
        </w:rPr>
        <w:instrText xml:space="preserve"> ADDIN EN.CITE.DATA </w:instrText>
      </w:r>
      <w:r>
        <w:rPr>
          <w:rFonts w:ascii="Arial" w:eastAsia="Calibri" w:hAnsi="Arial" w:cs="Arial"/>
          <w:color w:val="000000"/>
          <w:sz w:val="22"/>
          <w:szCs w:val="22"/>
        </w:rPr>
      </w:r>
      <w:r>
        <w:rPr>
          <w:rFonts w:ascii="Arial" w:eastAsia="Calibri" w:hAnsi="Arial" w:cs="Arial"/>
          <w:color w:val="000000"/>
          <w:sz w:val="22"/>
          <w:szCs w:val="22"/>
        </w:rPr>
        <w:fldChar w:fldCharType="end"/>
      </w:r>
      <w:r w:rsidRPr="0087588B">
        <w:rPr>
          <w:rFonts w:ascii="Arial" w:eastAsia="Calibri" w:hAnsi="Arial" w:cs="Arial"/>
          <w:color w:val="000000"/>
          <w:sz w:val="22"/>
          <w:szCs w:val="22"/>
        </w:rPr>
      </w:r>
      <w:r w:rsidRPr="0087588B">
        <w:rPr>
          <w:rFonts w:ascii="Arial" w:eastAsia="Calibri" w:hAnsi="Arial" w:cs="Arial"/>
          <w:color w:val="000000"/>
          <w:sz w:val="22"/>
          <w:szCs w:val="22"/>
        </w:rPr>
        <w:fldChar w:fldCharType="separate"/>
      </w:r>
      <w:r w:rsidRPr="00A35892">
        <w:rPr>
          <w:rFonts w:ascii="Arial" w:eastAsia="Calibri" w:hAnsi="Arial" w:cs="Arial"/>
          <w:noProof/>
          <w:color w:val="000000"/>
          <w:sz w:val="22"/>
          <w:szCs w:val="22"/>
          <w:vertAlign w:val="superscript"/>
        </w:rPr>
        <w:t>21,22</w:t>
      </w:r>
      <w:r w:rsidRPr="0087588B">
        <w:rPr>
          <w:rFonts w:ascii="Arial" w:eastAsia="Calibri" w:hAnsi="Arial" w:cs="Arial"/>
          <w:color w:val="000000"/>
          <w:sz w:val="22"/>
          <w:szCs w:val="22"/>
        </w:rPr>
        <w:fldChar w:fldCharType="end"/>
      </w:r>
      <w:r w:rsidRPr="0087588B">
        <w:rPr>
          <w:rFonts w:ascii="Arial" w:eastAsia="Calibri" w:hAnsi="Arial" w:cs="Arial"/>
          <w:color w:val="000000"/>
          <w:sz w:val="22"/>
          <w:szCs w:val="22"/>
        </w:rPr>
        <w:t xml:space="preserve"> </w:t>
      </w:r>
    </w:p>
    <w:p w14:paraId="152A88CB" w14:textId="77777777"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Automated scoring within domains (e.g., PHQ-9). This reduces errors and also staff burden as no scoring by staff is required. It facilitates having scored results available to provider in real-time to enable clinical care impact.</w:t>
      </w:r>
      <w:r>
        <w:rPr>
          <w:rFonts w:ascii="Arial" w:eastAsia="Calibri" w:hAnsi="Arial" w:cs="Arial"/>
          <w:color w:val="000000"/>
          <w:sz w:val="22"/>
          <w:szCs w:val="22"/>
        </w:rPr>
        <w:t xml:space="preserve"> </w:t>
      </w:r>
    </w:p>
    <w:p w14:paraId="1BCE9AB5" w14:textId="77777777"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Ability to link PRO responses to real-time pager alerts to clinic staff for high-risk patients, such as when suicidal ideation is endorsed. Among clinics that are also doing research, can use same approach to automate pages for other reasons including study recruitment.</w:t>
      </w:r>
    </w:p>
    <w:p w14:paraId="6011C5C1" w14:textId="77777777"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Ability to administer in multiple languages yet easily interpret results.</w:t>
      </w:r>
    </w:p>
    <w:p w14:paraId="24DC5934" w14:textId="77777777"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Generation of real-time, comprehensive summary of results, with potential to illustrate differences between time points using graphics.</w:t>
      </w:r>
    </w:p>
    <w:p w14:paraId="3456DC6F" w14:textId="77777777" w:rsidR="0019734C"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No physical space required for paper feedback form data storage.</w:t>
      </w:r>
    </w:p>
    <w:p w14:paraId="03535F2D" w14:textId="77777777" w:rsidR="0019734C" w:rsidRPr="0087588B" w:rsidRDefault="0019734C" w:rsidP="0019734C">
      <w:pPr>
        <w:pStyle w:val="ListParagraph"/>
        <w:pBdr>
          <w:top w:val="nil"/>
          <w:left w:val="nil"/>
          <w:bottom w:val="nil"/>
          <w:right w:val="nil"/>
          <w:between w:val="nil"/>
        </w:pBdr>
        <w:spacing w:before="60" w:after="60"/>
        <w:contextualSpacing w:val="0"/>
        <w:rPr>
          <w:rFonts w:ascii="Arial" w:eastAsia="Calibri" w:hAnsi="Arial" w:cs="Arial"/>
          <w:color w:val="000000"/>
          <w:sz w:val="22"/>
          <w:szCs w:val="22"/>
        </w:rPr>
      </w:pPr>
    </w:p>
    <w:p w14:paraId="3076F473" w14:textId="77777777" w:rsidR="0019734C" w:rsidRPr="0087588B" w:rsidRDefault="0019734C" w:rsidP="0019734C">
      <w:pPr>
        <w:pStyle w:val="ListParagraph"/>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Furthermore, depending on goals, additional benefits can include:</w:t>
      </w:r>
    </w:p>
    <w:p w14:paraId="5E8CB4F9" w14:textId="77777777"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Potential for remote administration such as for telehealth visits with real-time results delivered to clinic staff.</w:t>
      </w:r>
    </w:p>
    <w:p w14:paraId="57079317" w14:textId="77777777"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Programming flexibility allows for patient-specific administration, such as showing specific PROs to select patients at select time intervals based on historic responses or risk factors.</w:t>
      </w:r>
    </w:p>
    <w:p w14:paraId="58A2C301" w14:textId="22559BFD"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Ability to synchronize with audio accompaniment</w:t>
      </w:r>
      <w:r w:rsidR="00D5495E">
        <w:rPr>
          <w:rFonts w:ascii="Arial" w:eastAsia="Calibri" w:hAnsi="Arial" w:cs="Arial"/>
          <w:color w:val="000000"/>
          <w:sz w:val="22"/>
          <w:szCs w:val="22"/>
        </w:rPr>
        <w:t xml:space="preserve"> when needed</w:t>
      </w:r>
      <w:r w:rsidRPr="0087588B">
        <w:rPr>
          <w:rFonts w:ascii="Arial" w:eastAsia="Calibri" w:hAnsi="Arial" w:cs="Arial"/>
          <w:color w:val="000000"/>
          <w:sz w:val="22"/>
          <w:szCs w:val="22"/>
        </w:rPr>
        <w:t xml:space="preserve"> for </w:t>
      </w:r>
      <w:r>
        <w:rPr>
          <w:rFonts w:ascii="Arial" w:eastAsia="Calibri" w:hAnsi="Arial" w:cs="Arial"/>
          <w:color w:val="000000"/>
          <w:sz w:val="22"/>
          <w:szCs w:val="22"/>
        </w:rPr>
        <w:t>PLWH with lower literacy levels</w:t>
      </w:r>
      <w:r w:rsidRPr="0087588B">
        <w:rPr>
          <w:rFonts w:ascii="Arial" w:eastAsia="Calibri" w:hAnsi="Arial" w:cs="Arial"/>
          <w:color w:val="000000"/>
          <w:sz w:val="22"/>
          <w:szCs w:val="22"/>
        </w:rPr>
        <w:t xml:space="preserve"> or those with poor vision.</w:t>
      </w:r>
    </w:p>
    <w:p w14:paraId="771FDB8C" w14:textId="77777777" w:rsidR="0019734C" w:rsidRPr="0087588B"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Easier to compile population-level data for analysis.</w:t>
      </w:r>
    </w:p>
    <w:p w14:paraId="1C367010" w14:textId="394E4974" w:rsidR="0019734C" w:rsidRPr="005C4103" w:rsidRDefault="0019734C" w:rsidP="0019734C">
      <w:pPr>
        <w:pStyle w:val="ListParagraph"/>
        <w:numPr>
          <w:ilvl w:val="0"/>
          <w:numId w:val="8"/>
        </w:numPr>
        <w:pBdr>
          <w:top w:val="nil"/>
          <w:left w:val="nil"/>
          <w:bottom w:val="nil"/>
          <w:right w:val="nil"/>
          <w:between w:val="nil"/>
        </w:pBdr>
        <w:spacing w:before="60" w:after="60"/>
        <w:contextualSpacing w:val="0"/>
        <w:rPr>
          <w:rFonts w:ascii="Arial" w:eastAsia="Calibri" w:hAnsi="Arial" w:cs="Arial"/>
          <w:color w:val="000000"/>
          <w:sz w:val="22"/>
          <w:szCs w:val="22"/>
        </w:rPr>
      </w:pPr>
      <w:r w:rsidRPr="0087588B">
        <w:rPr>
          <w:rFonts w:ascii="Arial" w:eastAsia="Calibri" w:hAnsi="Arial" w:cs="Arial"/>
          <w:color w:val="000000"/>
          <w:sz w:val="22"/>
          <w:szCs w:val="22"/>
        </w:rPr>
        <w:t xml:space="preserve">Potential for information to populate </w:t>
      </w:r>
      <w:r w:rsidR="00D5495E">
        <w:rPr>
          <w:rFonts w:ascii="Arial" w:eastAsia="Calibri" w:hAnsi="Arial" w:cs="Arial"/>
          <w:color w:val="000000"/>
          <w:sz w:val="22"/>
          <w:szCs w:val="22"/>
        </w:rPr>
        <w:t>EHR as discrete data</w:t>
      </w:r>
      <w:r w:rsidRPr="0087588B">
        <w:rPr>
          <w:rFonts w:ascii="Arial" w:eastAsia="Calibri" w:hAnsi="Arial" w:cs="Arial"/>
          <w:color w:val="000000"/>
          <w:sz w:val="22"/>
          <w:szCs w:val="22"/>
        </w:rPr>
        <w:t>.</w:t>
      </w:r>
      <w:bookmarkStart w:id="56" w:name="_heading=h.3j2qqm3" w:colFirst="0" w:colLast="0"/>
      <w:bookmarkEnd w:id="56"/>
    </w:p>
    <w:p w14:paraId="6F75E65C" w14:textId="77777777" w:rsidR="0019734C" w:rsidRPr="0087588B" w:rsidRDefault="0019734C" w:rsidP="0019734C">
      <w:pPr>
        <w:pBdr>
          <w:top w:val="nil"/>
          <w:left w:val="nil"/>
          <w:bottom w:val="nil"/>
          <w:right w:val="nil"/>
          <w:between w:val="nil"/>
        </w:pBdr>
        <w:spacing w:before="180" w:after="180"/>
        <w:rPr>
          <w:rFonts w:ascii="Arial" w:eastAsia="Calibri" w:hAnsi="Arial" w:cs="Arial"/>
          <w:color w:val="000000"/>
          <w:sz w:val="22"/>
          <w:szCs w:val="22"/>
        </w:rPr>
      </w:pPr>
      <w:r w:rsidRPr="0087588B">
        <w:rPr>
          <w:rFonts w:ascii="Arial" w:eastAsia="Calibri" w:hAnsi="Arial" w:cs="Arial"/>
          <w:color w:val="000000"/>
          <w:sz w:val="22"/>
          <w:szCs w:val="22"/>
        </w:rPr>
        <w:t>While paper-based administration may be easy to implement quickly at a low cost, we strongly recommend tablet-based administration given advantages in reducing patient burden through algorithmic and skip-patterned administration, automated real-time alerts and scoring interpretation, and staff data entry burden, as well as patient preference. Given the burden on staff of scoring instruments such as the PHQ-9 when using paper</w:t>
      </w:r>
      <w:r>
        <w:rPr>
          <w:rFonts w:ascii="Arial" w:eastAsia="Calibri" w:hAnsi="Arial" w:cs="Arial"/>
          <w:color w:val="000000"/>
          <w:sz w:val="22"/>
          <w:szCs w:val="22"/>
        </w:rPr>
        <w:t>-</w:t>
      </w:r>
      <w:r w:rsidRPr="0087588B">
        <w:rPr>
          <w:rFonts w:ascii="Arial" w:eastAsia="Calibri" w:hAnsi="Arial" w:cs="Arial"/>
          <w:color w:val="000000"/>
          <w:sz w:val="22"/>
          <w:szCs w:val="22"/>
        </w:rPr>
        <w:t xml:space="preserve">based collection, one study </w:t>
      </w:r>
      <w:r w:rsidRPr="0087588B">
        <w:rPr>
          <w:rFonts w:ascii="Arial" w:eastAsia="Calibri" w:hAnsi="Arial" w:cs="Arial"/>
          <w:color w:val="000000"/>
          <w:sz w:val="22"/>
          <w:szCs w:val="22"/>
        </w:rPr>
        <w:lastRenderedPageBreak/>
        <w:t xml:space="preserve">demonstrated that despite greater start-up costs, using a computerized approach was also less expensive in the long run for doing anything but the smallest number of assessments </w:t>
      </w:r>
      <w:r w:rsidRPr="00D5495E">
        <w:rPr>
          <w:rFonts w:ascii="Arial" w:eastAsia="Calibri" w:hAnsi="Arial" w:cs="Arial"/>
          <w:color w:val="7F7F7F" w:themeColor="text1" w:themeTint="80"/>
          <w:sz w:val="22"/>
          <w:szCs w:val="22"/>
        </w:rPr>
        <w:t>(</w:t>
      </w:r>
      <w:proofErr w:type="spellStart"/>
      <w:r w:rsidRPr="00D5495E">
        <w:rPr>
          <w:rFonts w:ascii="Arial" w:eastAsia="Calibri" w:hAnsi="Arial" w:cs="Arial"/>
          <w:color w:val="7F7F7F" w:themeColor="text1" w:themeTint="80"/>
          <w:sz w:val="22"/>
          <w:szCs w:val="22"/>
        </w:rPr>
        <w:t>cit</w:t>
      </w:r>
      <w:proofErr w:type="spellEnd"/>
      <w:r w:rsidRPr="00D5495E">
        <w:rPr>
          <w:rFonts w:ascii="Arial" w:eastAsia="Calibri" w:hAnsi="Arial" w:cs="Arial"/>
          <w:color w:val="7F7F7F" w:themeColor="text1" w:themeTint="80"/>
          <w:sz w:val="22"/>
          <w:szCs w:val="22"/>
        </w:rPr>
        <w:t xml:space="preserve">). </w:t>
      </w:r>
      <w:r w:rsidRPr="0087588B">
        <w:rPr>
          <w:rFonts w:ascii="Arial" w:eastAsia="Calibri" w:hAnsi="Arial" w:cs="Arial"/>
          <w:color w:val="000000"/>
          <w:sz w:val="22"/>
          <w:szCs w:val="22"/>
        </w:rPr>
        <w:t>It is worth noting that this study was from an era before the prices in tablets have decreased so substantially and therefore is likely a significant underestimate of the savings.</w:t>
      </w:r>
      <w:r>
        <w:rPr>
          <w:rFonts w:ascii="Arial" w:eastAsia="Calibri" w:hAnsi="Arial" w:cs="Arial"/>
          <w:color w:val="000000"/>
          <w:sz w:val="22"/>
          <w:szCs w:val="22"/>
        </w:rPr>
        <w:t xml:space="preserve"> </w:t>
      </w:r>
    </w:p>
    <w:p w14:paraId="30027FF9" w14:textId="7FF3F0D0" w:rsidR="0019734C" w:rsidRPr="0019734C" w:rsidRDefault="00D474FE" w:rsidP="0019734C">
      <w:pPr>
        <w:pBdr>
          <w:top w:val="nil"/>
          <w:left w:val="nil"/>
          <w:bottom w:val="nil"/>
          <w:right w:val="nil"/>
          <w:between w:val="nil"/>
        </w:pBdr>
        <w:spacing w:before="60" w:after="180"/>
        <w:rPr>
          <w:rFonts w:ascii="Arial" w:eastAsia="Calibri" w:hAnsi="Arial" w:cs="Arial"/>
          <w:color w:val="000000"/>
          <w:sz w:val="22"/>
          <w:szCs w:val="22"/>
        </w:rPr>
      </w:pPr>
      <w:r>
        <w:rPr>
          <w:rFonts w:ascii="Arial" w:hAnsi="Arial" w:cs="Arial"/>
          <w:noProof/>
          <w:sz w:val="22"/>
          <w:szCs w:val="22"/>
        </w:rPr>
        <mc:AlternateContent>
          <mc:Choice Requires="wps">
            <w:drawing>
              <wp:anchor distT="0" distB="182880" distL="114300" distR="114300" simplePos="0" relativeHeight="251697152" behindDoc="0" locked="0" layoutInCell="1" allowOverlap="1" wp14:anchorId="4901AFB7" wp14:editId="3C4AF70E">
                <wp:simplePos x="0" y="0"/>
                <wp:positionH relativeFrom="column">
                  <wp:posOffset>2161</wp:posOffset>
                </wp:positionH>
                <wp:positionV relativeFrom="paragraph">
                  <wp:posOffset>2869726</wp:posOffset>
                </wp:positionV>
                <wp:extent cx="6144260" cy="2099310"/>
                <wp:effectExtent l="12700" t="12700" r="15240" b="15240"/>
                <wp:wrapSquare wrapText="bothSides"/>
                <wp:docPr id="26" name="Text Box 26"/>
                <wp:cNvGraphicFramePr/>
                <a:graphic xmlns:a="http://schemas.openxmlformats.org/drawingml/2006/main">
                  <a:graphicData uri="http://schemas.microsoft.com/office/word/2010/wordprocessingShape">
                    <wps:wsp>
                      <wps:cNvSpPr txBox="1"/>
                      <wps:spPr>
                        <a:xfrm>
                          <a:off x="0" y="0"/>
                          <a:ext cx="6144260" cy="2099310"/>
                        </a:xfrm>
                        <a:prstGeom prst="rect">
                          <a:avLst/>
                        </a:prstGeom>
                        <a:solidFill>
                          <a:schemeClr val="accent1">
                            <a:lumMod val="20000"/>
                            <a:lumOff val="80000"/>
                          </a:schemeClr>
                        </a:solidFill>
                        <a:ln w="25400">
                          <a:solidFill>
                            <a:schemeClr val="accent1">
                              <a:lumMod val="75000"/>
                            </a:schemeClr>
                          </a:solidFill>
                        </a:ln>
                      </wps:spPr>
                      <wps:txbx>
                        <w:txbxContent>
                          <w:p w14:paraId="1E797D84" w14:textId="77777777" w:rsidR="00743449" w:rsidRDefault="00743449" w:rsidP="00D474FE">
                            <w:pPr>
                              <w:pBdr>
                                <w:top w:val="nil"/>
                                <w:left w:val="nil"/>
                                <w:bottom w:val="nil"/>
                                <w:right w:val="nil"/>
                                <w:between w:val="nil"/>
                              </w:pBdr>
                              <w:spacing w:before="40" w:after="40"/>
                              <w:rPr>
                                <w:rFonts w:ascii="Arial" w:eastAsia="Calibri" w:hAnsi="Arial" w:cs="Arial"/>
                                <w:i/>
                                <w:iCs/>
                                <w:color w:val="000000"/>
                                <w:sz w:val="22"/>
                                <w:szCs w:val="22"/>
                              </w:rPr>
                            </w:pPr>
                            <w:r w:rsidRPr="00D474FE">
                              <w:rPr>
                                <w:rFonts w:ascii="Arial" w:eastAsia="Calibri" w:hAnsi="Arial" w:cs="Arial"/>
                                <w:b/>
                                <w:bCs/>
                                <w:i/>
                                <w:iCs/>
                                <w:color w:val="000000"/>
                                <w:sz w:val="22"/>
                                <w:szCs w:val="22"/>
                              </w:rPr>
                              <w:t xml:space="preserve">Practical tip: </w:t>
                            </w:r>
                            <w:r>
                              <w:rPr>
                                <w:rFonts w:ascii="Arial" w:eastAsia="Calibri" w:hAnsi="Arial" w:cs="Arial"/>
                                <w:i/>
                                <w:iCs/>
                                <w:color w:val="000000"/>
                                <w:sz w:val="22"/>
                                <w:szCs w:val="22"/>
                              </w:rPr>
                              <w:t>Adding audio options to tablet-based PRO collection are very helpful if working with a very low literacy population, but for many PLWH it will increase completion times substantially and therefore should be avoided when not needed to minimize impact on flow.</w:t>
                            </w:r>
                          </w:p>
                          <w:p w14:paraId="2B31121E" w14:textId="77777777" w:rsidR="00743449" w:rsidRDefault="00743449" w:rsidP="00D474FE">
                            <w:pPr>
                              <w:pBdr>
                                <w:top w:val="nil"/>
                                <w:left w:val="nil"/>
                                <w:bottom w:val="nil"/>
                                <w:right w:val="nil"/>
                                <w:between w:val="nil"/>
                              </w:pBdr>
                              <w:spacing w:before="40" w:after="40"/>
                              <w:rPr>
                                <w:rFonts w:ascii="Arial" w:eastAsia="Calibri" w:hAnsi="Arial" w:cs="Arial"/>
                                <w:i/>
                                <w:iCs/>
                                <w:color w:val="000000"/>
                                <w:sz w:val="22"/>
                                <w:szCs w:val="22"/>
                              </w:rPr>
                            </w:pPr>
                          </w:p>
                          <w:p w14:paraId="37F4166B" w14:textId="0B64A69C" w:rsidR="00743449" w:rsidRPr="00C31354" w:rsidRDefault="00743449" w:rsidP="00D474FE">
                            <w:pPr>
                              <w:pBdr>
                                <w:top w:val="nil"/>
                                <w:left w:val="nil"/>
                                <w:bottom w:val="nil"/>
                                <w:right w:val="nil"/>
                                <w:between w:val="nil"/>
                              </w:pBdr>
                              <w:spacing w:before="40" w:after="40"/>
                              <w:rPr>
                                <w:rFonts w:ascii="Arial" w:eastAsia="Calibri" w:hAnsi="Arial" w:cs="Arial"/>
                                <w:i/>
                                <w:iCs/>
                                <w:color w:val="000000"/>
                                <w:sz w:val="22"/>
                                <w:szCs w:val="22"/>
                              </w:rPr>
                            </w:pPr>
                            <w:r w:rsidRPr="00D474FE">
                              <w:rPr>
                                <w:rFonts w:ascii="Arial" w:eastAsia="Calibri" w:hAnsi="Arial" w:cs="Arial"/>
                                <w:b/>
                                <w:bCs/>
                                <w:i/>
                                <w:iCs/>
                                <w:color w:val="000000"/>
                                <w:sz w:val="22"/>
                                <w:szCs w:val="22"/>
                              </w:rPr>
                              <w:t xml:space="preserve">Practical tip: </w:t>
                            </w:r>
                            <w:r>
                              <w:rPr>
                                <w:rFonts w:ascii="Arial" w:eastAsia="Calibri" w:hAnsi="Arial" w:cs="Arial"/>
                                <w:i/>
                                <w:iCs/>
                                <w:color w:val="000000"/>
                                <w:sz w:val="22"/>
                                <w:szCs w:val="22"/>
                              </w:rPr>
                              <w:t xml:space="preserve">While audio options in general should be avoiding, they can be helpful with particular populations to help address low literacy levels as well as other problems. For example, the three main Amharic dialects have different vocabulary and grammar making text-based options more challenging. Despite also having different pronunciations, adding an audio option appears to be an important tool to help with understanding for some Amharic speakers. </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01AFB7" id="Text Box 26" o:spid="_x0000_s1031" type="#_x0000_t202" style="position:absolute;margin-left:.15pt;margin-top:225.95pt;width:483.8pt;height:136pt;z-index:251697152;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" fillcolor="#d9e2f3 [660]" strokecolor="#2f5496 [2404]" strokeweight="2pt">
                <v:textbox style="mso-fit-shape-to-text:t" inset="14.4pt,14.4pt,14.4pt,14.4pt">
                  <w:txbxContent>
                    <w:p w14:paraId="1E797D84" w14:textId="77777777" w:rsidR="00743449" w:rsidRDefault="00743449" w:rsidP="00D474FE">
                      <w:pPr>
                        <w:pBdr>
                          <w:top w:val="nil"/>
                          <w:left w:val="nil"/>
                          <w:bottom w:val="nil"/>
                          <w:right w:val="nil"/>
                          <w:between w:val="nil"/>
                        </w:pBdr>
                        <w:spacing w:before="40" w:after="40"/>
                        <w:cnfStyle w:val="001000100000" w:firstRow="0" w:lastRow="0" w:firstColumn="1" w:lastColumn="0" w:oddVBand="0" w:evenVBand="0" w:oddHBand="1" w:evenHBand="0" w:firstRowFirstColumn="0" w:firstRowLastColumn="0" w:lastRowFirstColumn="0" w:lastRowLastColumn="0"/>
                        <w:rPr>
                          <w:rFonts w:ascii="Arial" w:eastAsia="Calibri" w:hAnsi="Arial" w:cs="Arial"/>
                          <w:i/>
                          <w:iCs/>
                          <w:color w:val="000000"/>
                          <w:sz w:val="22"/>
                          <w:szCs w:val="22"/>
                        </w:rPr>
                      </w:pPr>
                      <w:r w:rsidRPr="00D474FE">
                        <w:rPr>
                          <w:rFonts w:ascii="Arial" w:eastAsia="Calibri" w:hAnsi="Arial" w:cs="Arial"/>
                          <w:b/>
                          <w:bCs/>
                          <w:i/>
                          <w:iCs/>
                          <w:color w:val="000000"/>
                          <w:sz w:val="22"/>
                          <w:szCs w:val="22"/>
                        </w:rPr>
                        <w:t xml:space="preserve">Practical tip: </w:t>
                      </w:r>
                      <w:r>
                        <w:rPr>
                          <w:rFonts w:ascii="Arial" w:eastAsia="Calibri" w:hAnsi="Arial" w:cs="Arial"/>
                          <w:i/>
                          <w:iCs/>
                          <w:color w:val="000000"/>
                          <w:sz w:val="22"/>
                          <w:szCs w:val="22"/>
                        </w:rPr>
                        <w:t>Adding audio options to tablet-based PRO collection are very helpful if working with a very low literacy population, but for many PLWH it will increase completion times substantially and therefore should be avoided when not needed to minimize impact on flow.</w:t>
                      </w:r>
                    </w:p>
                    <w:p w14:paraId="2B31121E" w14:textId="77777777" w:rsidR="00743449" w:rsidRDefault="00743449" w:rsidP="00D474FE">
                      <w:pPr>
                        <w:pBdr>
                          <w:top w:val="nil"/>
                          <w:left w:val="nil"/>
                          <w:bottom w:val="nil"/>
                          <w:right w:val="nil"/>
                          <w:between w:val="nil"/>
                        </w:pBdr>
                        <w:spacing w:before="40" w:after="40"/>
                        <w:cnfStyle w:val="001000100000" w:firstRow="0" w:lastRow="0" w:firstColumn="1" w:lastColumn="0" w:oddVBand="0" w:evenVBand="0" w:oddHBand="1" w:evenHBand="0" w:firstRowFirstColumn="0" w:firstRowLastColumn="0" w:lastRowFirstColumn="0" w:lastRowLastColumn="0"/>
                        <w:rPr>
                          <w:rFonts w:ascii="Arial" w:eastAsia="Calibri" w:hAnsi="Arial" w:cs="Arial"/>
                          <w:i/>
                          <w:iCs/>
                          <w:color w:val="000000"/>
                          <w:sz w:val="22"/>
                          <w:szCs w:val="22"/>
                        </w:rPr>
                      </w:pPr>
                    </w:p>
                    <w:p w14:paraId="37F4166B" w14:textId="0B64A69C" w:rsidR="00743449" w:rsidRPr="00C31354" w:rsidRDefault="00743449" w:rsidP="00D474FE">
                      <w:pPr>
                        <w:pBdr>
                          <w:top w:val="nil"/>
                          <w:left w:val="nil"/>
                          <w:bottom w:val="nil"/>
                          <w:right w:val="nil"/>
                          <w:between w:val="nil"/>
                        </w:pBdr>
                        <w:spacing w:before="40" w:after="40"/>
                        <w:cnfStyle w:val="001000100000" w:firstRow="0" w:lastRow="0" w:firstColumn="1" w:lastColumn="0" w:oddVBand="0" w:evenVBand="0" w:oddHBand="1" w:evenHBand="0" w:firstRowFirstColumn="0" w:firstRowLastColumn="0" w:lastRowFirstColumn="0" w:lastRowLastColumn="0"/>
                        <w:rPr>
                          <w:rFonts w:ascii="Arial" w:eastAsia="Calibri" w:hAnsi="Arial" w:cs="Arial"/>
                          <w:i/>
                          <w:iCs/>
                          <w:color w:val="000000"/>
                          <w:sz w:val="22"/>
                          <w:szCs w:val="22"/>
                        </w:rPr>
                      </w:pPr>
                      <w:r w:rsidRPr="00D474FE">
                        <w:rPr>
                          <w:rFonts w:ascii="Arial" w:eastAsia="Calibri" w:hAnsi="Arial" w:cs="Arial"/>
                          <w:b/>
                          <w:bCs/>
                          <w:i/>
                          <w:iCs/>
                          <w:color w:val="000000"/>
                          <w:sz w:val="22"/>
                          <w:szCs w:val="22"/>
                        </w:rPr>
                        <w:t xml:space="preserve">Practical tip: </w:t>
                      </w:r>
                      <w:r>
                        <w:rPr>
                          <w:rFonts w:ascii="Arial" w:eastAsia="Calibri" w:hAnsi="Arial" w:cs="Arial"/>
                          <w:i/>
                          <w:iCs/>
                          <w:color w:val="000000"/>
                          <w:sz w:val="22"/>
                          <w:szCs w:val="22"/>
                        </w:rPr>
                        <w:t xml:space="preserve">While audio options in general should be avoiding, they can be helpful with particular populations to help address low literacy levels as well as other problems. For example, the three main Amharic dialects have different vocabulary and grammar making text-based options more challenging. Despite also having different pronunciations, adding an audio option appears to be an important tool to help with understanding for some Amharic speakers. </w:t>
                      </w:r>
                    </w:p>
                  </w:txbxContent>
                </v:textbox>
                <w10:wrap type="square"/>
              </v:shape>
            </w:pict>
          </mc:Fallback>
        </mc:AlternateContent>
      </w:r>
      <w:r w:rsidR="0019734C" w:rsidRPr="0087588B">
        <w:rPr>
          <w:rFonts w:ascii="Arial" w:hAnsi="Arial" w:cs="Arial"/>
          <w:noProof/>
        </w:rPr>
        <mc:AlternateContent>
          <mc:Choice Requires="wps">
            <w:drawing>
              <wp:anchor distT="0" distB="182880" distL="114300" distR="114300" simplePos="0" relativeHeight="251676672" behindDoc="0" locked="0" layoutInCell="1" allowOverlap="1" wp14:anchorId="11D9B7B5" wp14:editId="29D2F68F">
                <wp:simplePos x="0" y="0"/>
                <wp:positionH relativeFrom="column">
                  <wp:posOffset>0</wp:posOffset>
                </wp:positionH>
                <wp:positionV relativeFrom="paragraph">
                  <wp:posOffset>498674</wp:posOffset>
                </wp:positionV>
                <wp:extent cx="5970905" cy="2120900"/>
                <wp:effectExtent l="0" t="0" r="25400" b="36830"/>
                <wp:wrapSquare wrapText="bothSides"/>
                <wp:docPr id="13" name="Text Box 13"/>
                <wp:cNvGraphicFramePr/>
                <a:graphic xmlns:a="http://schemas.openxmlformats.org/drawingml/2006/main">
                  <a:graphicData uri="http://schemas.microsoft.com/office/word/2010/wordprocessingShape">
                    <wps:wsp>
                      <wps:cNvSpPr txBox="1"/>
                      <wps:spPr>
                        <a:xfrm>
                          <a:off x="0" y="0"/>
                          <a:ext cx="5970905" cy="2120900"/>
                        </a:xfrm>
                        <a:prstGeom prst="rect">
                          <a:avLst/>
                        </a:prstGeom>
                        <a:solidFill>
                          <a:schemeClr val="accent1">
                            <a:lumMod val="20000"/>
                            <a:lumOff val="80000"/>
                          </a:schemeClr>
                        </a:solidFill>
                        <a:ln w="25400">
                          <a:solidFill>
                            <a:schemeClr val="accent1">
                              <a:lumMod val="75000"/>
                            </a:schemeClr>
                          </a:solidFill>
                        </a:ln>
                        <a:effectLst/>
                        <a:extLst>
                          <a:ext uri="{C572A759-6A51-4108-AA02-DFA0A04FC94B}">
                            <ma14:wrappingTextBoxFlag xmlns:ma14="http://schemas.microsoft.com/office/mac/drawingml/2011/main"/>
                          </a:ext>
                        </a:extLst>
                      </wps:spPr>
                      <wps:txbx>
                        <w:txbxContent>
                          <w:p w14:paraId="1CDE0543" w14:textId="77777777" w:rsidR="00743449" w:rsidRPr="005C4103" w:rsidRDefault="00743449" w:rsidP="0019734C">
                            <w:pPr>
                              <w:pBdr>
                                <w:top w:val="nil"/>
                                <w:left w:val="nil"/>
                                <w:bottom w:val="nil"/>
                                <w:right w:val="nil"/>
                                <w:between w:val="nil"/>
                              </w:pBdr>
                              <w:spacing w:before="20" w:after="20"/>
                              <w:rPr>
                                <w:rFonts w:ascii="Arial" w:eastAsia="Calibri" w:hAnsi="Arial" w:cs="Arial"/>
                                <w:b/>
                                <w:bCs/>
                                <w:sz w:val="18"/>
                                <w:szCs w:val="18"/>
                              </w:rPr>
                            </w:pPr>
                            <w:r w:rsidRPr="005C4103">
                              <w:rPr>
                                <w:rFonts w:ascii="Arial" w:eastAsia="Calibri" w:hAnsi="Arial" w:cs="Arial"/>
                                <w:b/>
                                <w:bCs/>
                                <w:i/>
                                <w:iCs/>
                                <w:sz w:val="18"/>
                                <w:szCs w:val="18"/>
                              </w:rPr>
                              <w:t xml:space="preserve">Figure </w:t>
                            </w:r>
                            <w:r>
                              <w:rPr>
                                <w:rFonts w:ascii="Arial" w:eastAsia="Calibri" w:hAnsi="Arial" w:cs="Arial"/>
                                <w:b/>
                                <w:bCs/>
                                <w:i/>
                                <w:iCs/>
                                <w:sz w:val="18"/>
                                <w:szCs w:val="18"/>
                              </w:rPr>
                              <w:t>3</w:t>
                            </w:r>
                            <w:r w:rsidRPr="005C4103">
                              <w:rPr>
                                <w:rFonts w:ascii="Arial" w:eastAsia="Calibri" w:hAnsi="Arial" w:cs="Arial"/>
                                <w:b/>
                                <w:bCs/>
                                <w:i/>
                                <w:iCs/>
                                <w:sz w:val="18"/>
                                <w:szCs w:val="18"/>
                              </w:rPr>
                              <w:t>.</w:t>
                            </w:r>
                            <w:r w:rsidRPr="005C4103">
                              <w:rPr>
                                <w:rFonts w:ascii="Arial" w:eastAsia="Calibri" w:hAnsi="Arial" w:cs="Arial"/>
                                <w:b/>
                                <w:bCs/>
                                <w:sz w:val="18"/>
                                <w:szCs w:val="18"/>
                              </w:rPr>
                              <w:t xml:space="preserve"> Considerations for tablet-based PRO administration</w:t>
                            </w:r>
                            <w:r w:rsidRPr="005C4103">
                              <w:rPr>
                                <w:rStyle w:val="CommentReference"/>
                                <w:rFonts w:ascii="Arial" w:hAnsi="Arial" w:cs="Arial"/>
                                <w:b/>
                                <w:bCs/>
                                <w:sz w:val="18"/>
                                <w:szCs w:val="18"/>
                              </w:rPr>
                              <w:annotationRef/>
                            </w:r>
                          </w:p>
                          <w:p w14:paraId="0C7C90B1" w14:textId="77777777" w:rsidR="00743449" w:rsidRPr="005C4103" w:rsidRDefault="00743449" w:rsidP="0019734C">
                            <w:pPr>
                              <w:spacing w:before="40" w:after="20"/>
                              <w:rPr>
                                <w:rFonts w:ascii="Arial" w:hAnsi="Arial" w:cs="Arial"/>
                                <w:sz w:val="18"/>
                                <w:szCs w:val="18"/>
                                <w:u w:val="single"/>
                              </w:rPr>
                            </w:pPr>
                            <w:r w:rsidRPr="005C4103">
                              <w:rPr>
                                <w:rFonts w:ascii="Arial" w:hAnsi="Arial" w:cs="Arial"/>
                                <w:sz w:val="18"/>
                                <w:szCs w:val="18"/>
                                <w:u w:val="single"/>
                              </w:rPr>
                              <w:t xml:space="preserve">Location </w:t>
                            </w:r>
                          </w:p>
                          <w:p w14:paraId="21C7965E" w14:textId="77777777" w:rsidR="00743449" w:rsidRPr="005C4103" w:rsidRDefault="00743449" w:rsidP="0019734C">
                            <w:pPr>
                              <w:pStyle w:val="ListParagraph"/>
                              <w:numPr>
                                <w:ilvl w:val="0"/>
                                <w:numId w:val="23"/>
                              </w:numPr>
                              <w:ind w:left="634"/>
                              <w:contextualSpacing w:val="0"/>
                              <w:rPr>
                                <w:rFonts w:ascii="Arial" w:hAnsi="Arial" w:cs="Arial"/>
                                <w:sz w:val="18"/>
                                <w:szCs w:val="18"/>
                              </w:rPr>
                            </w:pPr>
                            <w:r w:rsidRPr="005C4103">
                              <w:rPr>
                                <w:rFonts w:ascii="Arial" w:hAnsi="Arial" w:cs="Arial"/>
                                <w:sz w:val="18"/>
                                <w:szCs w:val="18"/>
                              </w:rPr>
                              <w:t>Remote vs. on-site completion, or a combination of both</w:t>
                            </w:r>
                          </w:p>
                          <w:p w14:paraId="00E0533E" w14:textId="77777777" w:rsidR="00743449" w:rsidRPr="005C4103" w:rsidRDefault="00743449" w:rsidP="0019734C">
                            <w:pPr>
                              <w:spacing w:before="40" w:after="20"/>
                              <w:rPr>
                                <w:rFonts w:ascii="Arial" w:hAnsi="Arial" w:cs="Arial"/>
                                <w:sz w:val="18"/>
                                <w:szCs w:val="18"/>
                                <w:u w:val="single"/>
                              </w:rPr>
                            </w:pPr>
                            <w:r w:rsidRPr="005C4103">
                              <w:rPr>
                                <w:rFonts w:ascii="Arial" w:hAnsi="Arial" w:cs="Arial"/>
                                <w:sz w:val="18"/>
                                <w:szCs w:val="18"/>
                                <w:u w:val="single"/>
                              </w:rPr>
                              <w:t>Media (tablet, desktop, laptop, phone)</w:t>
                            </w:r>
                          </w:p>
                          <w:p w14:paraId="38E622C1" w14:textId="77777777" w:rsidR="00743449" w:rsidRPr="005C4103" w:rsidRDefault="00743449" w:rsidP="0019734C">
                            <w:pPr>
                              <w:pStyle w:val="ListParagraph"/>
                              <w:numPr>
                                <w:ilvl w:val="0"/>
                                <w:numId w:val="23"/>
                              </w:numPr>
                              <w:ind w:left="634"/>
                              <w:contextualSpacing w:val="0"/>
                              <w:rPr>
                                <w:rFonts w:ascii="Arial" w:hAnsi="Arial" w:cs="Arial"/>
                                <w:sz w:val="18"/>
                                <w:szCs w:val="18"/>
                              </w:rPr>
                            </w:pPr>
                            <w:r w:rsidRPr="005C4103">
                              <w:rPr>
                                <w:rFonts w:ascii="Arial" w:hAnsi="Arial" w:cs="Arial"/>
                                <w:sz w:val="18"/>
                                <w:szCs w:val="18"/>
                              </w:rPr>
                              <w:t>Screen size for readability relative to proposed content</w:t>
                            </w:r>
                          </w:p>
                          <w:p w14:paraId="6FD0068D" w14:textId="77777777" w:rsidR="00743449" w:rsidRPr="005C4103" w:rsidRDefault="00743449" w:rsidP="0019734C">
                            <w:pPr>
                              <w:pStyle w:val="ListParagraph"/>
                              <w:numPr>
                                <w:ilvl w:val="0"/>
                                <w:numId w:val="23"/>
                              </w:numPr>
                              <w:ind w:left="634"/>
                              <w:contextualSpacing w:val="0"/>
                              <w:rPr>
                                <w:rFonts w:ascii="Arial" w:hAnsi="Arial" w:cs="Arial"/>
                                <w:sz w:val="18"/>
                                <w:szCs w:val="18"/>
                              </w:rPr>
                            </w:pPr>
                            <w:r w:rsidRPr="005C4103">
                              <w:rPr>
                                <w:rFonts w:ascii="Arial" w:hAnsi="Arial" w:cs="Arial"/>
                                <w:sz w:val="18"/>
                                <w:szCs w:val="18"/>
                              </w:rPr>
                              <w:t xml:space="preserve">Recommend use of touch-screen technology, rather than mouse/keyboard, to maximize accessibility to all </w:t>
                            </w:r>
                            <w:r>
                              <w:rPr>
                                <w:rFonts w:ascii="Arial" w:hAnsi="Arial" w:cs="Arial"/>
                                <w:sz w:val="18"/>
                                <w:szCs w:val="18"/>
                              </w:rPr>
                              <w:t>PLWH</w:t>
                            </w:r>
                          </w:p>
                          <w:p w14:paraId="1A983C9F" w14:textId="77777777" w:rsidR="00743449" w:rsidRPr="005C4103" w:rsidRDefault="00743449" w:rsidP="0019734C">
                            <w:pPr>
                              <w:spacing w:before="40" w:after="20"/>
                              <w:rPr>
                                <w:rFonts w:ascii="Arial" w:hAnsi="Arial" w:cs="Arial"/>
                                <w:sz w:val="18"/>
                                <w:szCs w:val="18"/>
                                <w:u w:val="single"/>
                              </w:rPr>
                            </w:pPr>
                            <w:r w:rsidRPr="005C4103">
                              <w:rPr>
                                <w:rFonts w:ascii="Arial" w:hAnsi="Arial" w:cs="Arial"/>
                                <w:sz w:val="18"/>
                                <w:szCs w:val="18"/>
                                <w:u w:val="single"/>
                              </w:rPr>
                              <w:t xml:space="preserve">Language </w:t>
                            </w:r>
                          </w:p>
                          <w:p w14:paraId="5D5A5ABB" w14:textId="77777777" w:rsidR="00743449" w:rsidRPr="005C4103" w:rsidRDefault="00743449" w:rsidP="0019734C">
                            <w:pPr>
                              <w:pStyle w:val="ListParagraph"/>
                              <w:numPr>
                                <w:ilvl w:val="0"/>
                                <w:numId w:val="24"/>
                              </w:numPr>
                              <w:ind w:left="634"/>
                              <w:contextualSpacing w:val="0"/>
                              <w:rPr>
                                <w:rFonts w:ascii="Arial" w:hAnsi="Arial" w:cs="Arial"/>
                                <w:sz w:val="18"/>
                                <w:szCs w:val="18"/>
                              </w:rPr>
                            </w:pPr>
                            <w:r>
                              <w:rPr>
                                <w:rFonts w:ascii="Arial" w:hAnsi="Arial" w:cs="Arial"/>
                                <w:sz w:val="18"/>
                                <w:szCs w:val="18"/>
                              </w:rPr>
                              <w:t>Many</w:t>
                            </w:r>
                            <w:r w:rsidRPr="005C4103">
                              <w:rPr>
                                <w:rFonts w:ascii="Arial" w:hAnsi="Arial" w:cs="Arial"/>
                                <w:sz w:val="18"/>
                                <w:szCs w:val="18"/>
                              </w:rPr>
                              <w:t xml:space="preserve"> PRO measures have been validated in multiple languages</w:t>
                            </w:r>
                          </w:p>
                          <w:p w14:paraId="6E578FE6" w14:textId="77777777" w:rsidR="00743449" w:rsidRPr="005C4103" w:rsidRDefault="00743449" w:rsidP="0019734C">
                            <w:pPr>
                              <w:spacing w:before="40" w:after="20"/>
                              <w:rPr>
                                <w:rFonts w:ascii="Arial" w:hAnsi="Arial" w:cs="Arial"/>
                                <w:sz w:val="18"/>
                                <w:szCs w:val="18"/>
                                <w:u w:val="single"/>
                              </w:rPr>
                            </w:pPr>
                            <w:r w:rsidRPr="005C4103">
                              <w:rPr>
                                <w:rFonts w:ascii="Arial" w:hAnsi="Arial" w:cs="Arial"/>
                                <w:sz w:val="18"/>
                                <w:szCs w:val="18"/>
                                <w:u w:val="single"/>
                              </w:rPr>
                              <w:t xml:space="preserve">Patient experience </w:t>
                            </w:r>
                          </w:p>
                          <w:p w14:paraId="30384DD6" w14:textId="77777777" w:rsidR="00743449" w:rsidRPr="005C4103" w:rsidRDefault="00743449" w:rsidP="0019734C">
                            <w:pPr>
                              <w:pStyle w:val="ListParagraph"/>
                              <w:numPr>
                                <w:ilvl w:val="0"/>
                                <w:numId w:val="24"/>
                              </w:numPr>
                              <w:ind w:left="634"/>
                              <w:contextualSpacing w:val="0"/>
                              <w:rPr>
                                <w:rFonts w:ascii="Arial" w:hAnsi="Arial" w:cs="Arial"/>
                                <w:sz w:val="18"/>
                                <w:szCs w:val="18"/>
                              </w:rPr>
                            </w:pPr>
                            <w:r w:rsidRPr="005C4103">
                              <w:rPr>
                                <w:rFonts w:ascii="Arial" w:hAnsi="Arial" w:cs="Arial"/>
                                <w:sz w:val="18"/>
                                <w:szCs w:val="18"/>
                              </w:rPr>
                              <w:t>Font size and graphics appropriate for varying vision quality</w:t>
                            </w:r>
                          </w:p>
                          <w:p w14:paraId="7B0ED824" w14:textId="77777777" w:rsidR="00743449" w:rsidRPr="005C4103" w:rsidRDefault="00743449" w:rsidP="0019734C">
                            <w:pPr>
                              <w:pStyle w:val="ListParagraph"/>
                              <w:numPr>
                                <w:ilvl w:val="0"/>
                                <w:numId w:val="24"/>
                              </w:numPr>
                              <w:ind w:left="634"/>
                              <w:contextualSpacing w:val="0"/>
                              <w:rPr>
                                <w:rFonts w:ascii="Arial" w:hAnsi="Arial" w:cs="Arial"/>
                                <w:sz w:val="18"/>
                                <w:szCs w:val="18"/>
                              </w:rPr>
                            </w:pPr>
                            <w:r w:rsidRPr="005C4103">
                              <w:rPr>
                                <w:rFonts w:ascii="Arial" w:hAnsi="Arial" w:cs="Arial"/>
                                <w:sz w:val="18"/>
                                <w:szCs w:val="18"/>
                              </w:rPr>
                              <w:t>Simplified language, e.g., to a 6th grade literacy level in a given language</w:t>
                            </w:r>
                          </w:p>
                          <w:p w14:paraId="0386CF46" w14:textId="77777777" w:rsidR="00743449" w:rsidRPr="005C4103" w:rsidRDefault="00743449" w:rsidP="0019734C">
                            <w:pPr>
                              <w:pStyle w:val="ListParagraph"/>
                              <w:numPr>
                                <w:ilvl w:val="0"/>
                                <w:numId w:val="24"/>
                              </w:numPr>
                              <w:ind w:left="634"/>
                              <w:contextualSpacing w:val="0"/>
                              <w:rPr>
                                <w:rFonts w:ascii="Arial" w:hAnsi="Arial" w:cs="Arial"/>
                                <w:sz w:val="18"/>
                                <w:szCs w:val="18"/>
                              </w:rPr>
                            </w:pPr>
                            <w:r w:rsidRPr="005C4103">
                              <w:rPr>
                                <w:rFonts w:ascii="Arial" w:hAnsi="Arial" w:cs="Arial"/>
                                <w:sz w:val="18"/>
                                <w:szCs w:val="18"/>
                              </w:rPr>
                              <w:t xml:space="preserve">Ability for patients to revise their response </w:t>
                            </w:r>
                          </w:p>
                          <w:p w14:paraId="65CA5D03" w14:textId="77777777" w:rsidR="00743449" w:rsidRPr="005C4103" w:rsidRDefault="00743449" w:rsidP="0019734C">
                            <w:pPr>
                              <w:pStyle w:val="ListParagraph"/>
                              <w:numPr>
                                <w:ilvl w:val="0"/>
                                <w:numId w:val="24"/>
                              </w:numPr>
                              <w:ind w:left="634"/>
                              <w:contextualSpacing w:val="0"/>
                              <w:rPr>
                                <w:rFonts w:ascii="Arial" w:hAnsi="Arial" w:cs="Arial"/>
                                <w:sz w:val="18"/>
                                <w:szCs w:val="18"/>
                              </w:rPr>
                            </w:pPr>
                            <w:r w:rsidRPr="005C4103">
                              <w:rPr>
                                <w:rFonts w:ascii="Arial" w:hAnsi="Arial" w:cs="Arial"/>
                                <w:sz w:val="18"/>
                                <w:szCs w:val="18"/>
                              </w:rPr>
                              <w:t>Option to skip questions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D9B7B5" id="Text Box 13" o:spid="_x0000_s1032" type="#_x0000_t202" style="position:absolute;margin-left:0;margin-top:39.25pt;width:470.15pt;height:167pt;z-index:251676672;visibility:visible;mso-wrap-style:non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" fillcolor="#d9e2f3 [660]" strokecolor="#2f5496 [2404]" strokeweight="2pt">
                <v:textbox style="mso-fit-shape-to-text:t">
                  <w:txbxContent>
                    <w:p w14:paraId="1CDE0543" w14:textId="77777777" w:rsidR="00743449" w:rsidRPr="005C4103" w:rsidRDefault="00743449" w:rsidP="0019734C">
                      <w:pPr>
                        <w:pBdr>
                          <w:top w:val="nil"/>
                          <w:left w:val="nil"/>
                          <w:bottom w:val="nil"/>
                          <w:right w:val="nil"/>
                          <w:between w:val="nil"/>
                        </w:pBdr>
                        <w:spacing w:before="20" w:after="20"/>
                        <w:rPr>
                          <w:rFonts w:ascii="Arial" w:eastAsia="Calibri" w:hAnsi="Arial" w:cs="Arial"/>
                          <w:b/>
                          <w:bCs/>
                          <w:sz w:val="18"/>
                          <w:szCs w:val="18"/>
                        </w:rPr>
                      </w:pPr>
                      <w:r w:rsidRPr="005C4103">
                        <w:rPr>
                          <w:rFonts w:ascii="Arial" w:eastAsia="Calibri" w:hAnsi="Arial" w:cs="Arial"/>
                          <w:b/>
                          <w:bCs/>
                          <w:i/>
                          <w:iCs/>
                          <w:sz w:val="18"/>
                          <w:szCs w:val="18"/>
                        </w:rPr>
                        <w:t xml:space="preserve">Figure </w:t>
                      </w:r>
                      <w:r>
                        <w:rPr>
                          <w:rFonts w:ascii="Arial" w:eastAsia="Calibri" w:hAnsi="Arial" w:cs="Arial"/>
                          <w:b/>
                          <w:bCs/>
                          <w:i/>
                          <w:iCs/>
                          <w:sz w:val="18"/>
                          <w:szCs w:val="18"/>
                        </w:rPr>
                        <w:t>3</w:t>
                      </w:r>
                      <w:r w:rsidRPr="005C4103">
                        <w:rPr>
                          <w:rFonts w:ascii="Arial" w:eastAsia="Calibri" w:hAnsi="Arial" w:cs="Arial"/>
                          <w:b/>
                          <w:bCs/>
                          <w:i/>
                          <w:iCs/>
                          <w:sz w:val="18"/>
                          <w:szCs w:val="18"/>
                        </w:rPr>
                        <w:t>.</w:t>
                      </w:r>
                      <w:r w:rsidRPr="005C4103">
                        <w:rPr>
                          <w:rFonts w:ascii="Arial" w:eastAsia="Calibri" w:hAnsi="Arial" w:cs="Arial"/>
                          <w:b/>
                          <w:bCs/>
                          <w:sz w:val="18"/>
                          <w:szCs w:val="18"/>
                        </w:rPr>
                        <w:t xml:space="preserve"> Considerations for tablet-based PRO administration</w:t>
                      </w:r>
                      <w:r w:rsidRPr="005C4103">
                        <w:rPr>
                          <w:rStyle w:val="CommentReference"/>
                          <w:rFonts w:ascii="Arial" w:hAnsi="Arial" w:cs="Arial"/>
                          <w:b/>
                          <w:bCs/>
                          <w:sz w:val="18"/>
                          <w:szCs w:val="18"/>
                        </w:rPr>
                        <w:annotationRef/>
                      </w:r>
                    </w:p>
                    <w:p w14:paraId="0C7C90B1" w14:textId="77777777" w:rsidR="00743449" w:rsidRPr="005C4103" w:rsidRDefault="00743449" w:rsidP="0019734C">
                      <w:pPr>
                        <w:spacing w:before="40" w:after="20"/>
                        <w:rPr>
                          <w:rFonts w:ascii="Arial" w:hAnsi="Arial" w:cs="Arial"/>
                          <w:sz w:val="18"/>
                          <w:szCs w:val="18"/>
                          <w:u w:val="single"/>
                        </w:rPr>
                      </w:pPr>
                      <w:r w:rsidRPr="005C4103">
                        <w:rPr>
                          <w:rFonts w:ascii="Arial" w:hAnsi="Arial" w:cs="Arial"/>
                          <w:sz w:val="18"/>
                          <w:szCs w:val="18"/>
                          <w:u w:val="single"/>
                        </w:rPr>
                        <w:t xml:space="preserve">Location </w:t>
                      </w:r>
                    </w:p>
                    <w:p w14:paraId="21C7965E" w14:textId="77777777" w:rsidR="00743449" w:rsidRPr="005C4103" w:rsidRDefault="00743449" w:rsidP="0019734C">
                      <w:pPr>
                        <w:pStyle w:val="ListParagraph"/>
                        <w:numPr>
                          <w:ilvl w:val="0"/>
                          <w:numId w:val="23"/>
                        </w:numPr>
                        <w:ind w:left="634"/>
                        <w:contextualSpacing w:val="0"/>
                        <w:rPr>
                          <w:rFonts w:ascii="Arial" w:hAnsi="Arial" w:cs="Arial"/>
                          <w:sz w:val="18"/>
                          <w:szCs w:val="18"/>
                        </w:rPr>
                      </w:pPr>
                      <w:r w:rsidRPr="005C4103">
                        <w:rPr>
                          <w:rFonts w:ascii="Arial" w:hAnsi="Arial" w:cs="Arial"/>
                          <w:sz w:val="18"/>
                          <w:szCs w:val="18"/>
                        </w:rPr>
                        <w:t>Remote vs. on-site completion, or a combination of both</w:t>
                      </w:r>
                    </w:p>
                    <w:p w14:paraId="00E0533E" w14:textId="77777777" w:rsidR="00743449" w:rsidRPr="005C4103" w:rsidRDefault="00743449" w:rsidP="0019734C">
                      <w:pPr>
                        <w:spacing w:before="40" w:after="20"/>
                        <w:rPr>
                          <w:rFonts w:ascii="Arial" w:hAnsi="Arial" w:cs="Arial"/>
                          <w:sz w:val="18"/>
                          <w:szCs w:val="18"/>
                          <w:u w:val="single"/>
                        </w:rPr>
                      </w:pPr>
                      <w:r w:rsidRPr="005C4103">
                        <w:rPr>
                          <w:rFonts w:ascii="Arial" w:hAnsi="Arial" w:cs="Arial"/>
                          <w:sz w:val="18"/>
                          <w:szCs w:val="18"/>
                          <w:u w:val="single"/>
                        </w:rPr>
                        <w:t>Media (tablet, desktop, laptop, phone)</w:t>
                      </w:r>
                    </w:p>
                    <w:p w14:paraId="38E622C1" w14:textId="77777777" w:rsidR="00743449" w:rsidRPr="005C4103" w:rsidRDefault="00743449" w:rsidP="0019734C">
                      <w:pPr>
                        <w:pStyle w:val="ListParagraph"/>
                        <w:numPr>
                          <w:ilvl w:val="0"/>
                          <w:numId w:val="23"/>
                        </w:numPr>
                        <w:ind w:left="634"/>
                        <w:contextualSpacing w:val="0"/>
                        <w:rPr>
                          <w:rFonts w:ascii="Arial" w:hAnsi="Arial" w:cs="Arial"/>
                          <w:sz w:val="18"/>
                          <w:szCs w:val="18"/>
                        </w:rPr>
                      </w:pPr>
                      <w:r w:rsidRPr="005C4103">
                        <w:rPr>
                          <w:rFonts w:ascii="Arial" w:hAnsi="Arial" w:cs="Arial"/>
                          <w:sz w:val="18"/>
                          <w:szCs w:val="18"/>
                        </w:rPr>
                        <w:t>Screen size for readability relative to proposed content</w:t>
                      </w:r>
                    </w:p>
                    <w:p w14:paraId="6FD0068D" w14:textId="77777777" w:rsidR="00743449" w:rsidRPr="005C4103" w:rsidRDefault="00743449" w:rsidP="0019734C">
                      <w:pPr>
                        <w:pStyle w:val="ListParagraph"/>
                        <w:numPr>
                          <w:ilvl w:val="0"/>
                          <w:numId w:val="23"/>
                        </w:numPr>
                        <w:ind w:left="634"/>
                        <w:contextualSpacing w:val="0"/>
                        <w:rPr>
                          <w:rFonts w:ascii="Arial" w:hAnsi="Arial" w:cs="Arial"/>
                          <w:sz w:val="18"/>
                          <w:szCs w:val="18"/>
                        </w:rPr>
                      </w:pPr>
                      <w:r w:rsidRPr="005C4103">
                        <w:rPr>
                          <w:rFonts w:ascii="Arial" w:hAnsi="Arial" w:cs="Arial"/>
                          <w:sz w:val="18"/>
                          <w:szCs w:val="18"/>
                        </w:rPr>
                        <w:t xml:space="preserve">Recommend use of touch-screen technology, rather than mouse/keyboard, to maximize accessibility to all </w:t>
                      </w:r>
                      <w:r>
                        <w:rPr>
                          <w:rFonts w:ascii="Arial" w:hAnsi="Arial" w:cs="Arial"/>
                          <w:sz w:val="18"/>
                          <w:szCs w:val="18"/>
                        </w:rPr>
                        <w:t>PLWH</w:t>
                      </w:r>
                    </w:p>
                    <w:p w14:paraId="1A983C9F" w14:textId="77777777" w:rsidR="00743449" w:rsidRPr="005C4103" w:rsidRDefault="00743449" w:rsidP="0019734C">
                      <w:pPr>
                        <w:spacing w:before="40" w:after="20"/>
                        <w:rPr>
                          <w:rFonts w:ascii="Arial" w:hAnsi="Arial" w:cs="Arial"/>
                          <w:sz w:val="18"/>
                          <w:szCs w:val="18"/>
                          <w:u w:val="single"/>
                        </w:rPr>
                      </w:pPr>
                      <w:r w:rsidRPr="005C4103">
                        <w:rPr>
                          <w:rFonts w:ascii="Arial" w:hAnsi="Arial" w:cs="Arial"/>
                          <w:sz w:val="18"/>
                          <w:szCs w:val="18"/>
                          <w:u w:val="single"/>
                        </w:rPr>
                        <w:t xml:space="preserve">Language </w:t>
                      </w:r>
                    </w:p>
                    <w:p w14:paraId="5D5A5ABB" w14:textId="77777777" w:rsidR="00743449" w:rsidRPr="005C4103" w:rsidRDefault="00743449" w:rsidP="0019734C">
                      <w:pPr>
                        <w:pStyle w:val="ListParagraph"/>
                        <w:numPr>
                          <w:ilvl w:val="0"/>
                          <w:numId w:val="24"/>
                        </w:numPr>
                        <w:ind w:left="634"/>
                        <w:contextualSpacing w:val="0"/>
                        <w:rPr>
                          <w:rFonts w:ascii="Arial" w:hAnsi="Arial" w:cs="Arial"/>
                          <w:sz w:val="18"/>
                          <w:szCs w:val="18"/>
                        </w:rPr>
                      </w:pPr>
                      <w:r>
                        <w:rPr>
                          <w:rFonts w:ascii="Arial" w:hAnsi="Arial" w:cs="Arial"/>
                          <w:sz w:val="18"/>
                          <w:szCs w:val="18"/>
                        </w:rPr>
                        <w:t>Many</w:t>
                      </w:r>
                      <w:r w:rsidRPr="005C4103">
                        <w:rPr>
                          <w:rFonts w:ascii="Arial" w:hAnsi="Arial" w:cs="Arial"/>
                          <w:sz w:val="18"/>
                          <w:szCs w:val="18"/>
                        </w:rPr>
                        <w:t xml:space="preserve"> PRO measures have been validated in multiple languages</w:t>
                      </w:r>
                    </w:p>
                    <w:p w14:paraId="6E578FE6" w14:textId="77777777" w:rsidR="00743449" w:rsidRPr="005C4103" w:rsidRDefault="00743449" w:rsidP="0019734C">
                      <w:pPr>
                        <w:spacing w:before="40" w:after="20"/>
                        <w:rPr>
                          <w:rFonts w:ascii="Arial" w:hAnsi="Arial" w:cs="Arial"/>
                          <w:sz w:val="18"/>
                          <w:szCs w:val="18"/>
                          <w:u w:val="single"/>
                        </w:rPr>
                      </w:pPr>
                      <w:r w:rsidRPr="005C4103">
                        <w:rPr>
                          <w:rFonts w:ascii="Arial" w:hAnsi="Arial" w:cs="Arial"/>
                          <w:sz w:val="18"/>
                          <w:szCs w:val="18"/>
                          <w:u w:val="single"/>
                        </w:rPr>
                        <w:t xml:space="preserve">Patient experience </w:t>
                      </w:r>
                    </w:p>
                    <w:p w14:paraId="30384DD6" w14:textId="77777777" w:rsidR="00743449" w:rsidRPr="005C4103" w:rsidRDefault="00743449" w:rsidP="0019734C">
                      <w:pPr>
                        <w:pStyle w:val="ListParagraph"/>
                        <w:numPr>
                          <w:ilvl w:val="0"/>
                          <w:numId w:val="24"/>
                        </w:numPr>
                        <w:ind w:left="634"/>
                        <w:contextualSpacing w:val="0"/>
                        <w:rPr>
                          <w:rFonts w:ascii="Arial" w:hAnsi="Arial" w:cs="Arial"/>
                          <w:sz w:val="18"/>
                          <w:szCs w:val="18"/>
                        </w:rPr>
                      </w:pPr>
                      <w:r w:rsidRPr="005C4103">
                        <w:rPr>
                          <w:rFonts w:ascii="Arial" w:hAnsi="Arial" w:cs="Arial"/>
                          <w:sz w:val="18"/>
                          <w:szCs w:val="18"/>
                        </w:rPr>
                        <w:t>Font size and graphics appropriate for varying vision quality</w:t>
                      </w:r>
                    </w:p>
                    <w:p w14:paraId="7B0ED824" w14:textId="77777777" w:rsidR="00743449" w:rsidRPr="005C4103" w:rsidRDefault="00743449" w:rsidP="0019734C">
                      <w:pPr>
                        <w:pStyle w:val="ListParagraph"/>
                        <w:numPr>
                          <w:ilvl w:val="0"/>
                          <w:numId w:val="24"/>
                        </w:numPr>
                        <w:ind w:left="634"/>
                        <w:contextualSpacing w:val="0"/>
                        <w:rPr>
                          <w:rFonts w:ascii="Arial" w:hAnsi="Arial" w:cs="Arial"/>
                          <w:sz w:val="18"/>
                          <w:szCs w:val="18"/>
                        </w:rPr>
                      </w:pPr>
                      <w:r w:rsidRPr="005C4103">
                        <w:rPr>
                          <w:rFonts w:ascii="Arial" w:hAnsi="Arial" w:cs="Arial"/>
                          <w:sz w:val="18"/>
                          <w:szCs w:val="18"/>
                        </w:rPr>
                        <w:t>Simplified language, e.g., to a 6th grade literacy level in a given language</w:t>
                      </w:r>
                    </w:p>
                    <w:p w14:paraId="0386CF46" w14:textId="77777777" w:rsidR="00743449" w:rsidRPr="005C4103" w:rsidRDefault="00743449" w:rsidP="0019734C">
                      <w:pPr>
                        <w:pStyle w:val="ListParagraph"/>
                        <w:numPr>
                          <w:ilvl w:val="0"/>
                          <w:numId w:val="24"/>
                        </w:numPr>
                        <w:ind w:left="634"/>
                        <w:contextualSpacing w:val="0"/>
                        <w:rPr>
                          <w:rFonts w:ascii="Arial" w:hAnsi="Arial" w:cs="Arial"/>
                          <w:sz w:val="18"/>
                          <w:szCs w:val="18"/>
                        </w:rPr>
                      </w:pPr>
                      <w:r w:rsidRPr="005C4103">
                        <w:rPr>
                          <w:rFonts w:ascii="Arial" w:hAnsi="Arial" w:cs="Arial"/>
                          <w:sz w:val="18"/>
                          <w:szCs w:val="18"/>
                        </w:rPr>
                        <w:t xml:space="preserve">Ability for patients to revise their response </w:t>
                      </w:r>
                    </w:p>
                    <w:p w14:paraId="65CA5D03" w14:textId="77777777" w:rsidR="00743449" w:rsidRPr="005C4103" w:rsidRDefault="00743449" w:rsidP="0019734C">
                      <w:pPr>
                        <w:pStyle w:val="ListParagraph"/>
                        <w:numPr>
                          <w:ilvl w:val="0"/>
                          <w:numId w:val="24"/>
                        </w:numPr>
                        <w:ind w:left="634"/>
                        <w:contextualSpacing w:val="0"/>
                        <w:rPr>
                          <w:rFonts w:ascii="Arial" w:hAnsi="Arial" w:cs="Arial"/>
                          <w:sz w:val="18"/>
                          <w:szCs w:val="18"/>
                        </w:rPr>
                      </w:pPr>
                      <w:r w:rsidRPr="005C4103">
                        <w:rPr>
                          <w:rFonts w:ascii="Arial" w:hAnsi="Arial" w:cs="Arial"/>
                          <w:sz w:val="18"/>
                          <w:szCs w:val="18"/>
                        </w:rPr>
                        <w:t>Option to skip questions</w:t>
                      </w:r>
                    </w:p>
                  </w:txbxContent>
                </v:textbox>
                <w10:wrap type="square"/>
              </v:shape>
            </w:pict>
          </mc:Fallback>
        </mc:AlternateContent>
      </w:r>
      <w:r w:rsidR="0019734C" w:rsidRPr="0087588B">
        <w:rPr>
          <w:rFonts w:ascii="Arial" w:eastAsia="Calibri" w:hAnsi="Arial" w:cs="Arial"/>
          <w:color w:val="000000"/>
          <w:sz w:val="22"/>
          <w:szCs w:val="22"/>
        </w:rPr>
        <w:t xml:space="preserve">In Figure </w:t>
      </w:r>
      <w:r w:rsidR="0019734C">
        <w:rPr>
          <w:rFonts w:ascii="Arial" w:eastAsia="Calibri" w:hAnsi="Arial" w:cs="Arial"/>
          <w:color w:val="000000"/>
          <w:sz w:val="22"/>
          <w:szCs w:val="22"/>
        </w:rPr>
        <w:t>3</w:t>
      </w:r>
      <w:r w:rsidR="0019734C" w:rsidRPr="0087588B">
        <w:rPr>
          <w:rFonts w:ascii="Arial" w:eastAsia="Calibri" w:hAnsi="Arial" w:cs="Arial"/>
          <w:color w:val="000000"/>
          <w:sz w:val="22"/>
          <w:szCs w:val="22"/>
        </w:rPr>
        <w:t>, we offer considerations when selecting and programming a tablet-based mode of administration.</w:t>
      </w:r>
    </w:p>
    <w:p w14:paraId="5B6DD50E" w14:textId="3A648E10" w:rsidR="00D474FE" w:rsidRDefault="00D474FE" w:rsidP="005C4103">
      <w:pPr>
        <w:pStyle w:val="Style1"/>
      </w:pPr>
    </w:p>
    <w:p w14:paraId="73F5E686" w14:textId="39BF486B" w:rsidR="00D474FE" w:rsidRDefault="00D474FE" w:rsidP="005C4103">
      <w:pPr>
        <w:pStyle w:val="Style1"/>
      </w:pPr>
    </w:p>
    <w:p w14:paraId="2E61AD1B" w14:textId="26192C6D" w:rsidR="00870E96" w:rsidRDefault="007B4D09" w:rsidP="005C4103">
      <w:pPr>
        <w:pStyle w:val="Style1"/>
      </w:pPr>
      <w:r w:rsidRPr="005C4103">
        <w:t>Select PROs</w:t>
      </w:r>
      <w:r w:rsidR="00E479F1" w:rsidRPr="005C4103">
        <w:t xml:space="preserve">: </w:t>
      </w:r>
      <w:r w:rsidR="00E04C03" w:rsidRPr="005C4103">
        <w:t xml:space="preserve">domains and </w:t>
      </w:r>
      <w:r w:rsidR="00E479F1" w:rsidRPr="005C4103">
        <w:t>attributes to consider</w:t>
      </w:r>
      <w:bookmarkEnd w:id="55"/>
    </w:p>
    <w:p w14:paraId="6F3C39C6" w14:textId="47A13468" w:rsidR="00744B57" w:rsidRPr="005C4103" w:rsidRDefault="00870E96" w:rsidP="005C4103">
      <w:pPr>
        <w:pStyle w:val="Style1"/>
      </w:pPr>
      <w:r>
        <w:rPr>
          <w:rFonts w:cs="Arial"/>
          <w:noProof/>
          <w:sz w:val="22"/>
          <w:szCs w:val="22"/>
        </w:rPr>
        <mc:AlternateContent>
          <mc:Choice Requires="wps">
            <w:drawing>
              <wp:anchor distT="0" distB="182880" distL="114300" distR="114300" simplePos="0" relativeHeight="251693056" behindDoc="0" locked="0" layoutInCell="1" allowOverlap="1" wp14:anchorId="432418D5" wp14:editId="5AD98BC1">
                <wp:simplePos x="0" y="0"/>
                <wp:positionH relativeFrom="column">
                  <wp:posOffset>0</wp:posOffset>
                </wp:positionH>
                <wp:positionV relativeFrom="paragraph">
                  <wp:posOffset>346710</wp:posOffset>
                </wp:positionV>
                <wp:extent cx="6144260" cy="949325"/>
                <wp:effectExtent l="12700" t="12700" r="15240" b="15240"/>
                <wp:wrapSquare wrapText="bothSides"/>
                <wp:docPr id="22" name="Text Box 22"/>
                <wp:cNvGraphicFramePr/>
                <a:graphic xmlns:a="http://schemas.openxmlformats.org/drawingml/2006/main">
                  <a:graphicData uri="http://schemas.microsoft.com/office/word/2010/wordprocessingShape">
                    <wps:wsp>
                      <wps:cNvSpPr txBox="1"/>
                      <wps:spPr>
                        <a:xfrm>
                          <a:off x="0" y="0"/>
                          <a:ext cx="6144260" cy="949325"/>
                        </a:xfrm>
                        <a:prstGeom prst="rect">
                          <a:avLst/>
                        </a:prstGeom>
                        <a:solidFill>
                          <a:schemeClr val="accent1">
                            <a:lumMod val="20000"/>
                            <a:lumOff val="80000"/>
                          </a:schemeClr>
                        </a:solidFill>
                        <a:ln w="25400">
                          <a:solidFill>
                            <a:schemeClr val="accent1">
                              <a:lumMod val="75000"/>
                            </a:schemeClr>
                          </a:solidFill>
                        </a:ln>
                      </wps:spPr>
                      <wps:txbx>
                        <w:txbxContent>
                          <w:p w14:paraId="63D51F0A" w14:textId="77777777" w:rsidR="00743449" w:rsidRPr="00870E96" w:rsidRDefault="00743449" w:rsidP="00870E96">
                            <w:pPr>
                              <w:pBdr>
                                <w:top w:val="nil"/>
                                <w:left w:val="nil"/>
                                <w:bottom w:val="nil"/>
                                <w:right w:val="nil"/>
                                <w:between w:val="nil"/>
                              </w:pBdr>
                              <w:spacing w:before="40" w:after="40"/>
                              <w:rPr>
                                <w:rFonts w:ascii="Arial" w:eastAsia="Calibri" w:hAnsi="Arial" w:cs="Arial"/>
                                <w:i/>
                                <w:iCs/>
                                <w:color w:val="000000"/>
                                <w:sz w:val="22"/>
                                <w:szCs w:val="22"/>
                              </w:rPr>
                            </w:pPr>
                            <w:r w:rsidRPr="00870E96">
                              <w:rPr>
                                <w:rFonts w:ascii="Arial" w:eastAsia="Calibri" w:hAnsi="Arial" w:cs="Arial"/>
                                <w:i/>
                                <w:iCs/>
                                <w:color w:val="000000"/>
                                <w:sz w:val="22"/>
                                <w:szCs w:val="22"/>
                              </w:rPr>
                              <w:t xml:space="preserve">“What do we want to know about our patients that would allow us to do a better job—to increase our knowledge and take action?”  </w:t>
                            </w:r>
                          </w:p>
                          <w:p w14:paraId="19D6E327" w14:textId="0214B49A" w:rsidR="00743449" w:rsidRPr="00870E96" w:rsidRDefault="00743449" w:rsidP="00870E96">
                            <w:pPr>
                              <w:pBdr>
                                <w:top w:val="nil"/>
                                <w:left w:val="nil"/>
                                <w:bottom w:val="nil"/>
                                <w:right w:val="nil"/>
                                <w:between w:val="nil"/>
                              </w:pBdr>
                              <w:spacing w:before="40" w:after="40"/>
                              <w:rPr>
                                <w:rFonts w:ascii="Arial" w:hAnsi="Arial" w:cs="Arial"/>
                                <w:sz w:val="22"/>
                                <w:szCs w:val="22"/>
                              </w:rPr>
                            </w:pPr>
                            <w:r w:rsidRPr="00870E96">
                              <w:rPr>
                                <w:rFonts w:ascii="Arial" w:eastAsia="Calibri" w:hAnsi="Arial" w:cs="Arial"/>
                                <w:b/>
                                <w:i/>
                                <w:color w:val="000000"/>
                                <w:sz w:val="22"/>
                                <w:szCs w:val="22"/>
                              </w:rPr>
                              <w:t>- Clinic Director, speaking about their implementation experience</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2418D5" id="Text Box 22" o:spid="_x0000_s1033" type="#_x0000_t202" style="position:absolute;margin-left:0;margin-top:27.3pt;width:483.8pt;height:136pt;z-index:251693056;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" fillcolor="#d9e2f3 [660]" strokecolor="#2f5496 [2404]" strokeweight="2pt">
                <v:textbox style="mso-fit-shape-to-text:t" inset="14.4pt,14.4pt,14.4pt,14.4pt">
                  <w:txbxContent>
                    <w:p w14:paraId="63D51F0A" w14:textId="77777777" w:rsidR="00743449" w:rsidRPr="00870E96" w:rsidRDefault="00743449" w:rsidP="00870E96">
                      <w:pPr>
                        <w:pBdr>
                          <w:top w:val="nil"/>
                          <w:left w:val="nil"/>
                          <w:bottom w:val="nil"/>
                          <w:right w:val="nil"/>
                          <w:between w:val="nil"/>
                        </w:pBdr>
                        <w:spacing w:before="40" w:after="40"/>
                        <w:cnfStyle w:val="001000100000" w:firstRow="0" w:lastRow="0" w:firstColumn="1" w:lastColumn="0" w:oddVBand="0" w:evenVBand="0" w:oddHBand="1" w:evenHBand="0" w:firstRowFirstColumn="0" w:firstRowLastColumn="0" w:lastRowFirstColumn="0" w:lastRowLastColumn="0"/>
                        <w:rPr>
                          <w:rFonts w:ascii="Arial" w:eastAsia="Calibri" w:hAnsi="Arial" w:cs="Arial"/>
                          <w:i/>
                          <w:iCs/>
                          <w:color w:val="000000"/>
                          <w:sz w:val="22"/>
                          <w:szCs w:val="22"/>
                        </w:rPr>
                      </w:pPr>
                      <w:r w:rsidRPr="00870E96">
                        <w:rPr>
                          <w:rFonts w:ascii="Arial" w:eastAsia="Calibri" w:hAnsi="Arial" w:cs="Arial"/>
                          <w:i/>
                          <w:iCs/>
                          <w:color w:val="000000"/>
                          <w:sz w:val="22"/>
                          <w:szCs w:val="22"/>
                        </w:rPr>
                        <w:t xml:space="preserve">“What do we want to know about our patients that would allow us to do a better job—to increase our knowledge and take action?”  </w:t>
                      </w:r>
                    </w:p>
                    <w:p w14:paraId="19D6E327" w14:textId="0214B49A" w:rsidR="00743449" w:rsidRPr="00870E96" w:rsidRDefault="00743449" w:rsidP="00870E96">
                      <w:pPr>
                        <w:pBdr>
                          <w:top w:val="nil"/>
                          <w:left w:val="nil"/>
                          <w:bottom w:val="nil"/>
                          <w:right w:val="nil"/>
                          <w:between w:val="nil"/>
                        </w:pBdr>
                        <w:spacing w:before="40" w:after="40"/>
                        <w:rPr>
                          <w:rFonts w:ascii="Arial" w:hAnsi="Arial" w:cs="Arial"/>
                          <w:sz w:val="22"/>
                          <w:szCs w:val="22"/>
                        </w:rPr>
                      </w:pPr>
                      <w:r w:rsidRPr="00870E96">
                        <w:rPr>
                          <w:rFonts w:ascii="Arial" w:eastAsia="Calibri" w:hAnsi="Arial" w:cs="Arial"/>
                          <w:b/>
                          <w:i/>
                          <w:color w:val="000000"/>
                          <w:sz w:val="22"/>
                          <w:szCs w:val="22"/>
                        </w:rPr>
                        <w:t>- Clinic Director, speaking about their implementation experience</w:t>
                      </w:r>
                    </w:p>
                  </w:txbxContent>
                </v:textbox>
                <w10:wrap type="square"/>
              </v:shape>
            </w:pict>
          </mc:Fallback>
        </mc:AlternateContent>
      </w:r>
      <w:r w:rsidR="004A793A" w:rsidRPr="005C4103">
        <w:tab/>
      </w:r>
    </w:p>
    <w:p w14:paraId="60BFD642" w14:textId="59EF57EB" w:rsidR="0019734C" w:rsidRPr="0087588B" w:rsidRDefault="0019734C" w:rsidP="00F44BC1">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18"/>
          <w:szCs w:val="18"/>
        </w:rPr>
        <w:t xml:space="preserve">A </w:t>
      </w:r>
      <w:r w:rsidRPr="0087588B">
        <w:rPr>
          <w:rFonts w:ascii="Arial" w:eastAsia="Calibri" w:hAnsi="Arial" w:cs="Arial"/>
          <w:color w:val="000000"/>
          <w:sz w:val="22"/>
          <w:szCs w:val="22"/>
        </w:rPr>
        <w:t>key consideration when implementing PROs is how the information will support clinical decision-making and improve an individual patient’s care. What would be helpful to know about patients that cannot be easily or necessarily revealed through lab results or direct observation during the visit? What lines of inquiry might patients more comfortably and comprehensively answer in a computerized assessment, relative to face-to-face discussion?</w:t>
      </w:r>
      <w:r>
        <w:rPr>
          <w:rFonts w:ascii="Arial" w:eastAsia="Calibri" w:hAnsi="Arial" w:cs="Arial"/>
          <w:color w:val="000000"/>
          <w:sz w:val="22"/>
          <w:szCs w:val="22"/>
        </w:rPr>
        <w:t xml:space="preserve"> </w:t>
      </w:r>
      <w:r w:rsidRPr="0087588B">
        <w:rPr>
          <w:rFonts w:ascii="Arial" w:eastAsia="Calibri" w:hAnsi="Arial" w:cs="Arial"/>
          <w:color w:val="000000"/>
          <w:sz w:val="22"/>
          <w:szCs w:val="22"/>
        </w:rPr>
        <w:t>Most importantly, what PRO domains, or health topics, are directly actionable and eliciting and acting on the information would result in an improvement in care?</w:t>
      </w:r>
    </w:p>
    <w:p w14:paraId="3A8B87CE" w14:textId="424C2A48" w:rsidR="0019734C" w:rsidRDefault="0019734C" w:rsidP="0019734C">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There are many domains of inquiry critical to HIV management and amenable to PRO assessments. Examples include depression/suicidal ideation, antiretroviral medication adherence, alcohol/substance use, and HIV/</w:t>
      </w:r>
      <w:r>
        <w:rPr>
          <w:rFonts w:ascii="Arial" w:eastAsia="Calibri" w:hAnsi="Arial" w:cs="Arial"/>
          <w:color w:val="000000"/>
          <w:sz w:val="22"/>
          <w:szCs w:val="22"/>
        </w:rPr>
        <w:t>sexual transmitted infection</w:t>
      </w:r>
      <w:r w:rsidRPr="0087588B">
        <w:rPr>
          <w:rFonts w:ascii="Arial" w:eastAsia="Calibri" w:hAnsi="Arial" w:cs="Arial"/>
          <w:color w:val="000000"/>
          <w:sz w:val="22"/>
          <w:szCs w:val="22"/>
        </w:rPr>
        <w:t xml:space="preserve"> transmission risk behaviors. </w:t>
      </w:r>
      <w:r>
        <w:rPr>
          <w:rFonts w:ascii="Arial" w:eastAsia="Calibri" w:hAnsi="Arial" w:cs="Arial"/>
          <w:color w:val="000000"/>
          <w:sz w:val="22"/>
          <w:szCs w:val="22"/>
        </w:rPr>
        <w:t xml:space="preserve">In addition, </w:t>
      </w:r>
      <w:r w:rsidRPr="0087588B">
        <w:rPr>
          <w:rFonts w:ascii="Arial" w:eastAsia="Calibri" w:hAnsi="Arial" w:cs="Arial"/>
          <w:color w:val="000000"/>
          <w:sz w:val="22"/>
          <w:szCs w:val="22"/>
        </w:rPr>
        <w:t xml:space="preserve">PROs offer an opportunity to explore social and context-based domains, such as partner violence, housing, social support, HIV stigma, and </w:t>
      </w:r>
      <w:r w:rsidR="00D5495E">
        <w:rPr>
          <w:rFonts w:ascii="Arial" w:eastAsia="Calibri" w:hAnsi="Arial" w:cs="Arial"/>
          <w:color w:val="000000"/>
          <w:sz w:val="22"/>
          <w:szCs w:val="22"/>
        </w:rPr>
        <w:t>health-related quality of life (</w:t>
      </w:r>
      <w:r>
        <w:rPr>
          <w:rFonts w:ascii="Arial" w:eastAsia="Calibri" w:hAnsi="Arial" w:cs="Arial"/>
          <w:color w:val="000000"/>
          <w:sz w:val="22"/>
          <w:szCs w:val="22"/>
        </w:rPr>
        <w:t>HRQL</w:t>
      </w:r>
      <w:r w:rsidR="00D5495E">
        <w:rPr>
          <w:rFonts w:ascii="Arial" w:eastAsia="Calibri" w:hAnsi="Arial" w:cs="Arial"/>
          <w:color w:val="000000"/>
          <w:sz w:val="22"/>
          <w:szCs w:val="22"/>
        </w:rPr>
        <w:t>)</w:t>
      </w:r>
      <w:r w:rsidRPr="0087588B">
        <w:rPr>
          <w:rFonts w:ascii="Arial" w:eastAsia="Calibri" w:hAnsi="Arial" w:cs="Arial"/>
          <w:color w:val="000000"/>
          <w:sz w:val="22"/>
          <w:szCs w:val="22"/>
        </w:rPr>
        <w:t xml:space="preserve">. </w:t>
      </w:r>
      <w:r>
        <w:rPr>
          <w:rFonts w:ascii="Arial" w:eastAsia="Calibri" w:hAnsi="Arial" w:cs="Arial"/>
          <w:color w:val="000000"/>
          <w:sz w:val="22"/>
          <w:szCs w:val="22"/>
        </w:rPr>
        <w:t xml:space="preserve">Figure 4 shows key factors needed for selecting PRO domains. </w:t>
      </w:r>
    </w:p>
    <w:tbl>
      <w:tblPr>
        <w:tblStyle w:val="TableGrid"/>
        <w:tblW w:w="9350" w:type="dxa"/>
        <w:tbl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blBorders>
        <w:tblLayout w:type="fixed"/>
        <w:tblCellMar>
          <w:top w:w="14" w:type="dxa"/>
          <w:left w:w="43" w:type="dxa"/>
          <w:bottom w:w="14" w:type="dxa"/>
          <w:right w:w="43" w:type="dxa"/>
        </w:tblCellMar>
        <w:tblLook w:val="04A0" w:firstRow="1" w:lastRow="0" w:firstColumn="1" w:lastColumn="0" w:noHBand="0" w:noVBand="1"/>
      </w:tblPr>
      <w:tblGrid>
        <w:gridCol w:w="9350"/>
      </w:tblGrid>
      <w:tr w:rsidR="0019734C" w:rsidRPr="0054403D" w14:paraId="4DE2C78F" w14:textId="77777777" w:rsidTr="0019734C">
        <w:tc>
          <w:tcPr>
            <w:tcW w:w="9350" w:type="dxa"/>
            <w:tcBorders>
              <w:top w:val="single" w:sz="18" w:space="0" w:color="2F5496" w:themeColor="accent1" w:themeShade="BF"/>
              <w:bottom w:val="single" w:sz="18" w:space="0" w:color="2F5496" w:themeColor="accent1" w:themeShade="BF"/>
            </w:tcBorders>
            <w:shd w:val="clear" w:color="auto" w:fill="2F5496" w:themeFill="accent1" w:themeFillShade="BF"/>
          </w:tcPr>
          <w:p w14:paraId="756F6781" w14:textId="77777777" w:rsidR="0019734C" w:rsidRPr="0054403D" w:rsidRDefault="0019734C" w:rsidP="00F44BC1">
            <w:pPr>
              <w:rPr>
                <w:rFonts w:ascii="Arial" w:eastAsia="Calibri" w:hAnsi="Arial" w:cs="Arial"/>
                <w:color w:val="FFFFFF" w:themeColor="background1"/>
                <w:sz w:val="18"/>
                <w:szCs w:val="18"/>
              </w:rPr>
            </w:pPr>
            <w:r>
              <w:rPr>
                <w:rFonts w:ascii="Arial" w:hAnsi="Arial" w:cs="Arial"/>
                <w:b/>
                <w:color w:val="FFFFFF" w:themeColor="background1"/>
                <w:sz w:val="18"/>
                <w:szCs w:val="18"/>
              </w:rPr>
              <w:t xml:space="preserve">Figure 4. </w:t>
            </w:r>
            <w:r w:rsidRPr="0054403D">
              <w:rPr>
                <w:rFonts w:ascii="Arial" w:hAnsi="Arial" w:cs="Arial"/>
                <w:b/>
                <w:color w:val="FFFFFF" w:themeColor="background1"/>
                <w:sz w:val="18"/>
                <w:szCs w:val="18"/>
              </w:rPr>
              <w:t>Key Factors in selecting domains to include in a PRO assessment</w:t>
            </w:r>
          </w:p>
        </w:tc>
      </w:tr>
      <w:tr w:rsidR="0019734C" w:rsidRPr="0054403D" w14:paraId="0893FA52" w14:textId="77777777" w:rsidTr="0019734C">
        <w:tc>
          <w:tcPr>
            <w:tcW w:w="9350" w:type="dxa"/>
            <w:tcBorders>
              <w:top w:val="single" w:sz="18" w:space="0" w:color="2F5496" w:themeColor="accent1" w:themeShade="BF"/>
              <w:bottom w:val="single" w:sz="8" w:space="0" w:color="2F5496" w:themeColor="accent1" w:themeShade="BF"/>
            </w:tcBorders>
            <w:shd w:val="clear" w:color="auto" w:fill="E2EDFF"/>
          </w:tcPr>
          <w:p w14:paraId="100E90FE"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5C4103">
              <w:rPr>
                <w:rFonts w:ascii="Arial" w:eastAsia="Calibri" w:hAnsi="Arial" w:cs="Arial"/>
                <w:color w:val="000000"/>
                <w:sz w:val="18"/>
                <w:szCs w:val="18"/>
              </w:rPr>
              <w:t>Does the domain address topic(s) that are relevant and important for the patients, providers, and</w:t>
            </w:r>
            <w:r>
              <w:rPr>
                <w:rFonts w:ascii="Arial" w:eastAsia="Calibri" w:hAnsi="Arial" w:cs="Arial"/>
                <w:color w:val="000000"/>
                <w:sz w:val="18"/>
                <w:szCs w:val="18"/>
              </w:rPr>
              <w:t>/or</w:t>
            </w:r>
            <w:r w:rsidRPr="005C4103">
              <w:rPr>
                <w:rFonts w:ascii="Arial" w:eastAsia="Calibri" w:hAnsi="Arial" w:cs="Arial"/>
                <w:color w:val="000000"/>
                <w:sz w:val="18"/>
                <w:szCs w:val="18"/>
              </w:rPr>
              <w:t xml:space="preserve"> the clinic</w:t>
            </w:r>
            <w:r>
              <w:rPr>
                <w:rFonts w:ascii="Arial" w:eastAsia="Calibri" w:hAnsi="Arial" w:cs="Arial"/>
                <w:color w:val="000000"/>
                <w:sz w:val="18"/>
                <w:szCs w:val="18"/>
              </w:rPr>
              <w:t>?</w:t>
            </w:r>
          </w:p>
          <w:p w14:paraId="19DD2429"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5C4103">
              <w:rPr>
                <w:rFonts w:ascii="Arial" w:eastAsia="Calibri" w:hAnsi="Arial" w:cs="Arial"/>
                <w:color w:val="000000"/>
                <w:sz w:val="18"/>
                <w:szCs w:val="18"/>
              </w:rPr>
              <w:t>Does the domain address an area or provide data that is unavailable from objective assessments such as laboratory test</w:t>
            </w:r>
            <w:r>
              <w:rPr>
                <w:rFonts w:ascii="Arial" w:eastAsia="Calibri" w:hAnsi="Arial" w:cs="Arial"/>
                <w:color w:val="000000"/>
                <w:sz w:val="18"/>
                <w:szCs w:val="18"/>
              </w:rPr>
              <w:t>s</w:t>
            </w:r>
          </w:p>
          <w:p w14:paraId="53C10219"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5C4103">
              <w:rPr>
                <w:rFonts w:ascii="Arial" w:eastAsia="Calibri" w:hAnsi="Arial" w:cs="Arial"/>
                <w:color w:val="000000"/>
                <w:sz w:val="18"/>
                <w:szCs w:val="18"/>
              </w:rPr>
              <w:t>Does the domain represent a concept that is critical to HIV care (e.g. medication adherence</w:t>
            </w:r>
            <w:r>
              <w:rPr>
                <w:rFonts w:ascii="Arial" w:eastAsia="Calibri" w:hAnsi="Arial" w:cs="Arial"/>
                <w:color w:val="000000"/>
                <w:sz w:val="18"/>
                <w:szCs w:val="18"/>
              </w:rPr>
              <w:t>)</w:t>
            </w:r>
          </w:p>
          <w:p w14:paraId="2E7A64AE" w14:textId="77777777" w:rsidR="0019734C" w:rsidRDefault="0019734C" w:rsidP="00F44BC1">
            <w:pPr>
              <w:pStyle w:val="ListParagraph"/>
              <w:numPr>
                <w:ilvl w:val="0"/>
                <w:numId w:val="8"/>
              </w:numPr>
              <w:ind w:left="310" w:hanging="270"/>
              <w:rPr>
                <w:rFonts w:ascii="Arial" w:eastAsia="Calibri" w:hAnsi="Arial" w:cs="Arial"/>
                <w:color w:val="000000"/>
                <w:sz w:val="18"/>
                <w:szCs w:val="18"/>
              </w:rPr>
            </w:pPr>
            <w:r w:rsidRPr="005C4103">
              <w:rPr>
                <w:rFonts w:ascii="Arial" w:eastAsia="Calibri" w:hAnsi="Arial" w:cs="Arial"/>
                <w:color w:val="000000"/>
                <w:sz w:val="18"/>
                <w:szCs w:val="18"/>
              </w:rPr>
              <w:t xml:space="preserve">Has the PRO been previously used and validated for use among </w:t>
            </w:r>
            <w:r>
              <w:rPr>
                <w:rFonts w:ascii="Arial" w:eastAsia="Calibri" w:hAnsi="Arial" w:cs="Arial"/>
                <w:color w:val="000000"/>
                <w:sz w:val="18"/>
                <w:szCs w:val="18"/>
              </w:rPr>
              <w:t>PLWH?</w:t>
            </w:r>
          </w:p>
          <w:p w14:paraId="28753AC2" w14:textId="77777777" w:rsidR="0019734C" w:rsidRDefault="0019734C" w:rsidP="00F44BC1">
            <w:pPr>
              <w:pStyle w:val="ListParagraph"/>
              <w:numPr>
                <w:ilvl w:val="1"/>
                <w:numId w:val="8"/>
              </w:numPr>
              <w:ind w:left="660"/>
              <w:rPr>
                <w:rFonts w:ascii="Arial" w:eastAsia="Calibri" w:hAnsi="Arial" w:cs="Arial"/>
                <w:color w:val="000000"/>
                <w:sz w:val="18"/>
                <w:szCs w:val="18"/>
              </w:rPr>
            </w:pPr>
            <w:r w:rsidRPr="005C4103">
              <w:rPr>
                <w:rFonts w:ascii="Arial" w:eastAsia="Calibri" w:hAnsi="Arial" w:cs="Arial"/>
                <w:color w:val="000000"/>
                <w:sz w:val="18"/>
                <w:szCs w:val="18"/>
              </w:rPr>
              <w:t>Are the PRO instructions easy to understand</w:t>
            </w:r>
            <w:r>
              <w:rPr>
                <w:rFonts w:ascii="Arial" w:eastAsia="Calibri" w:hAnsi="Arial" w:cs="Arial"/>
                <w:color w:val="000000"/>
                <w:sz w:val="18"/>
                <w:szCs w:val="18"/>
              </w:rPr>
              <w:t>?</w:t>
            </w:r>
          </w:p>
          <w:p w14:paraId="345BEC42" w14:textId="77777777" w:rsidR="0019734C" w:rsidRDefault="0019734C" w:rsidP="00F44BC1">
            <w:pPr>
              <w:pStyle w:val="ListParagraph"/>
              <w:numPr>
                <w:ilvl w:val="1"/>
                <w:numId w:val="8"/>
              </w:numPr>
              <w:ind w:left="660"/>
              <w:rPr>
                <w:rFonts w:ascii="Arial" w:eastAsia="Calibri" w:hAnsi="Arial" w:cs="Arial"/>
                <w:color w:val="000000"/>
                <w:sz w:val="18"/>
                <w:szCs w:val="18"/>
              </w:rPr>
            </w:pPr>
            <w:r w:rsidRPr="0054403D">
              <w:rPr>
                <w:rFonts w:ascii="Arial" w:eastAsia="Calibri" w:hAnsi="Arial" w:cs="Arial"/>
                <w:color w:val="000000"/>
                <w:sz w:val="18"/>
                <w:szCs w:val="18"/>
              </w:rPr>
              <w:t>Are the questions simply stated and use words/terms that patients can understand?</w:t>
            </w:r>
          </w:p>
          <w:p w14:paraId="45837A44" w14:textId="77777777" w:rsidR="0019734C" w:rsidRDefault="0019734C" w:rsidP="00F44BC1">
            <w:pPr>
              <w:pStyle w:val="ListParagraph"/>
              <w:numPr>
                <w:ilvl w:val="1"/>
                <w:numId w:val="8"/>
              </w:numPr>
              <w:ind w:left="660"/>
              <w:rPr>
                <w:rFonts w:ascii="Arial" w:eastAsia="Calibri" w:hAnsi="Arial" w:cs="Arial"/>
                <w:color w:val="000000"/>
                <w:sz w:val="18"/>
                <w:szCs w:val="18"/>
              </w:rPr>
            </w:pPr>
            <w:r w:rsidRPr="0054403D">
              <w:rPr>
                <w:rFonts w:ascii="Arial" w:eastAsia="Calibri" w:hAnsi="Arial" w:cs="Arial"/>
                <w:color w:val="000000"/>
                <w:sz w:val="18"/>
                <w:szCs w:val="18"/>
              </w:rPr>
              <w:t>Is the recall period relatively short?</w:t>
            </w:r>
          </w:p>
          <w:p w14:paraId="5FF657D2" w14:textId="77777777" w:rsidR="0019734C" w:rsidRPr="0054403D" w:rsidRDefault="0019734C" w:rsidP="00F44BC1">
            <w:pPr>
              <w:pStyle w:val="ListParagraph"/>
              <w:numPr>
                <w:ilvl w:val="1"/>
                <w:numId w:val="8"/>
              </w:numPr>
              <w:ind w:left="660"/>
              <w:rPr>
                <w:rFonts w:ascii="Arial" w:eastAsia="Calibri" w:hAnsi="Arial" w:cs="Arial"/>
                <w:color w:val="000000"/>
                <w:sz w:val="18"/>
                <w:szCs w:val="18"/>
              </w:rPr>
            </w:pPr>
            <w:r w:rsidRPr="0054403D">
              <w:rPr>
                <w:rFonts w:ascii="Arial" w:eastAsia="Calibri" w:hAnsi="Arial" w:cs="Arial"/>
                <w:color w:val="000000"/>
                <w:sz w:val="18"/>
                <w:szCs w:val="18"/>
              </w:rPr>
              <w:t>Is the PRO itself short and to the point?</w:t>
            </w:r>
          </w:p>
        </w:tc>
      </w:tr>
      <w:tr w:rsidR="0019734C" w:rsidRPr="0054403D" w14:paraId="2912E58B" w14:textId="77777777" w:rsidTr="0019734C">
        <w:tc>
          <w:tcPr>
            <w:tcW w:w="9350" w:type="dxa"/>
            <w:tcBorders>
              <w:top w:val="single" w:sz="8" w:space="0" w:color="2F5496" w:themeColor="accent1" w:themeShade="BF"/>
              <w:bottom w:val="single" w:sz="8" w:space="0" w:color="2F5496" w:themeColor="accent1" w:themeShade="BF"/>
            </w:tcBorders>
            <w:shd w:val="clear" w:color="auto" w:fill="E2EDFF"/>
          </w:tcPr>
          <w:p w14:paraId="2FF6C5E6" w14:textId="77777777" w:rsidR="0019734C" w:rsidRPr="0054403D" w:rsidRDefault="0019734C" w:rsidP="00F44BC1">
            <w:pPr>
              <w:pStyle w:val="ListParagraph"/>
              <w:numPr>
                <w:ilvl w:val="0"/>
                <w:numId w:val="8"/>
              </w:numPr>
              <w:ind w:left="310" w:hanging="270"/>
              <w:rPr>
                <w:rFonts w:ascii="Arial" w:eastAsia="Calibri" w:hAnsi="Arial" w:cs="Arial"/>
                <w:color w:val="000000"/>
                <w:sz w:val="18"/>
                <w:szCs w:val="18"/>
              </w:rPr>
            </w:pPr>
            <w:r w:rsidRPr="005C4103">
              <w:rPr>
                <w:rFonts w:ascii="Arial" w:eastAsia="Calibri" w:hAnsi="Arial" w:cs="Arial"/>
                <w:color w:val="000000"/>
                <w:sz w:val="18"/>
                <w:szCs w:val="18"/>
              </w:rPr>
              <w:t>Is there information regarding what the scores of the PRO instrument means? Does a change in score provide clinically meaningful information</w:t>
            </w:r>
            <w:r>
              <w:rPr>
                <w:rFonts w:ascii="Arial" w:eastAsia="Calibri" w:hAnsi="Arial" w:cs="Arial"/>
                <w:color w:val="000000"/>
                <w:sz w:val="18"/>
                <w:szCs w:val="18"/>
              </w:rPr>
              <w:t>?</w:t>
            </w:r>
          </w:p>
        </w:tc>
      </w:tr>
      <w:tr w:rsidR="0019734C" w:rsidRPr="0054403D" w14:paraId="00B53E96" w14:textId="77777777" w:rsidTr="0019734C">
        <w:tc>
          <w:tcPr>
            <w:tcW w:w="9350" w:type="dxa"/>
            <w:tcBorders>
              <w:top w:val="single" w:sz="8" w:space="0" w:color="2F5496" w:themeColor="accent1" w:themeShade="BF"/>
              <w:bottom w:val="single" w:sz="18" w:space="0" w:color="2F5496" w:themeColor="accent1" w:themeShade="BF"/>
            </w:tcBorders>
            <w:shd w:val="clear" w:color="auto" w:fill="E2EDFF"/>
          </w:tcPr>
          <w:p w14:paraId="54FCC8EE" w14:textId="77777777" w:rsidR="0019734C" w:rsidRPr="0054403D" w:rsidRDefault="0019734C" w:rsidP="00F44BC1">
            <w:pPr>
              <w:pStyle w:val="ListParagraph"/>
              <w:numPr>
                <w:ilvl w:val="0"/>
                <w:numId w:val="8"/>
              </w:numPr>
              <w:ind w:left="310" w:hanging="270"/>
              <w:rPr>
                <w:rFonts w:ascii="Arial" w:eastAsia="Calibri" w:hAnsi="Arial" w:cs="Arial"/>
                <w:color w:val="000000"/>
                <w:sz w:val="18"/>
                <w:szCs w:val="18"/>
              </w:rPr>
            </w:pPr>
            <w:r w:rsidRPr="005C4103">
              <w:rPr>
                <w:rFonts w:ascii="Arial" w:eastAsia="Calibri" w:hAnsi="Arial" w:cs="Arial"/>
                <w:color w:val="000000"/>
                <w:sz w:val="18"/>
                <w:szCs w:val="18"/>
              </w:rPr>
              <w:t>Are there simple instructions on how to interpret the PRO results for a patient</w:t>
            </w:r>
            <w:r>
              <w:rPr>
                <w:rFonts w:ascii="Arial" w:eastAsia="Calibri" w:hAnsi="Arial" w:cs="Arial"/>
                <w:color w:val="000000"/>
                <w:sz w:val="18"/>
                <w:szCs w:val="18"/>
              </w:rPr>
              <w:t>?</w:t>
            </w:r>
          </w:p>
        </w:tc>
      </w:tr>
    </w:tbl>
    <w:p w14:paraId="4DA3B14D" w14:textId="77777777" w:rsidR="0019734C" w:rsidRPr="0087588B" w:rsidRDefault="0019734C" w:rsidP="00F44BC1">
      <w:pPr>
        <w:pBdr>
          <w:top w:val="nil"/>
          <w:left w:val="nil"/>
          <w:bottom w:val="nil"/>
          <w:right w:val="nil"/>
          <w:between w:val="nil"/>
        </w:pBdr>
        <w:spacing w:before="180" w:after="180"/>
        <w:rPr>
          <w:rFonts w:ascii="Arial" w:eastAsia="Calibri" w:hAnsi="Arial" w:cs="Arial"/>
          <w:color w:val="000000"/>
          <w:sz w:val="22"/>
          <w:szCs w:val="22"/>
        </w:rPr>
      </w:pPr>
      <w:r w:rsidRPr="0087588B">
        <w:rPr>
          <w:rFonts w:ascii="Arial" w:eastAsia="Calibri" w:hAnsi="Arial" w:cs="Arial"/>
          <w:color w:val="000000"/>
          <w:sz w:val="22"/>
          <w:szCs w:val="22"/>
        </w:rPr>
        <w:t xml:space="preserve">Once the desired PRO domains are identified, consider which PRO measure is most appropriate within each domain. To ensure consistent uptake and relevance, a PRO measure used in clinical care should be: </w:t>
      </w:r>
    </w:p>
    <w:p w14:paraId="1BD5B3D0" w14:textId="77777777" w:rsidR="0019734C" w:rsidRPr="0087588B" w:rsidRDefault="0019734C" w:rsidP="00F44BC1">
      <w:pPr>
        <w:pStyle w:val="ListParagraph"/>
        <w:numPr>
          <w:ilvl w:val="0"/>
          <w:numId w:val="25"/>
        </w:numPr>
        <w:pBdr>
          <w:top w:val="nil"/>
          <w:left w:val="nil"/>
          <w:bottom w:val="nil"/>
          <w:right w:val="nil"/>
          <w:between w:val="nil"/>
        </w:pBdr>
        <w:spacing w:before="60" w:after="60"/>
        <w:ind w:left="634"/>
        <w:contextualSpacing w:val="0"/>
        <w:rPr>
          <w:rFonts w:ascii="Arial" w:hAnsi="Arial" w:cs="Arial"/>
          <w:color w:val="000000"/>
          <w:sz w:val="22"/>
          <w:szCs w:val="22"/>
        </w:rPr>
      </w:pPr>
      <w:r w:rsidRPr="0087588B">
        <w:rPr>
          <w:rFonts w:ascii="Arial" w:hAnsi="Arial" w:cs="Arial"/>
          <w:color w:val="000000"/>
          <w:sz w:val="22"/>
          <w:szCs w:val="22"/>
        </w:rPr>
        <w:t>Brief- the smallest number of items possible to provide the desired insight</w:t>
      </w:r>
    </w:p>
    <w:p w14:paraId="705FE80F" w14:textId="77777777" w:rsidR="0019734C" w:rsidRPr="0087588B" w:rsidRDefault="0019734C" w:rsidP="00F44BC1">
      <w:pPr>
        <w:pStyle w:val="ListParagraph"/>
        <w:numPr>
          <w:ilvl w:val="0"/>
          <w:numId w:val="25"/>
        </w:numPr>
        <w:pBdr>
          <w:top w:val="nil"/>
          <w:left w:val="nil"/>
          <w:bottom w:val="nil"/>
          <w:right w:val="nil"/>
          <w:between w:val="nil"/>
        </w:pBdr>
        <w:spacing w:before="60" w:after="60"/>
        <w:ind w:left="634"/>
        <w:contextualSpacing w:val="0"/>
        <w:rPr>
          <w:rFonts w:ascii="Arial" w:hAnsi="Arial" w:cs="Arial"/>
          <w:color w:val="000000"/>
          <w:sz w:val="22"/>
          <w:szCs w:val="22"/>
        </w:rPr>
      </w:pPr>
      <w:r w:rsidRPr="0087588B">
        <w:rPr>
          <w:rFonts w:ascii="Arial" w:hAnsi="Arial" w:cs="Arial"/>
          <w:color w:val="000000"/>
          <w:sz w:val="22"/>
          <w:szCs w:val="22"/>
        </w:rPr>
        <w:t>Validated- accurately measures what it says it will</w:t>
      </w:r>
    </w:p>
    <w:p w14:paraId="2A567BD1" w14:textId="77777777" w:rsidR="0019734C" w:rsidRPr="0087588B" w:rsidRDefault="0019734C" w:rsidP="00F44BC1">
      <w:pPr>
        <w:pStyle w:val="ListParagraph"/>
        <w:numPr>
          <w:ilvl w:val="0"/>
          <w:numId w:val="25"/>
        </w:numPr>
        <w:pBdr>
          <w:top w:val="nil"/>
          <w:left w:val="nil"/>
          <w:bottom w:val="nil"/>
          <w:right w:val="nil"/>
          <w:between w:val="nil"/>
        </w:pBdr>
        <w:spacing w:before="60" w:after="60"/>
        <w:ind w:left="634"/>
        <w:contextualSpacing w:val="0"/>
        <w:rPr>
          <w:rFonts w:ascii="Arial" w:hAnsi="Arial" w:cs="Arial"/>
          <w:color w:val="000000"/>
          <w:sz w:val="22"/>
          <w:szCs w:val="22"/>
        </w:rPr>
      </w:pPr>
      <w:r w:rsidRPr="0087588B">
        <w:rPr>
          <w:rFonts w:ascii="Arial" w:hAnsi="Arial" w:cs="Arial"/>
          <w:color w:val="000000"/>
          <w:sz w:val="22"/>
          <w:szCs w:val="22"/>
        </w:rPr>
        <w:t xml:space="preserve">Easy for patients </w:t>
      </w:r>
      <w:r>
        <w:rPr>
          <w:rFonts w:ascii="Arial" w:hAnsi="Arial" w:cs="Arial"/>
          <w:color w:val="000000"/>
          <w:sz w:val="22"/>
          <w:szCs w:val="22"/>
        </w:rPr>
        <w:t xml:space="preserve">to </w:t>
      </w:r>
      <w:r w:rsidRPr="0087588B">
        <w:rPr>
          <w:rFonts w:ascii="Arial" w:hAnsi="Arial" w:cs="Arial"/>
          <w:color w:val="000000"/>
          <w:sz w:val="22"/>
          <w:szCs w:val="22"/>
        </w:rPr>
        <w:t>understand (comprehensible to 6</w:t>
      </w:r>
      <w:r w:rsidRPr="0087588B">
        <w:rPr>
          <w:rFonts w:ascii="Arial" w:hAnsi="Arial" w:cs="Arial"/>
          <w:color w:val="000000"/>
          <w:sz w:val="22"/>
          <w:szCs w:val="22"/>
          <w:vertAlign w:val="superscript"/>
        </w:rPr>
        <w:t>th</w:t>
      </w:r>
      <w:r w:rsidRPr="0087588B">
        <w:rPr>
          <w:rFonts w:ascii="Arial" w:hAnsi="Arial" w:cs="Arial"/>
          <w:color w:val="000000"/>
          <w:sz w:val="22"/>
          <w:szCs w:val="22"/>
        </w:rPr>
        <w:t xml:space="preserve"> grade literacy level)</w:t>
      </w:r>
    </w:p>
    <w:p w14:paraId="52D8B7D9" w14:textId="77777777" w:rsidR="0019734C" w:rsidRPr="0087588B" w:rsidRDefault="0019734C" w:rsidP="00F44BC1">
      <w:pPr>
        <w:pStyle w:val="ListParagraph"/>
        <w:numPr>
          <w:ilvl w:val="0"/>
          <w:numId w:val="25"/>
        </w:numPr>
        <w:pBdr>
          <w:top w:val="nil"/>
          <w:left w:val="nil"/>
          <w:bottom w:val="nil"/>
          <w:right w:val="nil"/>
          <w:between w:val="nil"/>
        </w:pBdr>
        <w:spacing w:before="60" w:after="60"/>
        <w:ind w:left="634"/>
        <w:contextualSpacing w:val="0"/>
        <w:rPr>
          <w:rFonts w:ascii="Arial" w:hAnsi="Arial" w:cs="Arial"/>
          <w:color w:val="000000"/>
          <w:sz w:val="22"/>
          <w:szCs w:val="22"/>
        </w:rPr>
      </w:pPr>
      <w:r w:rsidRPr="0087588B">
        <w:rPr>
          <w:rFonts w:ascii="Arial" w:hAnsi="Arial" w:cs="Arial"/>
          <w:color w:val="000000"/>
          <w:sz w:val="22"/>
          <w:szCs w:val="22"/>
        </w:rPr>
        <w:t>Easy to recall (e.g., shorter vs. longer recall periods, particularly for mundane behaviors)</w:t>
      </w:r>
    </w:p>
    <w:p w14:paraId="5F11DF24" w14:textId="77777777" w:rsidR="0019734C" w:rsidRDefault="0019734C" w:rsidP="00F44BC1">
      <w:pPr>
        <w:pStyle w:val="ListParagraph"/>
        <w:numPr>
          <w:ilvl w:val="0"/>
          <w:numId w:val="25"/>
        </w:numPr>
        <w:pBdr>
          <w:top w:val="nil"/>
          <w:left w:val="nil"/>
          <w:bottom w:val="nil"/>
          <w:right w:val="nil"/>
          <w:between w:val="nil"/>
        </w:pBdr>
        <w:spacing w:before="60" w:after="180"/>
        <w:ind w:left="634"/>
        <w:contextualSpacing w:val="0"/>
        <w:rPr>
          <w:rFonts w:ascii="Arial" w:hAnsi="Arial" w:cs="Arial"/>
          <w:color w:val="000000"/>
          <w:sz w:val="22"/>
          <w:szCs w:val="22"/>
        </w:rPr>
      </w:pPr>
      <w:r w:rsidRPr="0087588B">
        <w:rPr>
          <w:rFonts w:ascii="Arial" w:hAnsi="Arial" w:cs="Arial"/>
          <w:color w:val="000000"/>
          <w:sz w:val="22"/>
          <w:szCs w:val="22"/>
        </w:rPr>
        <w:lastRenderedPageBreak/>
        <w:t xml:space="preserve">Interpretable </w:t>
      </w:r>
      <w:r>
        <w:rPr>
          <w:rFonts w:ascii="Arial" w:hAnsi="Arial" w:cs="Arial"/>
          <w:color w:val="000000"/>
          <w:sz w:val="22"/>
          <w:szCs w:val="22"/>
        </w:rPr>
        <w:t>by</w:t>
      </w:r>
      <w:r w:rsidRPr="0087588B">
        <w:rPr>
          <w:rFonts w:ascii="Arial" w:hAnsi="Arial" w:cs="Arial"/>
          <w:color w:val="000000"/>
          <w:sz w:val="22"/>
          <w:szCs w:val="22"/>
        </w:rPr>
        <w:t xml:space="preserve"> providers at a glance</w:t>
      </w:r>
    </w:p>
    <w:p w14:paraId="4BAA43B7" w14:textId="6A7ED611" w:rsidR="0019734C" w:rsidRPr="0087588B" w:rsidRDefault="0019734C" w:rsidP="00F44BC1">
      <w:pPr>
        <w:pBdr>
          <w:top w:val="nil"/>
          <w:left w:val="nil"/>
          <w:bottom w:val="nil"/>
          <w:right w:val="nil"/>
          <w:between w:val="nil"/>
        </w:pBdr>
        <w:spacing w:before="180" w:after="180"/>
        <w:rPr>
          <w:rFonts w:ascii="Arial" w:eastAsia="Calibri" w:hAnsi="Arial" w:cs="Arial"/>
          <w:color w:val="000000"/>
          <w:sz w:val="22"/>
          <w:szCs w:val="22"/>
        </w:rPr>
      </w:pPr>
      <w:r w:rsidRPr="0087588B">
        <w:rPr>
          <w:rFonts w:ascii="Arial" w:hAnsi="Arial" w:cs="Arial"/>
          <w:sz w:val="22"/>
          <w:szCs w:val="22"/>
        </w:rPr>
        <w:t>Note that while many PROs are free of charge in the public domain, others require licenses and sometimes require fees or developer notification before use. In addition, requirements for use may change over time. Many high quality instruments are available that do not require a license for use</w:t>
      </w:r>
      <w:r>
        <w:rPr>
          <w:rFonts w:ascii="Arial" w:hAnsi="Arial" w:cs="Arial"/>
          <w:sz w:val="22"/>
          <w:szCs w:val="22"/>
        </w:rPr>
        <w:t xml:space="preserve"> and </w:t>
      </w:r>
      <w:r w:rsidR="00D5495E">
        <w:rPr>
          <w:rFonts w:ascii="Arial" w:hAnsi="Arial" w:cs="Arial"/>
          <w:sz w:val="22"/>
          <w:szCs w:val="22"/>
        </w:rPr>
        <w:t xml:space="preserve">in most circumstances </w:t>
      </w:r>
      <w:r>
        <w:rPr>
          <w:rFonts w:ascii="Arial" w:hAnsi="Arial" w:cs="Arial"/>
          <w:sz w:val="22"/>
          <w:szCs w:val="22"/>
        </w:rPr>
        <w:t>may be preferrable</w:t>
      </w:r>
      <w:r w:rsidRPr="0087588B">
        <w:rPr>
          <w:rFonts w:ascii="Arial" w:hAnsi="Arial" w:cs="Arial"/>
          <w:sz w:val="22"/>
          <w:szCs w:val="22"/>
        </w:rPr>
        <w:t>.</w:t>
      </w:r>
    </w:p>
    <w:p w14:paraId="5DF4A2F0" w14:textId="77777777" w:rsidR="0019734C" w:rsidRDefault="0019734C" w:rsidP="0019734C">
      <w:pPr>
        <w:pBdr>
          <w:top w:val="nil"/>
          <w:left w:val="nil"/>
          <w:bottom w:val="nil"/>
          <w:right w:val="nil"/>
          <w:between w:val="nil"/>
        </w:pBdr>
        <w:spacing w:after="180"/>
        <w:rPr>
          <w:rFonts w:ascii="Arial" w:eastAsia="Calibri" w:hAnsi="Arial" w:cs="Arial"/>
          <w:color w:val="000000"/>
          <w:sz w:val="22"/>
          <w:szCs w:val="22"/>
        </w:rPr>
      </w:pPr>
      <w:r w:rsidRPr="0087588B">
        <w:rPr>
          <w:rFonts w:ascii="Arial" w:eastAsia="Calibri" w:hAnsi="Arial" w:cs="Arial"/>
          <w:color w:val="000000"/>
          <w:sz w:val="22"/>
          <w:szCs w:val="22"/>
        </w:rPr>
        <w:t xml:space="preserve">Table </w:t>
      </w:r>
      <w:r>
        <w:rPr>
          <w:rFonts w:ascii="Arial" w:eastAsia="Calibri" w:hAnsi="Arial" w:cs="Arial"/>
          <w:color w:val="000000"/>
          <w:sz w:val="22"/>
          <w:szCs w:val="22"/>
        </w:rPr>
        <w:t>6</w:t>
      </w:r>
      <w:r w:rsidRPr="0087588B">
        <w:rPr>
          <w:rFonts w:ascii="Arial" w:eastAsia="Calibri" w:hAnsi="Arial" w:cs="Arial"/>
          <w:color w:val="000000"/>
          <w:sz w:val="22"/>
          <w:szCs w:val="22"/>
        </w:rPr>
        <w:t xml:space="preserve"> lists PRO domains relevant to HIV care</w:t>
      </w:r>
      <w:r>
        <w:rPr>
          <w:rFonts w:ascii="Arial" w:eastAsia="Calibri" w:hAnsi="Arial" w:cs="Arial"/>
          <w:color w:val="000000"/>
          <w:sz w:val="22"/>
          <w:szCs w:val="22"/>
        </w:rPr>
        <w:t>.</w:t>
      </w:r>
    </w:p>
    <w:tbl>
      <w:tblPr>
        <w:tblStyle w:val="TableGrid"/>
        <w:tblW w:w="9350" w:type="dxa"/>
        <w:tblBorders>
          <w:insideH w:val="single" w:sz="8" w:space="0" w:color="2F5496" w:themeColor="accent1" w:themeShade="BF"/>
          <w:insideV w:val="single" w:sz="8" w:space="0" w:color="2F5496" w:themeColor="accent1" w:themeShade="BF"/>
        </w:tblBorders>
        <w:tblLayout w:type="fixed"/>
        <w:tblCellMar>
          <w:top w:w="14" w:type="dxa"/>
          <w:left w:w="43" w:type="dxa"/>
          <w:bottom w:w="14" w:type="dxa"/>
          <w:right w:w="43" w:type="dxa"/>
        </w:tblCellMar>
        <w:tblLook w:val="04A0" w:firstRow="1" w:lastRow="0" w:firstColumn="1" w:lastColumn="0" w:noHBand="0" w:noVBand="1"/>
      </w:tblPr>
      <w:tblGrid>
        <w:gridCol w:w="3667"/>
        <w:gridCol w:w="5683"/>
      </w:tblGrid>
      <w:tr w:rsidR="00456125" w:rsidRPr="000B1C24" w14:paraId="118D8E1B" w14:textId="77777777" w:rsidTr="00F44BC1">
        <w:tc>
          <w:tcPr>
            <w:tcW w:w="9350" w:type="dxa"/>
            <w:gridSpan w:val="2"/>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2F5496" w:themeFill="accent1" w:themeFillShade="BF"/>
          </w:tcPr>
          <w:p w14:paraId="25A04BED" w14:textId="5E77FCE1" w:rsidR="00456125" w:rsidRPr="000B1C24" w:rsidRDefault="00456125" w:rsidP="00F44BC1">
            <w:pPr>
              <w:rPr>
                <w:rFonts w:ascii="Arial" w:eastAsia="Calibri" w:hAnsi="Arial" w:cs="Arial"/>
                <w:color w:val="FFFFFF" w:themeColor="background1"/>
                <w:sz w:val="18"/>
                <w:szCs w:val="18"/>
              </w:rPr>
            </w:pPr>
            <w:r w:rsidRPr="00871D69">
              <w:rPr>
                <w:rFonts w:ascii="Arial" w:hAnsi="Arial" w:cs="Arial"/>
                <w:b/>
                <w:i/>
                <w:iCs/>
                <w:color w:val="FFFFFF" w:themeColor="background1"/>
                <w:sz w:val="18"/>
                <w:szCs w:val="18"/>
              </w:rPr>
              <w:t xml:space="preserve">Table </w:t>
            </w:r>
            <w:r>
              <w:rPr>
                <w:rFonts w:ascii="Arial" w:hAnsi="Arial" w:cs="Arial"/>
                <w:b/>
                <w:i/>
                <w:iCs/>
                <w:color w:val="FFFFFF" w:themeColor="background1"/>
                <w:sz w:val="18"/>
                <w:szCs w:val="18"/>
              </w:rPr>
              <w:t>6</w:t>
            </w:r>
            <w:r w:rsidRPr="00871D69">
              <w:rPr>
                <w:rFonts w:ascii="Arial" w:hAnsi="Arial" w:cs="Arial"/>
                <w:b/>
                <w:i/>
                <w:iCs/>
                <w:color w:val="FFFFFF" w:themeColor="background1"/>
                <w:sz w:val="18"/>
                <w:szCs w:val="18"/>
              </w:rPr>
              <w:t>.</w:t>
            </w:r>
            <w:r w:rsidRPr="000B1C24">
              <w:rPr>
                <w:rFonts w:ascii="Arial" w:hAnsi="Arial" w:cs="Arial"/>
                <w:b/>
                <w:color w:val="FFFFFF" w:themeColor="background1"/>
                <w:sz w:val="18"/>
                <w:szCs w:val="18"/>
              </w:rPr>
              <w:t xml:space="preserve"> </w:t>
            </w:r>
            <w:r w:rsidR="00D5495E">
              <w:rPr>
                <w:rFonts w:ascii="Arial" w:hAnsi="Arial" w:cs="Arial"/>
                <w:b/>
                <w:color w:val="FFFFFF" w:themeColor="background1"/>
                <w:sz w:val="18"/>
                <w:szCs w:val="18"/>
              </w:rPr>
              <w:t xml:space="preserve">Examples of </w:t>
            </w:r>
            <w:r w:rsidRPr="000B1C24">
              <w:rPr>
                <w:rFonts w:ascii="Arial" w:hAnsi="Arial" w:cs="Arial"/>
                <w:b/>
                <w:color w:val="FFFFFF" w:themeColor="background1"/>
                <w:sz w:val="18"/>
                <w:szCs w:val="18"/>
              </w:rPr>
              <w:t>PRO domains and measures relevant to HIV car</w:t>
            </w:r>
            <w:r>
              <w:rPr>
                <w:rFonts w:ascii="Arial" w:hAnsi="Arial" w:cs="Arial"/>
                <w:b/>
                <w:color w:val="FFFFFF" w:themeColor="background1"/>
                <w:sz w:val="18"/>
                <w:szCs w:val="18"/>
              </w:rPr>
              <w:t>e</w:t>
            </w:r>
          </w:p>
        </w:tc>
      </w:tr>
      <w:tr w:rsidR="00456125" w:rsidRPr="000B1C24" w14:paraId="5D56C437" w14:textId="77777777" w:rsidTr="00F44BC1">
        <w:tc>
          <w:tcPr>
            <w:tcW w:w="3667" w:type="dxa"/>
            <w:tcBorders>
              <w:top w:val="single" w:sz="18" w:space="0" w:color="2F5496" w:themeColor="accent1" w:themeShade="BF"/>
              <w:left w:val="single" w:sz="18" w:space="0" w:color="2F5496" w:themeColor="accent1" w:themeShade="BF"/>
              <w:bottom w:val="single" w:sz="18" w:space="0" w:color="2F5496" w:themeColor="accent1" w:themeShade="BF"/>
            </w:tcBorders>
            <w:shd w:val="clear" w:color="auto" w:fill="8EAADB" w:themeFill="accent1" w:themeFillTint="99"/>
            <w:vAlign w:val="center"/>
          </w:tcPr>
          <w:p w14:paraId="7E914E76" w14:textId="77777777" w:rsidR="00456125" w:rsidRPr="000B1C24" w:rsidRDefault="00456125" w:rsidP="00F44BC1">
            <w:pPr>
              <w:rPr>
                <w:rFonts w:ascii="Arial" w:eastAsia="Calibri" w:hAnsi="Arial" w:cs="Arial"/>
                <w:color w:val="000000"/>
                <w:sz w:val="18"/>
                <w:szCs w:val="18"/>
              </w:rPr>
            </w:pPr>
            <w:r w:rsidRPr="000B1C24">
              <w:rPr>
                <w:rFonts w:ascii="Arial" w:hAnsi="Arial" w:cs="Arial"/>
                <w:b/>
                <w:bCs/>
                <w:color w:val="000000"/>
                <w:sz w:val="18"/>
                <w:szCs w:val="18"/>
              </w:rPr>
              <w:t>Patient-reported….</w:t>
            </w:r>
          </w:p>
        </w:tc>
        <w:tc>
          <w:tcPr>
            <w:tcW w:w="5683" w:type="dxa"/>
            <w:tcBorders>
              <w:top w:val="single" w:sz="18" w:space="0" w:color="2F5496" w:themeColor="accent1" w:themeShade="BF"/>
              <w:bottom w:val="single" w:sz="18" w:space="0" w:color="2F5496" w:themeColor="accent1" w:themeShade="BF"/>
              <w:right w:val="single" w:sz="18" w:space="0" w:color="2F5496" w:themeColor="accent1" w:themeShade="BF"/>
            </w:tcBorders>
            <w:shd w:val="clear" w:color="auto" w:fill="8EAADB" w:themeFill="accent1" w:themeFillTint="99"/>
            <w:vAlign w:val="center"/>
          </w:tcPr>
          <w:p w14:paraId="277C0EF6" w14:textId="77777777" w:rsidR="00456125" w:rsidRPr="000B1C24" w:rsidRDefault="00456125" w:rsidP="00F44BC1">
            <w:pPr>
              <w:rPr>
                <w:rFonts w:ascii="Arial" w:eastAsia="Calibri" w:hAnsi="Arial" w:cs="Arial"/>
                <w:color w:val="000000"/>
                <w:sz w:val="18"/>
                <w:szCs w:val="18"/>
              </w:rPr>
            </w:pPr>
            <w:r w:rsidRPr="000B1C24">
              <w:rPr>
                <w:rFonts w:ascii="Arial" w:hAnsi="Arial" w:cs="Arial"/>
                <w:b/>
                <w:bCs/>
                <w:color w:val="000000"/>
                <w:sz w:val="18"/>
                <w:szCs w:val="18"/>
              </w:rPr>
              <w:t>Example of commonly used measures</w:t>
            </w:r>
          </w:p>
        </w:tc>
      </w:tr>
      <w:tr w:rsidR="00456125" w:rsidRPr="000B1C24" w14:paraId="2705299C" w14:textId="77777777" w:rsidTr="00F44BC1">
        <w:trPr>
          <w:trHeight w:val="41"/>
        </w:trPr>
        <w:tc>
          <w:tcPr>
            <w:tcW w:w="9350" w:type="dxa"/>
            <w:gridSpan w:val="2"/>
            <w:tcBorders>
              <w:top w:val="single" w:sz="18" w:space="0" w:color="2F5496" w:themeColor="accent1" w:themeShade="BF"/>
              <w:left w:val="single" w:sz="18" w:space="0" w:color="2F5496" w:themeColor="accent1" w:themeShade="BF"/>
              <w:bottom w:val="single" w:sz="8" w:space="0" w:color="2F5496" w:themeColor="accent1" w:themeShade="BF"/>
              <w:right w:val="single" w:sz="18" w:space="0" w:color="2F5496" w:themeColor="accent1" w:themeShade="BF"/>
            </w:tcBorders>
            <w:shd w:val="clear" w:color="auto" w:fill="D9E2F3" w:themeFill="accent1" w:themeFillTint="33"/>
            <w:vAlign w:val="center"/>
          </w:tcPr>
          <w:p w14:paraId="64B24B71" w14:textId="77777777" w:rsidR="00456125" w:rsidRPr="000B1C24" w:rsidRDefault="00456125" w:rsidP="00F44BC1">
            <w:pPr>
              <w:rPr>
                <w:rFonts w:ascii="Arial" w:eastAsia="Calibri" w:hAnsi="Arial" w:cs="Arial"/>
                <w:color w:val="000000"/>
                <w:sz w:val="18"/>
                <w:szCs w:val="18"/>
              </w:rPr>
            </w:pPr>
            <w:r w:rsidRPr="000B1C24">
              <w:rPr>
                <w:rFonts w:ascii="Arial" w:hAnsi="Arial" w:cs="Arial"/>
                <w:b/>
                <w:bCs/>
                <w:color w:val="000000"/>
                <w:sz w:val="18"/>
                <w:szCs w:val="18"/>
              </w:rPr>
              <w:t>Symptoms</w:t>
            </w:r>
          </w:p>
        </w:tc>
      </w:tr>
      <w:tr w:rsidR="00456125" w:rsidRPr="000B1C24" w14:paraId="04817E4D" w14:textId="77777777" w:rsidTr="00F44BC1">
        <w:tc>
          <w:tcPr>
            <w:tcW w:w="3667" w:type="dxa"/>
            <w:tcBorders>
              <w:top w:val="single" w:sz="8" w:space="0" w:color="2F5496" w:themeColor="accent1" w:themeShade="BF"/>
              <w:left w:val="single" w:sz="18" w:space="0" w:color="2F5496" w:themeColor="accent1" w:themeShade="BF"/>
              <w:bottom w:val="nil"/>
            </w:tcBorders>
            <w:shd w:val="clear" w:color="auto" w:fill="D9E2F3" w:themeFill="accent1" w:themeFillTint="33"/>
            <w:vAlign w:val="center"/>
          </w:tcPr>
          <w:p w14:paraId="0C1A0D4F"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 xml:space="preserve">Depression </w:t>
            </w:r>
          </w:p>
        </w:tc>
        <w:tc>
          <w:tcPr>
            <w:tcW w:w="5683" w:type="dxa"/>
            <w:tcBorders>
              <w:top w:val="single" w:sz="8" w:space="0" w:color="2F5496" w:themeColor="accent1" w:themeShade="BF"/>
              <w:bottom w:val="nil"/>
              <w:right w:val="single" w:sz="18" w:space="0" w:color="2F5496" w:themeColor="accent1" w:themeShade="BF"/>
            </w:tcBorders>
            <w:shd w:val="clear" w:color="auto" w:fill="D9E2F3" w:themeFill="accent1" w:themeFillTint="33"/>
            <w:vAlign w:val="center"/>
          </w:tcPr>
          <w:p w14:paraId="5E7D35B0" w14:textId="31B90ECC" w:rsidR="00456125" w:rsidRPr="000B1C24" w:rsidRDefault="00456125" w:rsidP="00F44BC1">
            <w:pPr>
              <w:rPr>
                <w:rFonts w:ascii="Arial" w:eastAsia="Calibri" w:hAnsi="Arial" w:cs="Arial"/>
                <w:color w:val="000000"/>
                <w:sz w:val="18"/>
                <w:szCs w:val="18"/>
              </w:rPr>
            </w:pPr>
            <w:r w:rsidRPr="000B1C24">
              <w:rPr>
                <w:rFonts w:ascii="Arial" w:hAnsi="Arial" w:cs="Arial"/>
                <w:sz w:val="18"/>
                <w:szCs w:val="18"/>
              </w:rPr>
              <w:t>PHQ-9</w:t>
            </w:r>
            <w:r w:rsidRPr="000B1C24">
              <w:rPr>
                <w:rFonts w:ascii="Arial" w:hAnsi="Arial" w:cs="Arial"/>
                <w:sz w:val="18"/>
                <w:szCs w:val="18"/>
              </w:rPr>
              <w:fldChar w:fldCharType="begin">
                <w:fldData xml:space="preserve">PEVuZE5vdGU+PENpdGU+PEF1dGhvcj5TcGl0emVyPC9BdXRob3I+PFllYXI+MTk5OTwvWWVhcj48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</w:fldData>
              </w:fldChar>
            </w:r>
            <w:r w:rsidR="00CD5400">
              <w:rPr>
                <w:rFonts w:ascii="Arial" w:hAnsi="Arial" w:cs="Arial"/>
                <w:sz w:val="18"/>
                <w:szCs w:val="18"/>
              </w:rPr>
              <w:instrText xml:space="preserve"> ADDIN EN.CITE </w:instrText>
            </w:r>
            <w:r w:rsidR="00CD5400">
              <w:rPr>
                <w:rFonts w:ascii="Arial" w:hAnsi="Arial" w:cs="Arial"/>
                <w:sz w:val="18"/>
                <w:szCs w:val="18"/>
              </w:rPr>
              <w:fldChar w:fldCharType="begin">
                <w:fldData xml:space="preserve">PEVuZE5vdGU+PENpdGU+PEF1dGhvcj5TcGl0emVyPC9BdXRob3I+PFllYXI+MTk5OTwvWWVhcj48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</w:fldData>
              </w:fldChar>
            </w:r>
            <w:r w:rsidR="00CD5400">
              <w:rPr>
                <w:rFonts w:ascii="Arial" w:hAnsi="Arial" w:cs="Arial"/>
                <w:sz w:val="18"/>
                <w:szCs w:val="18"/>
              </w:rPr>
              <w:instrText xml:space="preserve"> ADDIN EN.CITE.DATA </w:instrText>
            </w:r>
            <w:r w:rsidR="00CD5400">
              <w:rPr>
                <w:rFonts w:ascii="Arial" w:hAnsi="Arial" w:cs="Arial"/>
                <w:sz w:val="18"/>
                <w:szCs w:val="18"/>
              </w:rPr>
            </w:r>
            <w:r w:rsidR="00CD5400">
              <w:rPr>
                <w:rFonts w:ascii="Arial" w:hAnsi="Arial" w:cs="Arial"/>
                <w:sz w:val="18"/>
                <w:szCs w:val="18"/>
              </w:rPr>
              <w:fldChar w:fldCharType="end"/>
            </w:r>
            <w:r w:rsidRPr="000B1C24">
              <w:rPr>
                <w:rFonts w:ascii="Arial" w:hAnsi="Arial" w:cs="Arial"/>
                <w:sz w:val="18"/>
                <w:szCs w:val="18"/>
              </w:rPr>
            </w:r>
            <w:r w:rsidRPr="000B1C24">
              <w:rPr>
                <w:rFonts w:ascii="Arial" w:hAnsi="Arial" w:cs="Arial"/>
                <w:sz w:val="18"/>
                <w:szCs w:val="18"/>
              </w:rPr>
              <w:fldChar w:fldCharType="separate"/>
            </w:r>
            <w:r w:rsidR="00CD5400" w:rsidRPr="00CD5400">
              <w:rPr>
                <w:rFonts w:ascii="Arial" w:hAnsi="Arial" w:cs="Arial"/>
                <w:noProof/>
                <w:sz w:val="18"/>
                <w:szCs w:val="18"/>
                <w:vertAlign w:val="superscript"/>
              </w:rPr>
              <w:t>36,37</w:t>
            </w:r>
            <w:r w:rsidRPr="000B1C24">
              <w:rPr>
                <w:rFonts w:ascii="Arial" w:hAnsi="Arial" w:cs="Arial"/>
                <w:sz w:val="18"/>
                <w:szCs w:val="18"/>
              </w:rPr>
              <w:fldChar w:fldCharType="end"/>
            </w:r>
          </w:p>
        </w:tc>
      </w:tr>
      <w:tr w:rsidR="00456125" w:rsidRPr="000B1C24" w14:paraId="35A7D305" w14:textId="77777777" w:rsidTr="00F44BC1">
        <w:trPr>
          <w:trHeight w:val="86"/>
        </w:trPr>
        <w:tc>
          <w:tcPr>
            <w:tcW w:w="3667" w:type="dxa"/>
            <w:tcBorders>
              <w:top w:val="nil"/>
              <w:left w:val="single" w:sz="18" w:space="0" w:color="2F5496" w:themeColor="accent1" w:themeShade="BF"/>
              <w:bottom w:val="single" w:sz="8" w:space="0" w:color="2F5496" w:themeColor="accent1" w:themeShade="BF"/>
            </w:tcBorders>
            <w:shd w:val="clear" w:color="auto" w:fill="D9E2F3" w:themeFill="accent1" w:themeFillTint="33"/>
            <w:vAlign w:val="center"/>
          </w:tcPr>
          <w:p w14:paraId="76D70FE2"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 xml:space="preserve">Anxiety </w:t>
            </w:r>
          </w:p>
        </w:tc>
        <w:tc>
          <w:tcPr>
            <w:tcW w:w="5683" w:type="dxa"/>
            <w:tcBorders>
              <w:top w:val="nil"/>
              <w:bottom w:val="single" w:sz="8" w:space="0" w:color="2F5496" w:themeColor="accent1" w:themeShade="BF"/>
              <w:right w:val="single" w:sz="18" w:space="0" w:color="2F5496" w:themeColor="accent1" w:themeShade="BF"/>
            </w:tcBorders>
            <w:shd w:val="clear" w:color="auto" w:fill="D9E2F3" w:themeFill="accent1" w:themeFillTint="33"/>
            <w:vAlign w:val="center"/>
          </w:tcPr>
          <w:p w14:paraId="33894EFB" w14:textId="56EED919" w:rsidR="00456125" w:rsidRPr="000B1C24" w:rsidRDefault="00456125" w:rsidP="00F44BC1">
            <w:pPr>
              <w:rPr>
                <w:rFonts w:ascii="Arial" w:eastAsia="Calibri" w:hAnsi="Arial" w:cs="Arial"/>
                <w:color w:val="000000"/>
                <w:sz w:val="18"/>
                <w:szCs w:val="18"/>
              </w:rPr>
            </w:pPr>
            <w:r w:rsidRPr="000B1C24">
              <w:rPr>
                <w:rFonts w:ascii="Arial" w:hAnsi="Arial" w:cs="Arial"/>
                <w:sz w:val="18"/>
                <w:szCs w:val="18"/>
              </w:rPr>
              <w:t>PHQ-5</w:t>
            </w:r>
            <w:r w:rsidRPr="000B1C24">
              <w:rPr>
                <w:rFonts w:ascii="Arial" w:hAnsi="Arial" w:cs="Arial"/>
                <w:sz w:val="18"/>
                <w:szCs w:val="18"/>
              </w:rPr>
              <w:fldChar w:fldCharType="begin">
                <w:fldData xml:space="preserve">PEVuZE5vdGU+PENpdGU+PEF1dGhvcj5TcGl0emVyPC9BdXRob3I+PFllYXI+MTk5OTwvWWVhcj48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</w:fldData>
              </w:fldChar>
            </w:r>
            <w:r w:rsidR="00CD5400">
              <w:rPr>
                <w:rFonts w:ascii="Arial" w:hAnsi="Arial" w:cs="Arial"/>
                <w:sz w:val="18"/>
                <w:szCs w:val="18"/>
              </w:rPr>
              <w:instrText xml:space="preserve"> ADDIN EN.CITE </w:instrText>
            </w:r>
            <w:r w:rsidR="00CD5400">
              <w:rPr>
                <w:rFonts w:ascii="Arial" w:hAnsi="Arial" w:cs="Arial"/>
                <w:sz w:val="18"/>
                <w:szCs w:val="18"/>
              </w:rPr>
              <w:fldChar w:fldCharType="begin">
                <w:fldData xml:space="preserve">PEVuZE5vdGU+PENpdGU+PEF1dGhvcj5TcGl0emVyPC9BdXRob3I+PFllYXI+MTk5OTwvWWVhcj48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</w:fldData>
              </w:fldChar>
            </w:r>
            <w:r w:rsidR="00CD5400">
              <w:rPr>
                <w:rFonts w:ascii="Arial" w:hAnsi="Arial" w:cs="Arial"/>
                <w:sz w:val="18"/>
                <w:szCs w:val="18"/>
              </w:rPr>
              <w:instrText xml:space="preserve"> ADDIN EN.CITE.DATA </w:instrText>
            </w:r>
            <w:r w:rsidR="00CD5400">
              <w:rPr>
                <w:rFonts w:ascii="Arial" w:hAnsi="Arial" w:cs="Arial"/>
                <w:sz w:val="18"/>
                <w:szCs w:val="18"/>
              </w:rPr>
            </w:r>
            <w:r w:rsidR="00CD5400">
              <w:rPr>
                <w:rFonts w:ascii="Arial" w:hAnsi="Arial" w:cs="Arial"/>
                <w:sz w:val="18"/>
                <w:szCs w:val="18"/>
              </w:rPr>
              <w:fldChar w:fldCharType="end"/>
            </w:r>
            <w:r w:rsidRPr="000B1C24">
              <w:rPr>
                <w:rFonts w:ascii="Arial" w:hAnsi="Arial" w:cs="Arial"/>
                <w:sz w:val="18"/>
                <w:szCs w:val="18"/>
              </w:rPr>
            </w:r>
            <w:r w:rsidRPr="000B1C24">
              <w:rPr>
                <w:rFonts w:ascii="Arial" w:hAnsi="Arial" w:cs="Arial"/>
                <w:sz w:val="18"/>
                <w:szCs w:val="18"/>
              </w:rPr>
              <w:fldChar w:fldCharType="separate"/>
            </w:r>
            <w:r w:rsidR="00CD5400" w:rsidRPr="00CD5400">
              <w:rPr>
                <w:rFonts w:ascii="Arial" w:hAnsi="Arial" w:cs="Arial"/>
                <w:noProof/>
                <w:sz w:val="18"/>
                <w:szCs w:val="18"/>
                <w:vertAlign w:val="superscript"/>
              </w:rPr>
              <w:t>36,37</w:t>
            </w:r>
            <w:r w:rsidRPr="000B1C24">
              <w:rPr>
                <w:rFonts w:ascii="Arial" w:hAnsi="Arial" w:cs="Arial"/>
                <w:sz w:val="18"/>
                <w:szCs w:val="18"/>
              </w:rPr>
              <w:fldChar w:fldCharType="end"/>
            </w:r>
            <w:r w:rsidRPr="000B1C24">
              <w:rPr>
                <w:rFonts w:ascii="Arial" w:hAnsi="Arial" w:cs="Arial"/>
                <w:sz w:val="18"/>
                <w:szCs w:val="18"/>
              </w:rPr>
              <w:t xml:space="preserve"> , GAD-7</w:t>
            </w:r>
            <w:r w:rsidRPr="000B1C24">
              <w:rPr>
                <w:rFonts w:ascii="Arial" w:hAnsi="Arial" w:cs="Arial"/>
                <w:sz w:val="18"/>
                <w:szCs w:val="18"/>
              </w:rPr>
              <w:fldChar w:fldCharType="begin"/>
            </w:r>
            <w:r w:rsidR="00CD5400">
              <w:rPr>
                <w:rFonts w:ascii="Arial" w:hAnsi="Arial" w:cs="Arial"/>
                <w:sz w:val="18"/>
                <w:szCs w:val="18"/>
              </w:rPr>
              <w:instrText xml:space="preserve"> ADDIN EN.CITE &lt;EndNote&gt;&lt;Cite&gt;&lt;Author&gt;Spitzer&lt;/Author&gt;&lt;Year&gt;2006&lt;/Year&gt;&lt;RecNum&gt;1757&lt;/RecNum&gt;&lt;DisplayText&gt;&lt;style face="superscript"&gt;38&lt;/style&gt;&lt;/DisplayText&gt;&lt;record&gt;&lt;rec-number&gt;1757&lt;/rec-number&gt;&lt;foreign-keys&gt;&lt;key app="EN" db-id="92rrzf922vddp7e2dw9p9vv422e0tp5s50ws" timestamp="1598495475"&gt;1757&lt;/key&gt;&lt;/foreign-keys&gt;&lt;ref-type name="Journal Article"&gt;17&lt;/ref-type&gt;&lt;contributors&gt;&lt;authors&gt;&lt;author&gt;Spitzer, R. L.&lt;/author&gt;&lt;author&gt;Kroenke, K.&lt;/author&gt;&lt;author&gt;Williams, J. B.&lt;/author&gt;&lt;author&gt;Lowe, B.&lt;/author&gt;&lt;/authors&gt;&lt;/contributors&gt;&lt;auth-address&gt;Biometrics Research Department, New York State Psychiatric Institute, New York, NY 10032, USA. RLS8@Columbia.edu&lt;/auth-address&gt;&lt;titles&gt;&lt;title&gt;A brief measure for assessing generalized anxiety disorder: the GAD-7&lt;/title&gt;&lt;secondary-title&gt;Arch Intern Med&lt;/secondary-title&gt;&lt;/titles&gt;&lt;periodical&gt;&lt;full-title&gt;Arch Intern Med&lt;/full-title&gt;&lt;/periodical&gt;&lt;pages&gt;1092-7&lt;/pages&gt;&lt;volume&gt;166&lt;/volume&gt;&lt;number&gt;10&lt;/number&gt;&lt;keywords&gt;&lt;keyword&gt;Adult&lt;/keyword&gt;&lt;keyword&gt;Anxiety Disorders/*diagnosis/epidemiology&lt;/keyword&gt;&lt;keyword&gt;Female&lt;/keyword&gt;&lt;keyword&gt;Humans&lt;/keyword&gt;&lt;keyword&gt;Incidence&lt;/keyword&gt;&lt;keyword&gt;Male&lt;/keyword&gt;&lt;keyword&gt;*Mental Status Schedule&lt;/keyword&gt;&lt;keyword&gt;Middle Aged&lt;/keyword&gt;&lt;keyword&gt;Reproducibility of Results&lt;/keyword&gt;&lt;keyword&gt;Retrospective Studies&lt;/keyword&gt;&lt;keyword&gt;Surveys and Questionnaires&lt;/keyword&gt;&lt;keyword&gt;United States/epidemiology&lt;/keyword&gt;&lt;/keywords&gt;&lt;dates&gt;&lt;year&gt;2006&lt;/year&gt;&lt;pub-dates&gt;&lt;date&gt;May 22&lt;/date&gt;&lt;/pub-dates&gt;&lt;/dates&gt;&lt;isbn&gt;0003-9926 (Print)&amp;#xD;0003-9926 (Linking)&lt;/isbn&gt;&lt;accession-num&gt;16717171&lt;/accession-num&gt;&lt;urls&gt;&lt;related-urls&gt;&lt;url&gt;https://www.ncbi.nlm.nih.gov/pubmed/16717171&lt;/url&gt;&lt;/related-urls&gt;&lt;/urls&gt;&lt;electronic-resource-num&gt;10.1001/archinte.166.10.1092&lt;/electronic-resource-num&gt;&lt;/record&gt;&lt;/Cite&gt;&lt;/EndNote&gt;</w:instrText>
            </w:r>
            <w:r w:rsidRPr="000B1C24">
              <w:rPr>
                <w:rFonts w:ascii="Arial" w:hAnsi="Arial" w:cs="Arial"/>
                <w:sz w:val="18"/>
                <w:szCs w:val="18"/>
              </w:rPr>
              <w:fldChar w:fldCharType="separate"/>
            </w:r>
            <w:r w:rsidR="00CD5400" w:rsidRPr="00CD5400">
              <w:rPr>
                <w:rFonts w:ascii="Arial" w:hAnsi="Arial" w:cs="Arial"/>
                <w:noProof/>
                <w:sz w:val="18"/>
                <w:szCs w:val="18"/>
                <w:vertAlign w:val="superscript"/>
              </w:rPr>
              <w:t>38</w:t>
            </w:r>
            <w:r w:rsidRPr="000B1C24">
              <w:rPr>
                <w:rFonts w:ascii="Arial" w:hAnsi="Arial" w:cs="Arial"/>
                <w:sz w:val="18"/>
                <w:szCs w:val="18"/>
              </w:rPr>
              <w:fldChar w:fldCharType="end"/>
            </w:r>
          </w:p>
        </w:tc>
      </w:tr>
      <w:tr w:rsidR="00456125" w:rsidRPr="000B1C24" w14:paraId="466BFCF1" w14:textId="77777777" w:rsidTr="00F44BC1">
        <w:tc>
          <w:tcPr>
            <w:tcW w:w="3667" w:type="dxa"/>
            <w:tcBorders>
              <w:top w:val="single" w:sz="8" w:space="0" w:color="2F5496" w:themeColor="accent1" w:themeShade="BF"/>
              <w:left w:val="single" w:sz="18" w:space="0" w:color="2F5496" w:themeColor="accent1" w:themeShade="BF"/>
              <w:bottom w:val="single" w:sz="18" w:space="0" w:color="2F5496" w:themeColor="accent1" w:themeShade="BF"/>
            </w:tcBorders>
            <w:shd w:val="clear" w:color="auto" w:fill="D9E2F3" w:themeFill="accent1" w:themeFillTint="33"/>
            <w:vAlign w:val="center"/>
          </w:tcPr>
          <w:p w14:paraId="02572682"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HIV-related symptoms (past 4 weeks)</w:t>
            </w:r>
          </w:p>
        </w:tc>
        <w:tc>
          <w:tcPr>
            <w:tcW w:w="5683" w:type="dxa"/>
            <w:tcBorders>
              <w:top w:val="single" w:sz="8" w:space="0" w:color="2F5496" w:themeColor="accent1" w:themeShade="BF"/>
              <w:bottom w:val="single" w:sz="18" w:space="0" w:color="2F5496" w:themeColor="accent1" w:themeShade="BF"/>
              <w:right w:val="single" w:sz="18" w:space="0" w:color="2F5496" w:themeColor="accent1" w:themeShade="BF"/>
            </w:tcBorders>
            <w:shd w:val="clear" w:color="auto" w:fill="D9E2F3" w:themeFill="accent1" w:themeFillTint="33"/>
            <w:vAlign w:val="center"/>
          </w:tcPr>
          <w:p w14:paraId="646D0BD6" w14:textId="49E4F039" w:rsidR="00456125" w:rsidRPr="000B1C24" w:rsidRDefault="00456125" w:rsidP="00F44BC1">
            <w:pPr>
              <w:rPr>
                <w:rFonts w:ascii="Arial" w:eastAsia="Calibri" w:hAnsi="Arial" w:cs="Arial"/>
                <w:color w:val="000000"/>
                <w:sz w:val="18"/>
                <w:szCs w:val="18"/>
              </w:rPr>
            </w:pPr>
            <w:r w:rsidRPr="000B1C24">
              <w:rPr>
                <w:rFonts w:ascii="Arial" w:hAnsi="Arial" w:cs="Arial"/>
                <w:sz w:val="18"/>
                <w:szCs w:val="18"/>
              </w:rPr>
              <w:t>HIV Symptom Index</w:t>
            </w:r>
            <w:r w:rsidRPr="000B1C24">
              <w:rPr>
                <w:rFonts w:ascii="Arial" w:hAnsi="Arial" w:cs="Arial"/>
                <w:color w:val="000000" w:themeColor="text1"/>
                <w:sz w:val="18"/>
                <w:szCs w:val="18"/>
              </w:rPr>
              <w:fldChar w:fldCharType="begin"/>
            </w:r>
            <w:r w:rsidR="00CD5400">
              <w:rPr>
                <w:rFonts w:ascii="Arial" w:hAnsi="Arial" w:cs="Arial"/>
                <w:color w:val="000000" w:themeColor="text1"/>
                <w:sz w:val="18"/>
                <w:szCs w:val="18"/>
              </w:rPr>
              <w:instrText xml:space="preserve"> ADDIN EN.CITE &lt;EndNote&gt;&lt;Cite&gt;&lt;Author&gt;Ainsworth&lt;/Author&gt;&lt;Year&gt;1993&lt;/Year&gt;&lt;RecNum&gt;8747&lt;/RecNum&gt;&lt;DisplayText&gt;&lt;style face="superscript"&gt;39&lt;/style&gt;&lt;/DisplayText&gt;&lt;record&gt;&lt;rec-number&gt;8747&lt;/rec-number&gt;&lt;foreign-keys&gt;&lt;key app="EN" db-id="5s5xx2srlpewa1ea9zs5t2d8d2fpvtpssr2w" timestamp="1573598934" guid="a94d16fd-37da-4f7f-b7c8-9960728049ea"&gt;8747&lt;/key&gt;&lt;/foreign-keys&gt;&lt;ref-type name="Journal Article"&gt;17&lt;/ref-type&gt;&lt;contributors&gt;&lt;authors&gt;&lt;author&gt;Ainsworth, B. E.&lt;/author&gt;&lt;author&gt;Jacobs, D. R., Jr.&lt;/author&gt;&lt;author&gt;Leon, A. S.&lt;/author&gt;&lt;/authors&gt;&lt;/contributors&gt;&lt;auth-address&gt;Division of Epidemiology, School of Public Health, University of Minnesota, Minneapolis 55455.&lt;/auth-address&gt;&lt;titles&gt;&lt;title&gt;Validity and reliability of self-reported physical activity status: the Lipid Research Clinics questionnaire&lt;/title&gt;&lt;secondary-title&gt;Med Sci Sports Exerc&lt;/secondary-title&gt;&lt;/titles&gt;&lt;periodical&gt;&lt;full-title&gt;Med Sci Sports Exerc&lt;/full-title&gt;&lt;/periodical&gt;&lt;pages&gt;92-8&lt;/pages&gt;&lt;volume&gt;25&lt;/volume&gt;&lt;number&gt;1&lt;/number&gt;&lt;keywords&gt;&lt;keyword&gt;Adult&lt;/keyword&gt;&lt;keyword&gt;Body Composition&lt;/keyword&gt;&lt;keyword&gt;Evaluation Studies&lt;/keyword&gt;&lt;keyword&gt;Female&lt;/keyword&gt;&lt;keyword&gt;Humans&lt;/keyword&gt;&lt;keyword&gt;*Leisure Activities/classification&lt;/keyword&gt;&lt;keyword&gt;Male&lt;/keyword&gt;&lt;keyword&gt;Middle Aged&lt;/keyword&gt;&lt;keyword&gt;Oxygen Consumption&lt;/keyword&gt;&lt;keyword&gt;*Physical Fitness&lt;/keyword&gt;&lt;keyword&gt;Questionnaires&lt;/keyword&gt;&lt;keyword&gt;Reproducibility of Results&lt;/keyword&gt;&lt;/keywords&gt;&lt;dates&gt;&lt;year&gt;1993&lt;/year&gt;&lt;pub-dates&gt;&lt;date&gt;Jan&lt;/date&gt;&lt;/pub-dates&gt;&lt;/dates&gt;&lt;accession-num&gt;8423761&lt;/accession-num&gt;&lt;urls&gt;&lt;related-urls&gt;&lt;url&gt;http://www.ncbi.nlm.nih.gov/entrez/query.fcgi?cmd=Retrieve&amp;amp;db=PubMed&amp;amp;dopt=Citation&amp;amp;list_uids=8423761 &lt;/url&gt;&lt;/related-urls&gt;&lt;/urls&gt;&lt;/record&gt;&lt;/Cite&gt;&lt;/EndNote&gt;</w:instrText>
            </w:r>
            <w:r w:rsidRPr="000B1C24">
              <w:rPr>
                <w:rFonts w:ascii="Arial" w:hAnsi="Arial" w:cs="Arial"/>
                <w:color w:val="000000" w:themeColor="text1"/>
                <w:sz w:val="18"/>
                <w:szCs w:val="18"/>
              </w:rPr>
              <w:fldChar w:fldCharType="separate"/>
            </w:r>
            <w:r w:rsidR="00CD5400" w:rsidRPr="00CD5400">
              <w:rPr>
                <w:rFonts w:ascii="Arial" w:hAnsi="Arial" w:cs="Arial"/>
                <w:noProof/>
                <w:color w:val="000000" w:themeColor="text1"/>
                <w:sz w:val="18"/>
                <w:szCs w:val="18"/>
                <w:vertAlign w:val="superscript"/>
              </w:rPr>
              <w:t>39</w:t>
            </w:r>
            <w:r w:rsidRPr="000B1C24">
              <w:rPr>
                <w:rFonts w:ascii="Arial" w:hAnsi="Arial" w:cs="Arial"/>
                <w:color w:val="000000" w:themeColor="text1"/>
                <w:sz w:val="18"/>
                <w:szCs w:val="18"/>
              </w:rPr>
              <w:fldChar w:fldCharType="end"/>
            </w:r>
          </w:p>
        </w:tc>
      </w:tr>
      <w:tr w:rsidR="00456125" w:rsidRPr="000B1C24" w14:paraId="47C08C5F" w14:textId="77777777" w:rsidTr="00F44BC1">
        <w:trPr>
          <w:trHeight w:val="41"/>
        </w:trPr>
        <w:tc>
          <w:tcPr>
            <w:tcW w:w="9350" w:type="dxa"/>
            <w:gridSpan w:val="2"/>
            <w:tcBorders>
              <w:top w:val="single" w:sz="18" w:space="0" w:color="2F5496" w:themeColor="accent1" w:themeShade="BF"/>
              <w:left w:val="single" w:sz="18" w:space="0" w:color="2F5496" w:themeColor="accent1" w:themeShade="BF"/>
              <w:bottom w:val="single" w:sz="8" w:space="0" w:color="2F5496" w:themeColor="accent1" w:themeShade="BF"/>
              <w:right w:val="single" w:sz="18" w:space="0" w:color="2F5496" w:themeColor="accent1" w:themeShade="BF"/>
            </w:tcBorders>
            <w:shd w:val="clear" w:color="auto" w:fill="EEF4FF"/>
            <w:vAlign w:val="center"/>
          </w:tcPr>
          <w:p w14:paraId="37D37F1F" w14:textId="77777777" w:rsidR="00456125" w:rsidRPr="000B1C24" w:rsidRDefault="00456125" w:rsidP="00F44BC1">
            <w:pPr>
              <w:rPr>
                <w:rFonts w:ascii="Arial" w:eastAsia="Calibri" w:hAnsi="Arial" w:cs="Arial"/>
                <w:color w:val="000000"/>
                <w:sz w:val="18"/>
                <w:szCs w:val="18"/>
              </w:rPr>
            </w:pPr>
            <w:r w:rsidRPr="000B1C24">
              <w:rPr>
                <w:rFonts w:ascii="Arial" w:hAnsi="Arial" w:cs="Arial"/>
                <w:b/>
                <w:bCs/>
                <w:color w:val="000000"/>
                <w:sz w:val="18"/>
                <w:szCs w:val="18"/>
              </w:rPr>
              <w:t>Behaviors</w:t>
            </w:r>
          </w:p>
        </w:tc>
      </w:tr>
      <w:tr w:rsidR="00456125" w:rsidRPr="000B1C24" w14:paraId="528FDB4E" w14:textId="77777777" w:rsidTr="00F44BC1">
        <w:tc>
          <w:tcPr>
            <w:tcW w:w="3667" w:type="dxa"/>
            <w:tcBorders>
              <w:top w:val="single" w:sz="8" w:space="0" w:color="2F5496" w:themeColor="accent1" w:themeShade="BF"/>
              <w:left w:val="single" w:sz="18" w:space="0" w:color="2F5496" w:themeColor="accent1" w:themeShade="BF"/>
              <w:bottom w:val="single" w:sz="8" w:space="0" w:color="2F5496" w:themeColor="accent1" w:themeShade="BF"/>
            </w:tcBorders>
            <w:shd w:val="clear" w:color="auto" w:fill="EEF4FF"/>
            <w:vAlign w:val="center"/>
          </w:tcPr>
          <w:p w14:paraId="40D5F69F"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ART adherence (multiple recall periods)</w:t>
            </w:r>
          </w:p>
        </w:tc>
        <w:tc>
          <w:tcPr>
            <w:tcW w:w="5683" w:type="dxa"/>
            <w:tcBorders>
              <w:top w:val="single" w:sz="8" w:space="0" w:color="2F5496" w:themeColor="accent1" w:themeShade="BF"/>
              <w:bottom w:val="single" w:sz="8" w:space="0" w:color="2F5496" w:themeColor="accent1" w:themeShade="BF"/>
              <w:right w:val="single" w:sz="18" w:space="0" w:color="2F5496" w:themeColor="accent1" w:themeShade="BF"/>
            </w:tcBorders>
            <w:shd w:val="clear" w:color="auto" w:fill="EEF4FF"/>
            <w:vAlign w:val="center"/>
          </w:tcPr>
          <w:p w14:paraId="6B6310FE" w14:textId="6BB2A533" w:rsidR="00456125" w:rsidRPr="000B1C24" w:rsidRDefault="00456125" w:rsidP="00F44BC1">
            <w:pPr>
              <w:rPr>
                <w:rFonts w:ascii="Arial" w:eastAsia="Calibri" w:hAnsi="Arial" w:cs="Arial"/>
                <w:color w:val="000000"/>
                <w:sz w:val="18"/>
                <w:szCs w:val="18"/>
              </w:rPr>
            </w:pPr>
            <w:r w:rsidRPr="000B1C24">
              <w:rPr>
                <w:rFonts w:ascii="Arial" w:hAnsi="Arial" w:cs="Arial"/>
                <w:sz w:val="18"/>
                <w:szCs w:val="18"/>
              </w:rPr>
              <w:t>Self-Rating Scale, 30-day visual analog scale, AACTG adherence instruments (7 day missed dose, last missed dose, weekend missed dose)</w:t>
            </w:r>
            <w:r w:rsidRPr="000B1C24">
              <w:rPr>
                <w:rFonts w:ascii="Arial" w:hAnsi="Arial" w:cs="Arial"/>
                <w:sz w:val="18"/>
                <w:szCs w:val="18"/>
              </w:rPr>
              <w:fldChar w:fldCharType="begin">
                <w:fldData xml:space="preserve">PEVuZE5vdGU+PENpdGU+PEF1dGhvcj5TaW1vbmk8L0F1dGhvcj48WWVhcj4yMDA2PC9ZZWFyPjxS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</w:fldData>
              </w:fldChar>
            </w:r>
            <w:r w:rsidR="00CD5400">
              <w:rPr>
                <w:rFonts w:ascii="Arial" w:hAnsi="Arial" w:cs="Arial"/>
                <w:sz w:val="18"/>
                <w:szCs w:val="18"/>
              </w:rPr>
              <w:instrText xml:space="preserve"> ADDIN EN.CITE </w:instrText>
            </w:r>
            <w:r w:rsidR="00CD5400">
              <w:rPr>
                <w:rFonts w:ascii="Arial" w:hAnsi="Arial" w:cs="Arial"/>
                <w:sz w:val="18"/>
                <w:szCs w:val="18"/>
              </w:rPr>
              <w:fldChar w:fldCharType="begin">
                <w:fldData xml:space="preserve">PEVuZE5vdGU+PENpdGU+PEF1dGhvcj5TaW1vbmk8L0F1dGhvcj48WWVhcj4yMDA2PC9ZZWFyPjxS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</w:fldData>
              </w:fldChar>
            </w:r>
            <w:r w:rsidR="00CD5400">
              <w:rPr>
                <w:rFonts w:ascii="Arial" w:hAnsi="Arial" w:cs="Arial"/>
                <w:sz w:val="18"/>
                <w:szCs w:val="18"/>
              </w:rPr>
              <w:instrText xml:space="preserve"> ADDIN EN.CITE.DATA </w:instrText>
            </w:r>
            <w:r w:rsidR="00CD5400">
              <w:rPr>
                <w:rFonts w:ascii="Arial" w:hAnsi="Arial" w:cs="Arial"/>
                <w:sz w:val="18"/>
                <w:szCs w:val="18"/>
              </w:rPr>
            </w:r>
            <w:r w:rsidR="00CD5400">
              <w:rPr>
                <w:rFonts w:ascii="Arial" w:hAnsi="Arial" w:cs="Arial"/>
                <w:sz w:val="18"/>
                <w:szCs w:val="18"/>
              </w:rPr>
              <w:fldChar w:fldCharType="end"/>
            </w:r>
            <w:r w:rsidRPr="000B1C24">
              <w:rPr>
                <w:rFonts w:ascii="Arial" w:hAnsi="Arial" w:cs="Arial"/>
                <w:sz w:val="18"/>
                <w:szCs w:val="18"/>
              </w:rPr>
            </w:r>
            <w:r w:rsidRPr="000B1C24">
              <w:rPr>
                <w:rFonts w:ascii="Arial" w:hAnsi="Arial" w:cs="Arial"/>
                <w:sz w:val="18"/>
                <w:szCs w:val="18"/>
              </w:rPr>
              <w:fldChar w:fldCharType="separate"/>
            </w:r>
            <w:r w:rsidR="00CD5400" w:rsidRPr="00CD5400">
              <w:rPr>
                <w:rFonts w:ascii="Arial" w:hAnsi="Arial" w:cs="Arial"/>
                <w:noProof/>
                <w:sz w:val="18"/>
                <w:szCs w:val="18"/>
                <w:vertAlign w:val="superscript"/>
              </w:rPr>
              <w:t>40-42</w:t>
            </w:r>
            <w:r w:rsidRPr="000B1C24">
              <w:rPr>
                <w:rFonts w:ascii="Arial" w:hAnsi="Arial" w:cs="Arial"/>
                <w:sz w:val="18"/>
                <w:szCs w:val="18"/>
              </w:rPr>
              <w:fldChar w:fldCharType="end"/>
            </w:r>
          </w:p>
        </w:tc>
      </w:tr>
      <w:tr w:rsidR="00456125" w:rsidRPr="000B1C24" w14:paraId="64726FB8" w14:textId="77777777" w:rsidTr="00F44BC1">
        <w:trPr>
          <w:trHeight w:val="272"/>
        </w:trPr>
        <w:tc>
          <w:tcPr>
            <w:tcW w:w="3667" w:type="dxa"/>
            <w:tcBorders>
              <w:top w:val="single" w:sz="8" w:space="0" w:color="2F5496" w:themeColor="accent1" w:themeShade="BF"/>
              <w:left w:val="single" w:sz="18" w:space="0" w:color="2F5496" w:themeColor="accent1" w:themeShade="BF"/>
            </w:tcBorders>
            <w:shd w:val="clear" w:color="auto" w:fill="EEF4FF"/>
            <w:vAlign w:val="center"/>
          </w:tcPr>
          <w:p w14:paraId="73DD2310"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Nicotine use (lifetime, current)</w:t>
            </w:r>
          </w:p>
          <w:p w14:paraId="059713F4" w14:textId="77777777" w:rsidR="00456125" w:rsidRPr="000B1C24" w:rsidRDefault="00456125" w:rsidP="00F44BC1">
            <w:pPr>
              <w:pStyle w:val="ListParagraph"/>
              <w:numPr>
                <w:ilvl w:val="0"/>
                <w:numId w:val="8"/>
              </w:numPr>
              <w:ind w:left="418" w:hanging="274"/>
              <w:rPr>
                <w:rFonts w:ascii="Arial" w:eastAsia="Calibri" w:hAnsi="Arial" w:cs="Arial"/>
                <w:color w:val="000000"/>
                <w:sz w:val="18"/>
                <w:szCs w:val="18"/>
              </w:rPr>
            </w:pPr>
            <w:r w:rsidRPr="000B1C24">
              <w:rPr>
                <w:rFonts w:ascii="Arial" w:eastAsia="Calibri" w:hAnsi="Arial" w:cs="Arial"/>
                <w:color w:val="000000"/>
                <w:sz w:val="18"/>
                <w:szCs w:val="18"/>
              </w:rPr>
              <w:t>tobacco cigarettes</w:t>
            </w:r>
          </w:p>
          <w:p w14:paraId="0FE523ED" w14:textId="77777777" w:rsidR="00456125" w:rsidRPr="000B1C24" w:rsidRDefault="00456125" w:rsidP="00F44BC1">
            <w:pPr>
              <w:pStyle w:val="ListParagraph"/>
              <w:numPr>
                <w:ilvl w:val="0"/>
                <w:numId w:val="8"/>
              </w:numPr>
              <w:ind w:left="418" w:hanging="274"/>
              <w:rPr>
                <w:rFonts w:ascii="Arial" w:eastAsia="Calibri" w:hAnsi="Arial" w:cs="Arial"/>
                <w:color w:val="000000"/>
                <w:sz w:val="18"/>
                <w:szCs w:val="18"/>
              </w:rPr>
            </w:pPr>
            <w:r w:rsidRPr="000B1C24">
              <w:rPr>
                <w:rFonts w:ascii="Arial" w:eastAsia="Calibri" w:hAnsi="Arial" w:cs="Arial"/>
                <w:color w:val="000000"/>
                <w:sz w:val="18"/>
                <w:szCs w:val="18"/>
              </w:rPr>
              <w:t xml:space="preserve">e-cigarettes </w:t>
            </w:r>
          </w:p>
          <w:p w14:paraId="649FFBFC" w14:textId="77777777" w:rsidR="00456125" w:rsidRPr="000B1C24" w:rsidRDefault="00456125" w:rsidP="00F44BC1">
            <w:pPr>
              <w:pStyle w:val="ListParagraph"/>
              <w:numPr>
                <w:ilvl w:val="0"/>
                <w:numId w:val="8"/>
              </w:numPr>
              <w:ind w:left="418" w:hanging="274"/>
              <w:rPr>
                <w:rFonts w:ascii="Arial" w:eastAsia="Calibri" w:hAnsi="Arial" w:cs="Arial"/>
                <w:color w:val="000000"/>
                <w:sz w:val="18"/>
                <w:szCs w:val="18"/>
              </w:rPr>
            </w:pPr>
            <w:r w:rsidRPr="000B1C24">
              <w:rPr>
                <w:rFonts w:ascii="Arial" w:eastAsia="Calibri" w:hAnsi="Arial" w:cs="Arial"/>
                <w:color w:val="000000"/>
                <w:sz w:val="18"/>
                <w:szCs w:val="18"/>
              </w:rPr>
              <w:t>vaped nicotine</w:t>
            </w:r>
            <w:r w:rsidRPr="000B1C24">
              <w:rPr>
                <w:rFonts w:ascii="Arial" w:eastAsia="Symbol" w:hAnsi="Arial" w:cs="Arial"/>
                <w:color w:val="000000"/>
                <w:sz w:val="18"/>
                <w:szCs w:val="18"/>
              </w:rPr>
              <w:t xml:space="preserve"> </w:t>
            </w:r>
          </w:p>
        </w:tc>
        <w:tc>
          <w:tcPr>
            <w:tcW w:w="5683" w:type="dxa"/>
            <w:tcBorders>
              <w:top w:val="single" w:sz="8" w:space="0" w:color="2F5496" w:themeColor="accent1" w:themeShade="BF"/>
              <w:right w:val="single" w:sz="18" w:space="0" w:color="2F5496" w:themeColor="accent1" w:themeShade="BF"/>
            </w:tcBorders>
            <w:shd w:val="clear" w:color="auto" w:fill="EEF4FF"/>
            <w:vAlign w:val="center"/>
          </w:tcPr>
          <w:p w14:paraId="6892D7EC" w14:textId="37285D57" w:rsidR="00456125" w:rsidRPr="000B1C24" w:rsidRDefault="00456125" w:rsidP="00F44BC1">
            <w:pPr>
              <w:rPr>
                <w:rFonts w:ascii="Arial" w:eastAsiaTheme="minorHAnsi" w:hAnsi="Arial" w:cs="Arial"/>
                <w:sz w:val="18"/>
                <w:szCs w:val="18"/>
              </w:rPr>
            </w:pPr>
            <w:proofErr w:type="spellStart"/>
            <w:r w:rsidRPr="000B1C24">
              <w:rPr>
                <w:rFonts w:ascii="Arial" w:hAnsi="Arial" w:cs="Arial"/>
                <w:sz w:val="18"/>
                <w:szCs w:val="18"/>
              </w:rPr>
              <w:t>Bruneck</w:t>
            </w:r>
            <w:proofErr w:type="spellEnd"/>
            <w:r w:rsidRPr="000B1C24">
              <w:rPr>
                <w:rFonts w:ascii="Arial" w:hAnsi="Arial" w:cs="Arial"/>
                <w:sz w:val="18"/>
                <w:szCs w:val="18"/>
              </w:rPr>
              <w:t xml:space="preserve"> study measure</w:t>
            </w:r>
            <w:r w:rsidRPr="000B1C24">
              <w:rPr>
                <w:rFonts w:ascii="Arial" w:hAnsi="Arial" w:cs="Arial"/>
                <w:sz w:val="18"/>
                <w:szCs w:val="18"/>
              </w:rPr>
              <w:fldChar w:fldCharType="begin">
                <w:fldData xml:space="preserve">PEVuZE5vdGU+PENpdGU+PEF1dGhvcj5LaWVjaGw8L0F1dGhvcj48WWVhcj4yMDAyPC9ZZWFyPjxS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</w:fldData>
              </w:fldChar>
            </w:r>
            <w:r w:rsidR="00CD5400">
              <w:rPr>
                <w:rFonts w:ascii="Arial" w:hAnsi="Arial" w:cs="Arial"/>
                <w:sz w:val="18"/>
                <w:szCs w:val="18"/>
              </w:rPr>
              <w:instrText xml:space="preserve"> ADDIN EN.CITE </w:instrText>
            </w:r>
            <w:r w:rsidR="00CD5400">
              <w:rPr>
                <w:rFonts w:ascii="Arial" w:hAnsi="Arial" w:cs="Arial"/>
                <w:sz w:val="18"/>
                <w:szCs w:val="18"/>
              </w:rPr>
              <w:fldChar w:fldCharType="begin">
                <w:fldData xml:space="preserve">PEVuZE5vdGU+PENpdGU+PEF1dGhvcj5LaWVjaGw8L0F1dGhvcj48WWVhcj4yMDAyPC9ZZWFyPjxS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</w:fldData>
              </w:fldChar>
            </w:r>
            <w:r w:rsidR="00CD5400">
              <w:rPr>
                <w:rFonts w:ascii="Arial" w:hAnsi="Arial" w:cs="Arial"/>
                <w:sz w:val="18"/>
                <w:szCs w:val="18"/>
              </w:rPr>
              <w:instrText xml:space="preserve"> ADDIN EN.CITE.DATA </w:instrText>
            </w:r>
            <w:r w:rsidR="00CD5400">
              <w:rPr>
                <w:rFonts w:ascii="Arial" w:hAnsi="Arial" w:cs="Arial"/>
                <w:sz w:val="18"/>
                <w:szCs w:val="18"/>
              </w:rPr>
            </w:r>
            <w:r w:rsidR="00CD5400">
              <w:rPr>
                <w:rFonts w:ascii="Arial" w:hAnsi="Arial" w:cs="Arial"/>
                <w:sz w:val="18"/>
                <w:szCs w:val="18"/>
              </w:rPr>
              <w:fldChar w:fldCharType="end"/>
            </w:r>
            <w:r w:rsidRPr="000B1C24">
              <w:rPr>
                <w:rFonts w:ascii="Arial" w:hAnsi="Arial" w:cs="Arial"/>
                <w:sz w:val="18"/>
                <w:szCs w:val="18"/>
              </w:rPr>
            </w:r>
            <w:r w:rsidRPr="000B1C24">
              <w:rPr>
                <w:rFonts w:ascii="Arial" w:hAnsi="Arial" w:cs="Arial"/>
                <w:sz w:val="18"/>
                <w:szCs w:val="18"/>
              </w:rPr>
              <w:fldChar w:fldCharType="separate"/>
            </w:r>
            <w:r w:rsidR="00CD5400" w:rsidRPr="00CD5400">
              <w:rPr>
                <w:rFonts w:ascii="Arial" w:hAnsi="Arial" w:cs="Arial"/>
                <w:noProof/>
                <w:sz w:val="18"/>
                <w:szCs w:val="18"/>
                <w:vertAlign w:val="superscript"/>
              </w:rPr>
              <w:t>43</w:t>
            </w:r>
            <w:r w:rsidRPr="000B1C24">
              <w:rPr>
                <w:rFonts w:ascii="Arial" w:hAnsi="Arial" w:cs="Arial"/>
                <w:sz w:val="18"/>
                <w:szCs w:val="18"/>
              </w:rPr>
              <w:fldChar w:fldCharType="end"/>
            </w:r>
            <w:r w:rsidRPr="000B1C24">
              <w:rPr>
                <w:rFonts w:ascii="Arial" w:eastAsiaTheme="minorHAnsi" w:hAnsi="Arial" w:cs="Arial"/>
                <w:sz w:val="18"/>
                <w:szCs w:val="18"/>
              </w:rPr>
              <w:t xml:space="preserve">, </w:t>
            </w:r>
            <w:r w:rsidRPr="000B1C24">
              <w:rPr>
                <w:rFonts w:ascii="Arial" w:hAnsi="Arial" w:cs="Arial"/>
                <w:sz w:val="18"/>
                <w:szCs w:val="18"/>
              </w:rPr>
              <w:t xml:space="preserve">e-cigarette measure adapted from </w:t>
            </w:r>
            <w:proofErr w:type="spellStart"/>
            <w:r w:rsidRPr="000B1C24">
              <w:rPr>
                <w:rFonts w:ascii="Arial" w:hAnsi="Arial" w:cs="Arial"/>
                <w:sz w:val="18"/>
                <w:szCs w:val="18"/>
              </w:rPr>
              <w:t>Bruneck</w:t>
            </w:r>
            <w:proofErr w:type="spellEnd"/>
            <w:r w:rsidRPr="000B1C24">
              <w:rPr>
                <w:rFonts w:ascii="Arial" w:hAnsi="Arial" w:cs="Arial"/>
                <w:sz w:val="18"/>
                <w:szCs w:val="18"/>
              </w:rPr>
              <w:t xml:space="preserve"> (not published, available from CNICS)</w:t>
            </w:r>
          </w:p>
        </w:tc>
      </w:tr>
      <w:tr w:rsidR="00456125" w:rsidRPr="000B1C24" w14:paraId="02B78D6B" w14:textId="77777777" w:rsidTr="00F44BC1">
        <w:trPr>
          <w:trHeight w:val="362"/>
        </w:trPr>
        <w:tc>
          <w:tcPr>
            <w:tcW w:w="3667" w:type="dxa"/>
            <w:tcBorders>
              <w:top w:val="single" w:sz="8" w:space="0" w:color="2F5496" w:themeColor="accent1" w:themeShade="BF"/>
              <w:left w:val="single" w:sz="18" w:space="0" w:color="2F5496" w:themeColor="accent1" w:themeShade="BF"/>
            </w:tcBorders>
            <w:shd w:val="clear" w:color="auto" w:fill="EEF4FF"/>
            <w:vAlign w:val="center"/>
          </w:tcPr>
          <w:p w14:paraId="1534D0C5"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 xml:space="preserve">Drug use (specific drug list should be modified to address those drugs used in individual clinics) </w:t>
            </w:r>
          </w:p>
          <w:p w14:paraId="2639D0C3" w14:textId="77777777" w:rsidR="00456125" w:rsidRPr="000B1C24" w:rsidRDefault="00456125" w:rsidP="00F44BC1">
            <w:pPr>
              <w:pStyle w:val="ListParagraph"/>
              <w:numPr>
                <w:ilvl w:val="0"/>
                <w:numId w:val="8"/>
              </w:numPr>
              <w:ind w:left="418" w:hanging="274"/>
              <w:rPr>
                <w:rFonts w:ascii="Arial" w:eastAsia="Calibri" w:hAnsi="Arial" w:cs="Arial"/>
                <w:color w:val="000000"/>
                <w:sz w:val="18"/>
                <w:szCs w:val="18"/>
              </w:rPr>
            </w:pPr>
            <w:r w:rsidRPr="000B1C24">
              <w:rPr>
                <w:rFonts w:ascii="Arial" w:eastAsia="Calibri" w:hAnsi="Arial" w:cs="Arial"/>
                <w:color w:val="000000"/>
                <w:sz w:val="18"/>
                <w:szCs w:val="18"/>
              </w:rPr>
              <w:t>cocaine/crack</w:t>
            </w:r>
          </w:p>
          <w:p w14:paraId="130A8F5A" w14:textId="77777777" w:rsidR="00456125" w:rsidRPr="000B1C24" w:rsidRDefault="00456125" w:rsidP="00F44BC1">
            <w:pPr>
              <w:pStyle w:val="ListParagraph"/>
              <w:numPr>
                <w:ilvl w:val="0"/>
                <w:numId w:val="8"/>
              </w:numPr>
              <w:ind w:left="418" w:hanging="274"/>
              <w:rPr>
                <w:rFonts w:ascii="Arial" w:eastAsia="Calibri" w:hAnsi="Arial" w:cs="Arial"/>
                <w:color w:val="000000"/>
                <w:sz w:val="18"/>
                <w:szCs w:val="18"/>
              </w:rPr>
            </w:pPr>
            <w:r w:rsidRPr="000B1C24">
              <w:rPr>
                <w:rFonts w:ascii="Arial" w:eastAsia="Calibri" w:hAnsi="Arial" w:cs="Arial"/>
                <w:color w:val="000000"/>
                <w:sz w:val="18"/>
                <w:szCs w:val="18"/>
              </w:rPr>
              <w:t>methamphetamine</w:t>
            </w:r>
          </w:p>
          <w:p w14:paraId="172A2040" w14:textId="77777777" w:rsidR="00456125" w:rsidRPr="000B1C24" w:rsidRDefault="00456125" w:rsidP="00F44BC1">
            <w:pPr>
              <w:pStyle w:val="ListParagraph"/>
              <w:numPr>
                <w:ilvl w:val="0"/>
                <w:numId w:val="8"/>
              </w:numPr>
              <w:ind w:left="418" w:hanging="274"/>
              <w:rPr>
                <w:rFonts w:ascii="Arial" w:eastAsia="Calibri" w:hAnsi="Arial" w:cs="Arial"/>
                <w:color w:val="000000"/>
                <w:sz w:val="18"/>
                <w:szCs w:val="18"/>
              </w:rPr>
            </w:pPr>
            <w:r w:rsidRPr="000B1C24">
              <w:rPr>
                <w:rFonts w:ascii="Arial" w:eastAsia="Calibri" w:hAnsi="Arial" w:cs="Arial"/>
                <w:color w:val="000000"/>
                <w:sz w:val="18"/>
                <w:szCs w:val="18"/>
              </w:rPr>
              <w:t>heroin</w:t>
            </w:r>
          </w:p>
          <w:p w14:paraId="462405B3" w14:textId="77777777" w:rsidR="00456125" w:rsidRPr="000B1C24" w:rsidRDefault="00456125" w:rsidP="00F44BC1">
            <w:pPr>
              <w:pStyle w:val="ListParagraph"/>
              <w:numPr>
                <w:ilvl w:val="0"/>
                <w:numId w:val="8"/>
              </w:numPr>
              <w:ind w:left="418" w:hanging="274"/>
              <w:rPr>
                <w:rFonts w:ascii="Arial" w:eastAsia="Calibri" w:hAnsi="Arial" w:cs="Arial"/>
                <w:color w:val="000000"/>
                <w:sz w:val="18"/>
                <w:szCs w:val="18"/>
              </w:rPr>
            </w:pPr>
            <w:r w:rsidRPr="000B1C24">
              <w:rPr>
                <w:rFonts w:ascii="Arial" w:eastAsia="Calibri" w:hAnsi="Arial" w:cs="Arial"/>
                <w:color w:val="000000"/>
                <w:sz w:val="18"/>
                <w:szCs w:val="18"/>
              </w:rPr>
              <w:t>fentanyl</w:t>
            </w:r>
          </w:p>
          <w:p w14:paraId="6EFB84AF" w14:textId="77777777" w:rsidR="00456125" w:rsidRPr="000B1C24" w:rsidRDefault="00456125" w:rsidP="00F44BC1">
            <w:pPr>
              <w:pStyle w:val="ListParagraph"/>
              <w:numPr>
                <w:ilvl w:val="0"/>
                <w:numId w:val="8"/>
              </w:numPr>
              <w:ind w:left="418" w:hanging="274"/>
              <w:rPr>
                <w:rFonts w:ascii="Arial" w:eastAsia="Calibri" w:hAnsi="Arial" w:cs="Arial"/>
                <w:color w:val="000000"/>
                <w:sz w:val="18"/>
                <w:szCs w:val="18"/>
              </w:rPr>
            </w:pPr>
            <w:r w:rsidRPr="000B1C24">
              <w:rPr>
                <w:rFonts w:ascii="Arial" w:eastAsia="Calibri" w:hAnsi="Arial" w:cs="Arial"/>
                <w:color w:val="000000"/>
                <w:sz w:val="18"/>
                <w:szCs w:val="18"/>
              </w:rPr>
              <w:t>marijuana</w:t>
            </w:r>
          </w:p>
          <w:p w14:paraId="421E138D" w14:textId="77777777" w:rsidR="00456125" w:rsidRPr="000B1C24" w:rsidRDefault="00456125" w:rsidP="00F44BC1">
            <w:pPr>
              <w:pStyle w:val="ListParagraph"/>
              <w:numPr>
                <w:ilvl w:val="0"/>
                <w:numId w:val="8"/>
              </w:numPr>
              <w:ind w:left="418" w:hanging="274"/>
              <w:rPr>
                <w:rFonts w:ascii="Arial" w:eastAsia="Calibri" w:hAnsi="Arial" w:cs="Arial"/>
                <w:color w:val="000000"/>
                <w:sz w:val="18"/>
                <w:szCs w:val="18"/>
              </w:rPr>
            </w:pPr>
            <w:r w:rsidRPr="000B1C24">
              <w:rPr>
                <w:rFonts w:ascii="Arial" w:eastAsia="Calibri" w:hAnsi="Arial" w:cs="Arial"/>
                <w:color w:val="000000"/>
                <w:sz w:val="18"/>
                <w:szCs w:val="18"/>
              </w:rPr>
              <w:t>illicit stimulants/opioids/sedatives</w:t>
            </w:r>
          </w:p>
          <w:p w14:paraId="16E0EA4E" w14:textId="77777777" w:rsidR="00456125" w:rsidRPr="000B1C24" w:rsidRDefault="00456125" w:rsidP="00F44BC1">
            <w:pPr>
              <w:pStyle w:val="ListParagraph"/>
              <w:numPr>
                <w:ilvl w:val="0"/>
                <w:numId w:val="8"/>
              </w:numPr>
              <w:ind w:left="418" w:hanging="274"/>
              <w:rPr>
                <w:rFonts w:ascii="Arial" w:eastAsia="Calibri" w:hAnsi="Arial" w:cs="Arial"/>
                <w:color w:val="000000"/>
                <w:sz w:val="18"/>
                <w:szCs w:val="18"/>
              </w:rPr>
            </w:pPr>
            <w:r w:rsidRPr="000B1C24">
              <w:rPr>
                <w:rFonts w:ascii="Arial" w:eastAsia="Calibri" w:hAnsi="Arial" w:cs="Arial"/>
                <w:color w:val="000000"/>
                <w:sz w:val="18"/>
                <w:szCs w:val="18"/>
              </w:rPr>
              <w:t>hallucinogens</w:t>
            </w:r>
          </w:p>
          <w:p w14:paraId="4D898342" w14:textId="77777777" w:rsidR="00456125" w:rsidRPr="000B1C24" w:rsidRDefault="00456125" w:rsidP="00F44BC1">
            <w:pPr>
              <w:pStyle w:val="ListParagraph"/>
              <w:numPr>
                <w:ilvl w:val="0"/>
                <w:numId w:val="8"/>
              </w:numPr>
              <w:ind w:left="418" w:hanging="274"/>
              <w:rPr>
                <w:rFonts w:ascii="Arial" w:eastAsia="Calibri" w:hAnsi="Arial" w:cs="Arial"/>
                <w:color w:val="000000"/>
                <w:sz w:val="18"/>
                <w:szCs w:val="18"/>
              </w:rPr>
            </w:pPr>
            <w:r w:rsidRPr="000B1C24">
              <w:rPr>
                <w:rFonts w:ascii="Arial" w:eastAsia="Calibri" w:hAnsi="Arial" w:cs="Arial"/>
                <w:color w:val="000000"/>
                <w:sz w:val="18"/>
                <w:szCs w:val="18"/>
              </w:rPr>
              <w:t>inhalants</w:t>
            </w:r>
          </w:p>
        </w:tc>
        <w:tc>
          <w:tcPr>
            <w:tcW w:w="5683" w:type="dxa"/>
            <w:tcBorders>
              <w:top w:val="single" w:sz="8" w:space="0" w:color="2F5496" w:themeColor="accent1" w:themeShade="BF"/>
              <w:right w:val="single" w:sz="18" w:space="0" w:color="2F5496" w:themeColor="accent1" w:themeShade="BF"/>
            </w:tcBorders>
            <w:shd w:val="clear" w:color="auto" w:fill="EEF4FF"/>
            <w:vAlign w:val="center"/>
          </w:tcPr>
          <w:p w14:paraId="2F7D5B69" w14:textId="1105023B" w:rsidR="00456125" w:rsidRDefault="00456125" w:rsidP="00F44BC1">
            <w:pPr>
              <w:rPr>
                <w:rFonts w:ascii="Arial" w:hAnsi="Arial" w:cs="Arial"/>
                <w:sz w:val="18"/>
                <w:szCs w:val="18"/>
              </w:rPr>
            </w:pPr>
            <w:r w:rsidRPr="000B1C24">
              <w:rPr>
                <w:rFonts w:ascii="Arial" w:hAnsi="Arial" w:cs="Arial"/>
                <w:sz w:val="18"/>
                <w:szCs w:val="18"/>
              </w:rPr>
              <w:t xml:space="preserve">Modified ASSIST for drug use </w:t>
            </w:r>
            <w:r w:rsidRPr="000B1C24">
              <w:rPr>
                <w:rFonts w:ascii="Arial" w:hAnsi="Arial" w:cs="Arial"/>
                <w:sz w:val="18"/>
                <w:szCs w:val="18"/>
              </w:rPr>
              <w:fldChar w:fldCharType="begin">
                <w:fldData xml:space="preserve">PEVuZE5vdGU+PENpdGU+PEF1dGhvcj5OZXdjb21iZTwvQXV0aG9yPjxZZWFyPjIwMDU8L1llYXI+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</w:fldData>
              </w:fldChar>
            </w:r>
            <w:r w:rsidR="00CD5400">
              <w:rPr>
                <w:rFonts w:ascii="Arial" w:hAnsi="Arial" w:cs="Arial"/>
                <w:sz w:val="18"/>
                <w:szCs w:val="18"/>
              </w:rPr>
              <w:instrText xml:space="preserve"> ADDIN EN.CITE </w:instrText>
            </w:r>
            <w:r w:rsidR="00CD5400">
              <w:rPr>
                <w:rFonts w:ascii="Arial" w:hAnsi="Arial" w:cs="Arial"/>
                <w:sz w:val="18"/>
                <w:szCs w:val="18"/>
              </w:rPr>
              <w:fldChar w:fldCharType="begin">
                <w:fldData xml:space="preserve">PEVuZE5vdGU+PENpdGU+PEF1dGhvcj5OZXdjb21iZTwvQXV0aG9yPjxZZWFyPjIwMDU8L1llYXI+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</w:fldData>
              </w:fldChar>
            </w:r>
            <w:r w:rsidR="00CD5400">
              <w:rPr>
                <w:rFonts w:ascii="Arial" w:hAnsi="Arial" w:cs="Arial"/>
                <w:sz w:val="18"/>
                <w:szCs w:val="18"/>
              </w:rPr>
              <w:instrText xml:space="preserve"> ADDIN EN.CITE.DATA </w:instrText>
            </w:r>
            <w:r w:rsidR="00CD5400">
              <w:rPr>
                <w:rFonts w:ascii="Arial" w:hAnsi="Arial" w:cs="Arial"/>
                <w:sz w:val="18"/>
                <w:szCs w:val="18"/>
              </w:rPr>
            </w:r>
            <w:r w:rsidR="00CD5400">
              <w:rPr>
                <w:rFonts w:ascii="Arial" w:hAnsi="Arial" w:cs="Arial"/>
                <w:sz w:val="18"/>
                <w:szCs w:val="18"/>
              </w:rPr>
              <w:fldChar w:fldCharType="end"/>
            </w:r>
            <w:r w:rsidRPr="000B1C24">
              <w:rPr>
                <w:rFonts w:ascii="Arial" w:hAnsi="Arial" w:cs="Arial"/>
                <w:sz w:val="18"/>
                <w:szCs w:val="18"/>
              </w:rPr>
            </w:r>
            <w:r w:rsidRPr="000B1C24">
              <w:rPr>
                <w:rFonts w:ascii="Arial" w:hAnsi="Arial" w:cs="Arial"/>
                <w:sz w:val="18"/>
                <w:szCs w:val="18"/>
              </w:rPr>
              <w:fldChar w:fldCharType="separate"/>
            </w:r>
            <w:r w:rsidR="00CD5400" w:rsidRPr="00CD5400">
              <w:rPr>
                <w:rFonts w:ascii="Arial" w:hAnsi="Arial" w:cs="Arial"/>
                <w:noProof/>
                <w:sz w:val="18"/>
                <w:szCs w:val="18"/>
                <w:vertAlign w:val="superscript"/>
              </w:rPr>
              <w:t>44,45</w:t>
            </w:r>
            <w:r w:rsidRPr="000B1C24">
              <w:rPr>
                <w:rFonts w:ascii="Arial" w:hAnsi="Arial" w:cs="Arial"/>
                <w:sz w:val="18"/>
                <w:szCs w:val="18"/>
              </w:rPr>
              <w:fldChar w:fldCharType="end"/>
            </w:r>
          </w:p>
          <w:p w14:paraId="77289C37" w14:textId="77777777" w:rsidR="00456125" w:rsidRPr="000B1C24" w:rsidRDefault="00456125" w:rsidP="00F44BC1">
            <w:pPr>
              <w:rPr>
                <w:rFonts w:ascii="Arial" w:hAnsi="Arial" w:cs="Arial"/>
                <w:sz w:val="18"/>
                <w:szCs w:val="18"/>
              </w:rPr>
            </w:pPr>
          </w:p>
          <w:p w14:paraId="6BFDD859" w14:textId="77777777" w:rsidR="00456125" w:rsidRPr="000B1C24" w:rsidRDefault="00456125" w:rsidP="00F44BC1">
            <w:pPr>
              <w:rPr>
                <w:rFonts w:ascii="Arial" w:hAnsi="Arial" w:cs="Arial"/>
                <w:sz w:val="18"/>
                <w:szCs w:val="18"/>
              </w:rPr>
            </w:pPr>
            <w:r w:rsidRPr="000B1C24">
              <w:rPr>
                <w:rFonts w:ascii="Arial" w:hAnsi="Arial" w:cs="Arial"/>
                <w:sz w:val="18"/>
                <w:szCs w:val="18"/>
              </w:rPr>
              <w:t xml:space="preserve">Includes: </w:t>
            </w:r>
          </w:p>
          <w:p w14:paraId="0461BD9B" w14:textId="77777777" w:rsidR="00456125"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Lifetime and current drug use likely relevant for every clinic</w:t>
            </w:r>
          </w:p>
          <w:p w14:paraId="34B38CBF" w14:textId="77777777" w:rsidR="00456125" w:rsidRPr="000B1C24" w:rsidRDefault="00456125" w:rsidP="00F44BC1">
            <w:pPr>
              <w:pStyle w:val="ListParagraph"/>
              <w:ind w:left="310"/>
              <w:rPr>
                <w:rFonts w:ascii="Arial" w:eastAsia="Calibri" w:hAnsi="Arial" w:cs="Arial"/>
                <w:color w:val="000000"/>
                <w:sz w:val="18"/>
                <w:szCs w:val="18"/>
              </w:rPr>
            </w:pPr>
          </w:p>
          <w:p w14:paraId="672B4005" w14:textId="77777777" w:rsidR="00456125" w:rsidRPr="000B1C24" w:rsidRDefault="00456125" w:rsidP="00F44BC1">
            <w:pPr>
              <w:ind w:left="40"/>
              <w:rPr>
                <w:rFonts w:ascii="Arial" w:eastAsia="Calibri" w:hAnsi="Arial" w:cs="Arial"/>
                <w:color w:val="000000"/>
                <w:sz w:val="18"/>
                <w:szCs w:val="18"/>
              </w:rPr>
            </w:pPr>
            <w:r w:rsidRPr="000B1C24">
              <w:rPr>
                <w:rFonts w:ascii="Arial" w:eastAsia="Calibri" w:hAnsi="Arial" w:cs="Arial"/>
                <w:color w:val="000000"/>
                <w:sz w:val="18"/>
                <w:szCs w:val="18"/>
              </w:rPr>
              <w:t>Could also consider including the items to assess:</w:t>
            </w:r>
          </w:p>
          <w:p w14:paraId="0143E858" w14:textId="77777777" w:rsidR="00456125" w:rsidRPr="000B1C24"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 xml:space="preserve">Mode of intake (marijuana, cocaine, meth, fentanyl, heroin only) </w:t>
            </w:r>
          </w:p>
          <w:p w14:paraId="25353A5B" w14:textId="77777777" w:rsidR="00456125" w:rsidRPr="000B1C24"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 xml:space="preserve">Impact of substance use </w:t>
            </w:r>
          </w:p>
          <w:p w14:paraId="060C8C5B" w14:textId="77777777" w:rsidR="00456125" w:rsidRPr="000B1C24"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 xml:space="preserve">Drug overdoses </w:t>
            </w:r>
          </w:p>
          <w:p w14:paraId="2A712F20" w14:textId="77777777" w:rsidR="00456125"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Narcan supply (opioid users only)</w:t>
            </w:r>
          </w:p>
          <w:p w14:paraId="5329B953" w14:textId="77777777" w:rsidR="00456125" w:rsidRPr="000B1C24"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hAnsi="Arial" w:cs="Arial"/>
                <w:sz w:val="18"/>
                <w:szCs w:val="18"/>
              </w:rPr>
              <w:t>Needle sharing</w:t>
            </w:r>
          </w:p>
        </w:tc>
      </w:tr>
      <w:tr w:rsidR="00456125" w:rsidRPr="000B1C24" w14:paraId="18B970CC" w14:textId="77777777" w:rsidTr="00F44BC1">
        <w:tc>
          <w:tcPr>
            <w:tcW w:w="3667" w:type="dxa"/>
            <w:tcBorders>
              <w:top w:val="single" w:sz="8" w:space="0" w:color="2F5496" w:themeColor="accent1" w:themeShade="BF"/>
              <w:left w:val="single" w:sz="18" w:space="0" w:color="2F5496" w:themeColor="accent1" w:themeShade="BF"/>
              <w:bottom w:val="single" w:sz="8" w:space="0" w:color="2F5496" w:themeColor="accent1" w:themeShade="BF"/>
            </w:tcBorders>
            <w:shd w:val="clear" w:color="auto" w:fill="EEF4FF"/>
            <w:vAlign w:val="center"/>
          </w:tcPr>
          <w:p w14:paraId="56B8FF03"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Alcohol use</w:t>
            </w:r>
          </w:p>
        </w:tc>
        <w:tc>
          <w:tcPr>
            <w:tcW w:w="5683" w:type="dxa"/>
            <w:tcBorders>
              <w:top w:val="single" w:sz="8" w:space="0" w:color="2F5496" w:themeColor="accent1" w:themeShade="BF"/>
              <w:bottom w:val="single" w:sz="8" w:space="0" w:color="2F5496" w:themeColor="accent1" w:themeShade="BF"/>
              <w:right w:val="single" w:sz="18" w:space="0" w:color="2F5496" w:themeColor="accent1" w:themeShade="BF"/>
            </w:tcBorders>
            <w:shd w:val="clear" w:color="auto" w:fill="EEF4FF"/>
            <w:vAlign w:val="center"/>
          </w:tcPr>
          <w:p w14:paraId="121BF854" w14:textId="35C7C774" w:rsidR="00456125" w:rsidRPr="000B1C24" w:rsidRDefault="00456125" w:rsidP="00F44BC1">
            <w:pPr>
              <w:rPr>
                <w:rFonts w:ascii="Arial" w:hAnsi="Arial" w:cs="Arial"/>
                <w:sz w:val="18"/>
                <w:szCs w:val="18"/>
              </w:rPr>
            </w:pPr>
            <w:r w:rsidRPr="000B1C24">
              <w:rPr>
                <w:rFonts w:ascii="Arial" w:hAnsi="Arial" w:cs="Arial"/>
                <w:sz w:val="18"/>
                <w:szCs w:val="18"/>
              </w:rPr>
              <w:t>AUDIT/AUDIT-C for alcohol use</w:t>
            </w:r>
            <w:r w:rsidRPr="000B1C24">
              <w:rPr>
                <w:rFonts w:ascii="Arial" w:hAnsi="Arial" w:cs="Arial"/>
                <w:sz w:val="18"/>
                <w:szCs w:val="18"/>
              </w:rPr>
              <w:fldChar w:fldCharType="begin">
                <w:fldData xml:space="preserve">PEVuZE5vdGU+PENpdGU+PEF1dGhvcj5CdXNoPC9BdXRob3I+PFllYXI+MTk5ODwvWWVhcj48UmVj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</w:fldData>
              </w:fldChar>
            </w:r>
            <w:r w:rsidR="00CD5400">
              <w:rPr>
                <w:rFonts w:ascii="Arial" w:hAnsi="Arial" w:cs="Arial"/>
                <w:sz w:val="18"/>
                <w:szCs w:val="18"/>
              </w:rPr>
              <w:instrText xml:space="preserve"> ADDIN EN.CITE </w:instrText>
            </w:r>
            <w:r w:rsidR="00CD5400">
              <w:rPr>
                <w:rFonts w:ascii="Arial" w:hAnsi="Arial" w:cs="Arial"/>
                <w:sz w:val="18"/>
                <w:szCs w:val="18"/>
              </w:rPr>
              <w:fldChar w:fldCharType="begin">
                <w:fldData xml:space="preserve">PEVuZE5vdGU+PENpdGU+PEF1dGhvcj5CdXNoPC9BdXRob3I+PFllYXI+MTk5ODwvWWVhcj48UmVj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</w:fldData>
              </w:fldChar>
            </w:r>
            <w:r w:rsidR="00CD5400">
              <w:rPr>
                <w:rFonts w:ascii="Arial" w:hAnsi="Arial" w:cs="Arial"/>
                <w:sz w:val="18"/>
                <w:szCs w:val="18"/>
              </w:rPr>
              <w:instrText xml:space="preserve"> ADDIN EN.CITE.DATA </w:instrText>
            </w:r>
            <w:r w:rsidR="00CD5400">
              <w:rPr>
                <w:rFonts w:ascii="Arial" w:hAnsi="Arial" w:cs="Arial"/>
                <w:sz w:val="18"/>
                <w:szCs w:val="18"/>
              </w:rPr>
            </w:r>
            <w:r w:rsidR="00CD5400">
              <w:rPr>
                <w:rFonts w:ascii="Arial" w:hAnsi="Arial" w:cs="Arial"/>
                <w:sz w:val="18"/>
                <w:szCs w:val="18"/>
              </w:rPr>
              <w:fldChar w:fldCharType="end"/>
            </w:r>
            <w:r w:rsidRPr="000B1C24">
              <w:rPr>
                <w:rFonts w:ascii="Arial" w:hAnsi="Arial" w:cs="Arial"/>
                <w:sz w:val="18"/>
                <w:szCs w:val="18"/>
              </w:rPr>
            </w:r>
            <w:r w:rsidRPr="000B1C24">
              <w:rPr>
                <w:rFonts w:ascii="Arial" w:hAnsi="Arial" w:cs="Arial"/>
                <w:sz w:val="18"/>
                <w:szCs w:val="18"/>
              </w:rPr>
              <w:fldChar w:fldCharType="separate"/>
            </w:r>
            <w:r w:rsidR="00CD5400" w:rsidRPr="00CD5400">
              <w:rPr>
                <w:rFonts w:ascii="Arial" w:hAnsi="Arial" w:cs="Arial"/>
                <w:noProof/>
                <w:sz w:val="18"/>
                <w:szCs w:val="18"/>
                <w:vertAlign w:val="superscript"/>
              </w:rPr>
              <w:t>46,47</w:t>
            </w:r>
            <w:r w:rsidRPr="000B1C24">
              <w:rPr>
                <w:rFonts w:ascii="Arial" w:hAnsi="Arial" w:cs="Arial"/>
                <w:sz w:val="18"/>
                <w:szCs w:val="18"/>
              </w:rPr>
              <w:fldChar w:fldCharType="end"/>
            </w:r>
          </w:p>
          <w:p w14:paraId="561257A6" w14:textId="77777777" w:rsidR="00456125" w:rsidRPr="000B1C24" w:rsidRDefault="00456125" w:rsidP="00F44BC1">
            <w:pPr>
              <w:rPr>
                <w:rFonts w:ascii="Arial" w:eastAsia="Calibri" w:hAnsi="Arial" w:cs="Arial"/>
                <w:color w:val="000000"/>
                <w:sz w:val="18"/>
                <w:szCs w:val="18"/>
              </w:rPr>
            </w:pPr>
            <w:r w:rsidRPr="000B1C24">
              <w:rPr>
                <w:rFonts w:ascii="Arial" w:hAnsi="Arial" w:cs="Arial"/>
                <w:sz w:val="18"/>
                <w:szCs w:val="18"/>
              </w:rPr>
              <w:t>(AUDIT-C alone, or AUDIT-C with full AUDIT for those with hazardous alcohol use scores on the AUDIT-C)</w:t>
            </w:r>
          </w:p>
        </w:tc>
      </w:tr>
      <w:tr w:rsidR="00456125" w:rsidRPr="000B1C24" w14:paraId="10AF528A" w14:textId="77777777" w:rsidTr="00F44BC1">
        <w:trPr>
          <w:trHeight w:val="2247"/>
        </w:trPr>
        <w:tc>
          <w:tcPr>
            <w:tcW w:w="3667" w:type="dxa"/>
            <w:tcBorders>
              <w:top w:val="single" w:sz="8" w:space="0" w:color="2F5496" w:themeColor="accent1" w:themeShade="BF"/>
              <w:left w:val="single" w:sz="18" w:space="0" w:color="2F5496" w:themeColor="accent1" w:themeShade="BF"/>
            </w:tcBorders>
            <w:shd w:val="clear" w:color="auto" w:fill="EEF4FF"/>
            <w:vAlign w:val="center"/>
          </w:tcPr>
          <w:p w14:paraId="1D28EE65"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Sexually transmitted infection (STI) risk (past 3 months)</w:t>
            </w:r>
          </w:p>
          <w:p w14:paraId="464E5994" w14:textId="77777777" w:rsidR="00456125" w:rsidRPr="000B1C24" w:rsidRDefault="00456125" w:rsidP="00F44BC1">
            <w:pPr>
              <w:ind w:left="144"/>
              <w:rPr>
                <w:rFonts w:ascii="Arial" w:eastAsia="Calibri" w:hAnsi="Arial" w:cs="Arial"/>
                <w:color w:val="000000"/>
                <w:sz w:val="18"/>
                <w:szCs w:val="18"/>
              </w:rPr>
            </w:pPr>
          </w:p>
        </w:tc>
        <w:tc>
          <w:tcPr>
            <w:tcW w:w="5683" w:type="dxa"/>
            <w:tcBorders>
              <w:top w:val="single" w:sz="8" w:space="0" w:color="2F5496" w:themeColor="accent1" w:themeShade="BF"/>
              <w:right w:val="single" w:sz="18" w:space="0" w:color="2F5496" w:themeColor="accent1" w:themeShade="BF"/>
            </w:tcBorders>
            <w:shd w:val="clear" w:color="auto" w:fill="EEF4FF"/>
            <w:vAlign w:val="center"/>
          </w:tcPr>
          <w:p w14:paraId="46CF6825" w14:textId="4DA2119B" w:rsidR="00456125" w:rsidRPr="000B1C24" w:rsidRDefault="00456125" w:rsidP="00F44BC1">
            <w:pPr>
              <w:rPr>
                <w:rFonts w:ascii="Arial" w:hAnsi="Arial" w:cs="Arial"/>
                <w:sz w:val="18"/>
                <w:szCs w:val="18"/>
              </w:rPr>
            </w:pPr>
            <w:r w:rsidRPr="000B1C24">
              <w:rPr>
                <w:rFonts w:ascii="Arial" w:hAnsi="Arial" w:cs="Arial"/>
                <w:sz w:val="18"/>
                <w:szCs w:val="18"/>
              </w:rPr>
              <w:t>Sexual Risk Behavior Inventory</w:t>
            </w:r>
            <w:r w:rsidRPr="000B1C24">
              <w:rPr>
                <w:rFonts w:ascii="Arial" w:hAnsi="Arial" w:cs="Arial"/>
                <w:sz w:val="18"/>
                <w:szCs w:val="18"/>
              </w:rPr>
              <w:fldChar w:fldCharType="begin">
                <w:fldData xml:space="preserve">PEVuZE5vdGU+PENpdGU+PEF1dGhvcj5GcmVkZXJpY2tzZW48L0F1dGhvcj48WWVhcj4yMDE4PC9Z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</w:fldData>
              </w:fldChar>
            </w:r>
            <w:r w:rsidR="00CD5400">
              <w:rPr>
                <w:rFonts w:ascii="Arial" w:hAnsi="Arial" w:cs="Arial"/>
                <w:sz w:val="18"/>
                <w:szCs w:val="18"/>
              </w:rPr>
              <w:instrText xml:space="preserve"> ADDIN EN.CITE </w:instrText>
            </w:r>
            <w:r w:rsidR="00CD5400">
              <w:rPr>
                <w:rFonts w:ascii="Arial" w:hAnsi="Arial" w:cs="Arial"/>
                <w:sz w:val="18"/>
                <w:szCs w:val="18"/>
              </w:rPr>
              <w:fldChar w:fldCharType="begin">
                <w:fldData xml:space="preserve">PEVuZE5vdGU+PENpdGU+PEF1dGhvcj5GcmVkZXJpY2tzZW48L0F1dGhvcj48WWVhcj4yMDE4PC9Z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</w:fldData>
              </w:fldChar>
            </w:r>
            <w:r w:rsidR="00CD5400">
              <w:rPr>
                <w:rFonts w:ascii="Arial" w:hAnsi="Arial" w:cs="Arial"/>
                <w:sz w:val="18"/>
                <w:szCs w:val="18"/>
              </w:rPr>
              <w:instrText xml:space="preserve"> ADDIN EN.CITE.DATA </w:instrText>
            </w:r>
            <w:r w:rsidR="00CD5400">
              <w:rPr>
                <w:rFonts w:ascii="Arial" w:hAnsi="Arial" w:cs="Arial"/>
                <w:sz w:val="18"/>
                <w:szCs w:val="18"/>
              </w:rPr>
            </w:r>
            <w:r w:rsidR="00CD5400">
              <w:rPr>
                <w:rFonts w:ascii="Arial" w:hAnsi="Arial" w:cs="Arial"/>
                <w:sz w:val="18"/>
                <w:szCs w:val="18"/>
              </w:rPr>
              <w:fldChar w:fldCharType="end"/>
            </w:r>
            <w:r w:rsidRPr="000B1C24">
              <w:rPr>
                <w:rFonts w:ascii="Arial" w:hAnsi="Arial" w:cs="Arial"/>
                <w:sz w:val="18"/>
                <w:szCs w:val="18"/>
              </w:rPr>
            </w:r>
            <w:r w:rsidRPr="000B1C24">
              <w:rPr>
                <w:rFonts w:ascii="Arial" w:hAnsi="Arial" w:cs="Arial"/>
                <w:sz w:val="18"/>
                <w:szCs w:val="18"/>
              </w:rPr>
              <w:fldChar w:fldCharType="separate"/>
            </w:r>
            <w:r w:rsidR="00CD5400" w:rsidRPr="00CD5400">
              <w:rPr>
                <w:rFonts w:ascii="Arial" w:hAnsi="Arial" w:cs="Arial"/>
                <w:noProof/>
                <w:sz w:val="18"/>
                <w:szCs w:val="18"/>
                <w:vertAlign w:val="superscript"/>
              </w:rPr>
              <w:t>48</w:t>
            </w:r>
            <w:r w:rsidRPr="000B1C24">
              <w:rPr>
                <w:rFonts w:ascii="Arial" w:hAnsi="Arial" w:cs="Arial"/>
                <w:sz w:val="18"/>
                <w:szCs w:val="18"/>
              </w:rPr>
              <w:fldChar w:fldCharType="end"/>
            </w:r>
          </w:p>
          <w:p w14:paraId="1DDB2411" w14:textId="77777777" w:rsidR="00456125" w:rsidRPr="000B1C24" w:rsidRDefault="00456125" w:rsidP="00F44BC1">
            <w:pPr>
              <w:rPr>
                <w:rFonts w:ascii="Arial" w:hAnsi="Arial" w:cs="Arial"/>
                <w:sz w:val="18"/>
                <w:szCs w:val="18"/>
              </w:rPr>
            </w:pPr>
          </w:p>
          <w:p w14:paraId="7B0364BB" w14:textId="77777777" w:rsidR="00456125" w:rsidRPr="000B1C24" w:rsidRDefault="00456125" w:rsidP="00F44BC1">
            <w:pPr>
              <w:rPr>
                <w:rFonts w:ascii="Arial" w:hAnsi="Arial" w:cs="Arial"/>
                <w:sz w:val="18"/>
                <w:szCs w:val="18"/>
              </w:rPr>
            </w:pPr>
            <w:r w:rsidRPr="000B1C24">
              <w:rPr>
                <w:rFonts w:ascii="Arial" w:hAnsi="Arial" w:cs="Arial"/>
                <w:sz w:val="18"/>
                <w:szCs w:val="18"/>
              </w:rPr>
              <w:t xml:space="preserve">Includes: </w:t>
            </w:r>
          </w:p>
          <w:p w14:paraId="4C3C61DA" w14:textId="77777777" w:rsidR="00456125" w:rsidRPr="000B1C24"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 of partners</w:t>
            </w:r>
          </w:p>
          <w:p w14:paraId="4382D537" w14:textId="77777777" w:rsidR="00456125" w:rsidRPr="000B1C24"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gender of partner</w:t>
            </w:r>
          </w:p>
          <w:p w14:paraId="0D3A83D6" w14:textId="77777777" w:rsidR="00456125" w:rsidRPr="000B1C24"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perceived partner HIV status</w:t>
            </w:r>
          </w:p>
          <w:p w14:paraId="18E06EF4" w14:textId="77777777" w:rsidR="00456125" w:rsidRPr="000B1C24"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perceived partner ART/</w:t>
            </w:r>
            <w:proofErr w:type="spellStart"/>
            <w:r w:rsidRPr="000B1C24">
              <w:rPr>
                <w:rFonts w:ascii="Arial" w:eastAsia="Calibri" w:hAnsi="Arial" w:cs="Arial"/>
                <w:color w:val="000000"/>
                <w:sz w:val="18"/>
                <w:szCs w:val="18"/>
              </w:rPr>
              <w:t>PrEP</w:t>
            </w:r>
            <w:proofErr w:type="spellEnd"/>
            <w:r w:rsidRPr="000B1C24">
              <w:rPr>
                <w:rFonts w:ascii="Arial" w:eastAsia="Calibri" w:hAnsi="Arial" w:cs="Arial"/>
                <w:color w:val="000000"/>
                <w:sz w:val="18"/>
                <w:szCs w:val="18"/>
              </w:rPr>
              <w:t xml:space="preserve"> use</w:t>
            </w:r>
          </w:p>
          <w:p w14:paraId="750D41AE" w14:textId="77777777" w:rsidR="00456125" w:rsidRPr="000B1C24"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condom-less sex: oral, anal, vaginal (y/n)</w:t>
            </w:r>
          </w:p>
          <w:p w14:paraId="189DB583" w14:textId="77777777" w:rsidR="00456125" w:rsidRPr="000B1C24"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 of time receiving partner for condom-less anal sex (MSM only)</w:t>
            </w:r>
          </w:p>
          <w:p w14:paraId="75491B75" w14:textId="77777777" w:rsidR="00456125" w:rsidRPr="000B1C24" w:rsidRDefault="00456125" w:rsidP="00F44BC1">
            <w:pPr>
              <w:pStyle w:val="ListParagraph"/>
              <w:numPr>
                <w:ilvl w:val="0"/>
                <w:numId w:val="8"/>
              </w:numPr>
              <w:ind w:left="310" w:hanging="270"/>
              <w:rPr>
                <w:rFonts w:ascii="Arial" w:eastAsia="Calibri" w:hAnsi="Arial" w:cs="Arial"/>
                <w:color w:val="000000"/>
                <w:sz w:val="18"/>
                <w:szCs w:val="18"/>
              </w:rPr>
            </w:pPr>
            <w:r w:rsidRPr="000B1C24">
              <w:rPr>
                <w:rFonts w:ascii="Arial" w:eastAsia="Calibri" w:hAnsi="Arial" w:cs="Arial"/>
                <w:color w:val="000000"/>
                <w:sz w:val="18"/>
                <w:szCs w:val="18"/>
              </w:rPr>
              <w:t>concern for recent STI exposure</w:t>
            </w:r>
          </w:p>
        </w:tc>
      </w:tr>
      <w:tr w:rsidR="00456125" w:rsidRPr="000B1C24" w14:paraId="65498FEC" w14:textId="77777777" w:rsidTr="00F44BC1">
        <w:tc>
          <w:tcPr>
            <w:tcW w:w="3667" w:type="dxa"/>
            <w:tcBorders>
              <w:top w:val="single" w:sz="8" w:space="0" w:color="2F5496" w:themeColor="accent1" w:themeShade="BF"/>
              <w:left w:val="single" w:sz="18" w:space="0" w:color="2F5496" w:themeColor="accent1" w:themeShade="BF"/>
              <w:bottom w:val="single" w:sz="18" w:space="0" w:color="2F5496" w:themeColor="accent1" w:themeShade="BF"/>
            </w:tcBorders>
            <w:shd w:val="clear" w:color="auto" w:fill="EEF4FF"/>
            <w:vAlign w:val="center"/>
          </w:tcPr>
          <w:p w14:paraId="30FE3580"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Physical activity (past month)</w:t>
            </w:r>
          </w:p>
        </w:tc>
        <w:tc>
          <w:tcPr>
            <w:tcW w:w="5683" w:type="dxa"/>
            <w:tcBorders>
              <w:top w:val="single" w:sz="8" w:space="0" w:color="2F5496" w:themeColor="accent1" w:themeShade="BF"/>
              <w:bottom w:val="single" w:sz="18" w:space="0" w:color="2F5496" w:themeColor="accent1" w:themeShade="BF"/>
              <w:right w:val="single" w:sz="18" w:space="0" w:color="2F5496" w:themeColor="accent1" w:themeShade="BF"/>
            </w:tcBorders>
            <w:shd w:val="clear" w:color="auto" w:fill="EEF4FF"/>
            <w:vAlign w:val="center"/>
          </w:tcPr>
          <w:p w14:paraId="23574046" w14:textId="1DB4BFFE" w:rsidR="00456125" w:rsidRPr="000B1C24" w:rsidRDefault="00456125" w:rsidP="00F44BC1">
            <w:pPr>
              <w:rPr>
                <w:rFonts w:ascii="Arial" w:eastAsia="Calibri" w:hAnsi="Arial" w:cs="Arial"/>
                <w:color w:val="000000"/>
                <w:sz w:val="18"/>
                <w:szCs w:val="18"/>
              </w:rPr>
            </w:pPr>
            <w:r w:rsidRPr="000B1C24">
              <w:rPr>
                <w:rFonts w:ascii="Arial" w:hAnsi="Arial" w:cs="Arial"/>
                <w:sz w:val="18"/>
                <w:szCs w:val="18"/>
              </w:rPr>
              <w:t>Lipid Research Clinics Questionnaire</w:t>
            </w:r>
            <w:r w:rsidRPr="000B1C24">
              <w:rPr>
                <w:rFonts w:ascii="Arial" w:hAnsi="Arial" w:cs="Arial"/>
                <w:color w:val="000000" w:themeColor="text1"/>
                <w:sz w:val="18"/>
                <w:szCs w:val="18"/>
              </w:rPr>
              <w:fldChar w:fldCharType="begin"/>
            </w:r>
            <w:r w:rsidR="00CD5400">
              <w:rPr>
                <w:rFonts w:ascii="Arial" w:hAnsi="Arial" w:cs="Arial"/>
                <w:color w:val="000000" w:themeColor="text1"/>
                <w:sz w:val="18"/>
                <w:szCs w:val="18"/>
              </w:rPr>
              <w:instrText xml:space="preserve"> ADDIN EN.CITE &lt;EndNote&gt;&lt;Cite&gt;&lt;Author&gt;Ainsworth&lt;/Author&gt;&lt;Year&gt;1993&lt;/Year&gt;&lt;RecNum&gt;8747&lt;/RecNum&gt;&lt;DisplayText&gt;&lt;style face="superscript"&gt;39&lt;/style&gt;&lt;/DisplayText&gt;&lt;record&gt;&lt;rec-number&gt;8747&lt;/rec-number&gt;&lt;foreign-keys&gt;&lt;key app="EN" db-id="5s5xx2srlpewa1ea9zs5t2d8d2fpvtpssr2w" timestamp="1573598934" guid="a94d16fd-37da-4f7f-b7c8-9960728049ea"&gt;8747&lt;/key&gt;&lt;/foreign-keys&gt;&lt;ref-type name="Journal Article"&gt;17&lt;/ref-type&gt;&lt;contributors&gt;&lt;authors&gt;&lt;author&gt;Ainsworth, B. E.&lt;/author&gt;&lt;author&gt;Jacobs, D. R., Jr.&lt;/author&gt;&lt;author&gt;Leon, A. S.&lt;/author&gt;&lt;/authors&gt;&lt;/contributors&gt;&lt;auth-address&gt;Division of Epidemiology, School of Public Health, University of Minnesota, Minneapolis 55455.&lt;/auth-address&gt;&lt;titles&gt;&lt;title&gt;Validity and reliability of self-reported physical activity status: the Lipid Research Clinics questionnaire&lt;/title&gt;&lt;secondary-title&gt;Med Sci Sports Exerc&lt;/secondary-title&gt;&lt;/titles&gt;&lt;periodical&gt;&lt;full-title&gt;Med Sci Sports Exerc&lt;/full-title&gt;&lt;/periodical&gt;&lt;pages&gt;92-8&lt;/pages&gt;&lt;volume&gt;25&lt;/volume&gt;&lt;number&gt;1&lt;/number&gt;&lt;keywords&gt;&lt;keyword&gt;Adult&lt;/keyword&gt;&lt;keyword&gt;Body Composition&lt;/keyword&gt;&lt;keyword&gt;Evaluation Studies&lt;/keyword&gt;&lt;keyword&gt;Female&lt;/keyword&gt;&lt;keyword&gt;Humans&lt;/keyword&gt;&lt;keyword&gt;*Leisure Activities/classification&lt;/keyword&gt;&lt;keyword&gt;Male&lt;/keyword&gt;&lt;keyword&gt;Middle Aged&lt;/keyword&gt;&lt;keyword&gt;Oxygen Consumption&lt;/keyword&gt;&lt;keyword&gt;*Physical Fitness&lt;/keyword&gt;&lt;keyword&gt;Questionnaires&lt;/keyword&gt;&lt;keyword&gt;Reproducibility of Results&lt;/keyword&gt;&lt;/keywords&gt;&lt;dates&gt;&lt;year&gt;1993&lt;/year&gt;&lt;pub-dates&gt;&lt;date&gt;Jan&lt;/date&gt;&lt;/pub-dates&gt;&lt;/dates&gt;&lt;accession-num&gt;8423761&lt;/accession-num&gt;&lt;urls&gt;&lt;related-urls&gt;&lt;url&gt;http://www.ncbi.nlm.nih.gov/entrez/query.fcgi?cmd=Retrieve&amp;amp;db=PubMed&amp;amp;dopt=Citation&amp;amp;list_uids=8423761 &lt;/url&gt;&lt;/related-urls&gt;&lt;/urls&gt;&lt;/record&gt;&lt;/Cite&gt;&lt;/EndNote&gt;</w:instrText>
            </w:r>
            <w:r w:rsidRPr="000B1C24">
              <w:rPr>
                <w:rFonts w:ascii="Arial" w:hAnsi="Arial" w:cs="Arial"/>
                <w:color w:val="000000" w:themeColor="text1"/>
                <w:sz w:val="18"/>
                <w:szCs w:val="18"/>
              </w:rPr>
              <w:fldChar w:fldCharType="separate"/>
            </w:r>
            <w:r w:rsidR="00CD5400" w:rsidRPr="00CD5400">
              <w:rPr>
                <w:rFonts w:ascii="Arial" w:hAnsi="Arial" w:cs="Arial"/>
                <w:noProof/>
                <w:color w:val="000000" w:themeColor="text1"/>
                <w:sz w:val="18"/>
                <w:szCs w:val="18"/>
                <w:vertAlign w:val="superscript"/>
              </w:rPr>
              <w:t>39</w:t>
            </w:r>
            <w:r w:rsidRPr="000B1C24">
              <w:rPr>
                <w:rFonts w:ascii="Arial" w:hAnsi="Arial" w:cs="Arial"/>
                <w:color w:val="000000" w:themeColor="text1"/>
                <w:sz w:val="18"/>
                <w:szCs w:val="18"/>
              </w:rPr>
              <w:fldChar w:fldCharType="end"/>
            </w:r>
          </w:p>
        </w:tc>
      </w:tr>
      <w:tr w:rsidR="00456125" w:rsidRPr="000B1C24" w14:paraId="2FD0B9C4" w14:textId="77777777" w:rsidTr="00F44BC1">
        <w:tc>
          <w:tcPr>
            <w:tcW w:w="9350" w:type="dxa"/>
            <w:gridSpan w:val="2"/>
            <w:tcBorders>
              <w:top w:val="single" w:sz="18" w:space="0" w:color="2F5496" w:themeColor="accent1" w:themeShade="BF"/>
              <w:left w:val="single" w:sz="18" w:space="0" w:color="2F5496" w:themeColor="accent1" w:themeShade="BF"/>
              <w:bottom w:val="single" w:sz="8" w:space="0" w:color="2F5496" w:themeColor="accent1" w:themeShade="BF"/>
              <w:right w:val="single" w:sz="18" w:space="0" w:color="2F5496" w:themeColor="accent1" w:themeShade="BF"/>
            </w:tcBorders>
            <w:shd w:val="clear" w:color="auto" w:fill="D9E2F3" w:themeFill="accent1" w:themeFillTint="33"/>
            <w:vAlign w:val="center"/>
          </w:tcPr>
          <w:p w14:paraId="52235069" w14:textId="77777777" w:rsidR="00456125" w:rsidRPr="000B1C24" w:rsidRDefault="00456125" w:rsidP="00F44BC1">
            <w:pPr>
              <w:rPr>
                <w:rFonts w:ascii="Arial" w:eastAsia="Calibri" w:hAnsi="Arial" w:cs="Arial"/>
                <w:color w:val="000000"/>
                <w:sz w:val="18"/>
                <w:szCs w:val="18"/>
              </w:rPr>
            </w:pPr>
            <w:r w:rsidRPr="000B1C24">
              <w:rPr>
                <w:rFonts w:ascii="Arial" w:hAnsi="Arial" w:cs="Arial"/>
                <w:b/>
                <w:bCs/>
                <w:color w:val="000000"/>
                <w:sz w:val="18"/>
                <w:szCs w:val="18"/>
              </w:rPr>
              <w:t>Substance use treatment history</w:t>
            </w:r>
          </w:p>
        </w:tc>
      </w:tr>
      <w:tr w:rsidR="00456125" w:rsidRPr="000B1C24" w14:paraId="4C540F20" w14:textId="77777777" w:rsidTr="00F44BC1">
        <w:tc>
          <w:tcPr>
            <w:tcW w:w="3667" w:type="dxa"/>
            <w:tcBorders>
              <w:top w:val="single" w:sz="8" w:space="0" w:color="2F5496" w:themeColor="accent1" w:themeShade="BF"/>
              <w:left w:val="single" w:sz="18" w:space="0" w:color="2F5496" w:themeColor="accent1" w:themeShade="BF"/>
              <w:bottom w:val="single" w:sz="18" w:space="0" w:color="2F5496" w:themeColor="accent1" w:themeShade="BF"/>
            </w:tcBorders>
            <w:shd w:val="clear" w:color="auto" w:fill="D9E2F3" w:themeFill="accent1" w:themeFillTint="33"/>
            <w:vAlign w:val="center"/>
          </w:tcPr>
          <w:p w14:paraId="75736413"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Substance use treatment (past year for all substances, ever for alcohol)</w:t>
            </w:r>
          </w:p>
        </w:tc>
        <w:tc>
          <w:tcPr>
            <w:tcW w:w="5683" w:type="dxa"/>
            <w:tcBorders>
              <w:top w:val="single" w:sz="8" w:space="0" w:color="2F5496" w:themeColor="accent1" w:themeShade="BF"/>
              <w:bottom w:val="single" w:sz="18" w:space="0" w:color="2F5496" w:themeColor="accent1" w:themeShade="BF"/>
              <w:right w:val="single" w:sz="18" w:space="0" w:color="2F5496" w:themeColor="accent1" w:themeShade="BF"/>
            </w:tcBorders>
            <w:shd w:val="clear" w:color="auto" w:fill="D9E2F3" w:themeFill="accent1" w:themeFillTint="33"/>
            <w:vAlign w:val="center"/>
          </w:tcPr>
          <w:p w14:paraId="66D31EDE" w14:textId="16E9722E" w:rsidR="00456125" w:rsidRPr="000B1C24" w:rsidRDefault="00456125" w:rsidP="00F44BC1">
            <w:pPr>
              <w:rPr>
                <w:rFonts w:ascii="Arial" w:eastAsia="Calibri" w:hAnsi="Arial" w:cs="Arial"/>
                <w:color w:val="000000"/>
                <w:sz w:val="18"/>
                <w:szCs w:val="18"/>
              </w:rPr>
            </w:pPr>
            <w:r w:rsidRPr="000B1C24">
              <w:rPr>
                <w:rFonts w:ascii="Arial" w:hAnsi="Arial" w:cs="Arial"/>
                <w:sz w:val="18"/>
                <w:szCs w:val="18"/>
              </w:rPr>
              <w:t>Treatment Services Review (adapted)</w:t>
            </w:r>
            <w:r w:rsidRPr="000B1C24">
              <w:rPr>
                <w:rFonts w:ascii="Arial" w:hAnsi="Arial" w:cs="Arial"/>
                <w:sz w:val="18"/>
                <w:szCs w:val="18"/>
              </w:rPr>
              <w:fldChar w:fldCharType="begin"/>
            </w:r>
            <w:r w:rsidR="00CD5400">
              <w:rPr>
                <w:rFonts w:ascii="Arial" w:hAnsi="Arial" w:cs="Arial"/>
                <w:sz w:val="18"/>
                <w:szCs w:val="18"/>
              </w:rPr>
              <w:instrText xml:space="preserve"> ADDIN EN.CITE &lt;EndNote&gt;&lt;Cite&gt;&lt;Author&gt;McLellan&lt;/Author&gt;&lt;Year&gt;1992&lt;/Year&gt;&lt;RecNum&gt;487&lt;/RecNum&gt;&lt;DisplayText&gt;&lt;style face="superscript"&gt;49&lt;/style&gt;&lt;/DisplayText&gt;&lt;record&gt;&lt;rec-number&gt;487&lt;/rec-number&gt;&lt;foreign-keys&gt;&lt;key app="EN" db-id="xxfsw9swfxt0ske09wtp9wpk0zxtd22fzx29" timestamp="1569860630"&gt;487&lt;/key&gt;&lt;/foreign-keys&gt;&lt;ref-type name="Journal Article"&gt;17&lt;/ref-type&gt;&lt;contributors&gt;&lt;authors&gt;&lt;author&gt;McLellan, A. T.&lt;/author&gt;&lt;author&gt;Alterman, A. I.&lt;/author&gt;&lt;author&gt;Cacciola, J.&lt;/author&gt;&lt;author&gt;Metzger, D.&lt;/author&gt;&lt;author&gt;O&amp;apos;Brien, C. P.&lt;/author&gt;&lt;/authors&gt;&lt;/contributors&gt;&lt;auth-address&gt;Center for Studies of Addiction, University of Pennsylvania, Philadelphia.&lt;/auth-address&gt;&lt;titles&gt;&lt;title&gt;A new measure of substance abuse treatment. Initial studies of the treatment services review&lt;/title&gt;&lt;secondary-title&gt;J Nerv Ment Dis&lt;/secondary-title&gt;&lt;/titles&gt;&lt;periodical&gt;&lt;full-title&gt;J Nerv Ment Dis&lt;/full-title&gt;&lt;/periodical&gt;&lt;pages&gt;101-10&lt;/pages&gt;&lt;volume&gt;180&lt;/volume&gt;&lt;number&gt;2&lt;/number&gt;&lt;edition&gt;1992/02/01&lt;/edition&gt;&lt;keywords&gt;&lt;keyword&gt;*Comprehensive Health Care/standards&lt;/keyword&gt;&lt;keyword&gt;*Health Services Accessibility&lt;/keyword&gt;&lt;keyword&gt;Humans&lt;/keyword&gt;&lt;keyword&gt;Interviews as Topic&lt;/keyword&gt;&lt;keyword&gt;Methods&lt;/keyword&gt;&lt;keyword&gt;Patient Compliance&lt;/keyword&gt;&lt;keyword&gt;Reproducibility of Results&lt;/keyword&gt;&lt;keyword&gt;Substance-Related Disorders/*therapy&lt;/keyword&gt;&lt;/keywords&gt;&lt;dates&gt;&lt;year&gt;1992&lt;/year&gt;&lt;pub-dates&gt;&lt;date&gt;Feb&lt;/date&gt;&lt;/pub-dates&gt;&lt;/dates&gt;&lt;isbn&gt;0022-3018 (Print)&amp;#xD;0022-3018 (Linking)&lt;/isbn&gt;&lt;accession-num&gt;1737971&lt;/accession-num&gt;&lt;urls&gt;&lt;related-urls&gt;&lt;url&gt;https://www.ncbi.nlm.nih.gov/pubmed/1737971&lt;/url&gt;&lt;/related-urls&gt;&lt;/urls&gt;&lt;electronic-resource-num&gt;10.1097/00005053-199202000-00007&lt;/electronic-resource-num&gt;&lt;/record&gt;&lt;/Cite&gt;&lt;/EndNote&gt;</w:instrText>
            </w:r>
            <w:r w:rsidRPr="000B1C24">
              <w:rPr>
                <w:rFonts w:ascii="Arial" w:hAnsi="Arial" w:cs="Arial"/>
                <w:sz w:val="18"/>
                <w:szCs w:val="18"/>
              </w:rPr>
              <w:fldChar w:fldCharType="separate"/>
            </w:r>
            <w:r w:rsidR="00CD5400" w:rsidRPr="00CD5400">
              <w:rPr>
                <w:rFonts w:ascii="Arial" w:hAnsi="Arial" w:cs="Arial"/>
                <w:noProof/>
                <w:sz w:val="18"/>
                <w:szCs w:val="18"/>
                <w:vertAlign w:val="superscript"/>
              </w:rPr>
              <w:t>49</w:t>
            </w:r>
            <w:r w:rsidRPr="000B1C24">
              <w:rPr>
                <w:rFonts w:ascii="Arial" w:hAnsi="Arial" w:cs="Arial"/>
                <w:sz w:val="18"/>
                <w:szCs w:val="18"/>
              </w:rPr>
              <w:fldChar w:fldCharType="end"/>
            </w:r>
          </w:p>
        </w:tc>
      </w:tr>
      <w:tr w:rsidR="00456125" w:rsidRPr="000B1C24" w14:paraId="5AAE76D5" w14:textId="77777777" w:rsidTr="00F44BC1">
        <w:tc>
          <w:tcPr>
            <w:tcW w:w="3667" w:type="dxa"/>
            <w:tcBorders>
              <w:top w:val="single" w:sz="18" w:space="0" w:color="2F5496" w:themeColor="accent1" w:themeShade="BF"/>
              <w:left w:val="single" w:sz="18" w:space="0" w:color="2F5496" w:themeColor="accent1" w:themeShade="BF"/>
            </w:tcBorders>
            <w:shd w:val="clear" w:color="auto" w:fill="EEF4FF"/>
            <w:vAlign w:val="center"/>
          </w:tcPr>
          <w:p w14:paraId="4FD52EB8" w14:textId="77777777" w:rsidR="00456125" w:rsidRPr="000B1C24" w:rsidRDefault="00456125" w:rsidP="00F44BC1">
            <w:pPr>
              <w:rPr>
                <w:rFonts w:ascii="Arial" w:eastAsia="Calibri" w:hAnsi="Arial" w:cs="Arial"/>
                <w:color w:val="000000"/>
                <w:sz w:val="18"/>
                <w:szCs w:val="18"/>
              </w:rPr>
            </w:pPr>
            <w:r w:rsidRPr="000B1C24">
              <w:rPr>
                <w:rFonts w:ascii="Arial" w:hAnsi="Arial" w:cs="Arial"/>
                <w:b/>
                <w:bCs/>
                <w:color w:val="000000"/>
                <w:sz w:val="18"/>
                <w:szCs w:val="18"/>
              </w:rPr>
              <w:t>Identity</w:t>
            </w:r>
          </w:p>
        </w:tc>
        <w:tc>
          <w:tcPr>
            <w:tcW w:w="5683" w:type="dxa"/>
            <w:tcBorders>
              <w:top w:val="single" w:sz="18" w:space="0" w:color="2F5496" w:themeColor="accent1" w:themeShade="BF"/>
              <w:right w:val="single" w:sz="18" w:space="0" w:color="2F5496" w:themeColor="accent1" w:themeShade="BF"/>
            </w:tcBorders>
            <w:shd w:val="clear" w:color="auto" w:fill="EEF4FF"/>
            <w:vAlign w:val="center"/>
          </w:tcPr>
          <w:p w14:paraId="406E187E" w14:textId="77777777" w:rsidR="00456125" w:rsidRPr="000B1C24" w:rsidRDefault="00456125" w:rsidP="00F44BC1">
            <w:pPr>
              <w:rPr>
                <w:rFonts w:ascii="Arial" w:eastAsia="Calibri" w:hAnsi="Arial" w:cs="Arial"/>
                <w:color w:val="000000"/>
                <w:sz w:val="18"/>
                <w:szCs w:val="18"/>
              </w:rPr>
            </w:pPr>
            <w:r w:rsidRPr="000B1C24">
              <w:rPr>
                <w:rFonts w:ascii="Arial" w:hAnsi="Arial" w:cs="Arial"/>
                <w:color w:val="000000"/>
                <w:sz w:val="18"/>
                <w:szCs w:val="18"/>
              </w:rPr>
              <w:t> </w:t>
            </w:r>
          </w:p>
        </w:tc>
      </w:tr>
      <w:tr w:rsidR="00456125" w:rsidRPr="000B1C24" w14:paraId="1A209E63" w14:textId="77777777" w:rsidTr="00F44BC1">
        <w:tc>
          <w:tcPr>
            <w:tcW w:w="3667" w:type="dxa"/>
            <w:tcBorders>
              <w:left w:val="single" w:sz="18" w:space="0" w:color="2F5496" w:themeColor="accent1" w:themeShade="BF"/>
            </w:tcBorders>
            <w:shd w:val="clear" w:color="auto" w:fill="EEF4FF"/>
            <w:vAlign w:val="center"/>
          </w:tcPr>
          <w:p w14:paraId="7211BA25"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Sexual orientation (current)</w:t>
            </w:r>
          </w:p>
        </w:tc>
        <w:tc>
          <w:tcPr>
            <w:tcW w:w="5683" w:type="dxa"/>
            <w:tcBorders>
              <w:right w:val="single" w:sz="18" w:space="0" w:color="2F5496" w:themeColor="accent1" w:themeShade="BF"/>
            </w:tcBorders>
            <w:shd w:val="clear" w:color="auto" w:fill="EEF4FF"/>
            <w:vAlign w:val="center"/>
          </w:tcPr>
          <w:p w14:paraId="2D1F0571" w14:textId="77777777" w:rsidR="00456125" w:rsidRPr="000B1C24" w:rsidRDefault="00456125" w:rsidP="00F44BC1">
            <w:pPr>
              <w:rPr>
                <w:rFonts w:ascii="Arial" w:eastAsia="Calibri" w:hAnsi="Arial" w:cs="Arial"/>
                <w:color w:val="000000"/>
                <w:sz w:val="18"/>
                <w:szCs w:val="18"/>
              </w:rPr>
            </w:pPr>
            <w:r w:rsidRPr="000B1C24">
              <w:rPr>
                <w:rFonts w:ascii="Arial" w:hAnsi="Arial" w:cs="Arial"/>
                <w:color w:val="000000"/>
                <w:sz w:val="18"/>
                <w:szCs w:val="18"/>
              </w:rPr>
              <w:t>Not published, available from CNICS</w:t>
            </w:r>
          </w:p>
        </w:tc>
      </w:tr>
      <w:tr w:rsidR="00456125" w:rsidRPr="000B1C24" w14:paraId="1DD9294C" w14:textId="77777777" w:rsidTr="00F44BC1">
        <w:tc>
          <w:tcPr>
            <w:tcW w:w="3667" w:type="dxa"/>
            <w:tcBorders>
              <w:left w:val="single" w:sz="18" w:space="0" w:color="2F5496" w:themeColor="accent1" w:themeShade="BF"/>
              <w:bottom w:val="single" w:sz="18" w:space="0" w:color="2F5496" w:themeColor="accent1" w:themeShade="BF"/>
            </w:tcBorders>
            <w:shd w:val="clear" w:color="auto" w:fill="EEF4FF"/>
            <w:vAlign w:val="center"/>
          </w:tcPr>
          <w:p w14:paraId="706909BD"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Gender identity (current)</w:t>
            </w:r>
          </w:p>
        </w:tc>
        <w:tc>
          <w:tcPr>
            <w:tcW w:w="5683" w:type="dxa"/>
            <w:tcBorders>
              <w:bottom w:val="single" w:sz="18" w:space="0" w:color="2F5496" w:themeColor="accent1" w:themeShade="BF"/>
              <w:right w:val="single" w:sz="18" w:space="0" w:color="2F5496" w:themeColor="accent1" w:themeShade="BF"/>
            </w:tcBorders>
            <w:shd w:val="clear" w:color="auto" w:fill="EEF4FF"/>
            <w:vAlign w:val="center"/>
          </w:tcPr>
          <w:p w14:paraId="08A78655" w14:textId="77777777" w:rsidR="00456125" w:rsidRPr="000B1C24" w:rsidRDefault="00456125" w:rsidP="00F44BC1">
            <w:pPr>
              <w:rPr>
                <w:rFonts w:ascii="Arial" w:eastAsia="Calibri" w:hAnsi="Arial" w:cs="Arial"/>
                <w:color w:val="000000"/>
                <w:sz w:val="18"/>
                <w:szCs w:val="18"/>
              </w:rPr>
            </w:pPr>
            <w:r w:rsidRPr="000B1C24">
              <w:rPr>
                <w:rFonts w:ascii="Arial" w:hAnsi="Arial" w:cs="Arial"/>
                <w:color w:val="000000"/>
                <w:sz w:val="18"/>
                <w:szCs w:val="18"/>
              </w:rPr>
              <w:t>Not published, available from CNICS</w:t>
            </w:r>
          </w:p>
        </w:tc>
      </w:tr>
      <w:tr w:rsidR="00456125" w:rsidRPr="000B1C24" w14:paraId="61C3F55C" w14:textId="77777777" w:rsidTr="00F44BC1">
        <w:tc>
          <w:tcPr>
            <w:tcW w:w="9350" w:type="dxa"/>
            <w:gridSpan w:val="2"/>
            <w:tcBorders>
              <w:top w:val="single" w:sz="18" w:space="0" w:color="2F5496" w:themeColor="accent1" w:themeShade="BF"/>
              <w:left w:val="single" w:sz="18" w:space="0" w:color="2F5496" w:themeColor="accent1" w:themeShade="BF"/>
              <w:bottom w:val="single" w:sz="8" w:space="0" w:color="2F5496" w:themeColor="accent1" w:themeShade="BF"/>
              <w:right w:val="single" w:sz="18" w:space="0" w:color="2F5496" w:themeColor="accent1" w:themeShade="BF"/>
            </w:tcBorders>
            <w:shd w:val="clear" w:color="auto" w:fill="D9E2F3" w:themeFill="accent1" w:themeFillTint="33"/>
            <w:vAlign w:val="center"/>
          </w:tcPr>
          <w:p w14:paraId="2F1207DA" w14:textId="77777777" w:rsidR="00456125" w:rsidRPr="000B1C24" w:rsidRDefault="00456125" w:rsidP="00F44BC1">
            <w:pPr>
              <w:rPr>
                <w:rFonts w:ascii="Arial" w:eastAsia="Calibri" w:hAnsi="Arial" w:cs="Arial"/>
                <w:color w:val="000000"/>
                <w:sz w:val="18"/>
                <w:szCs w:val="18"/>
              </w:rPr>
            </w:pPr>
            <w:r w:rsidRPr="000B1C24">
              <w:rPr>
                <w:rFonts w:ascii="Arial" w:hAnsi="Arial" w:cs="Arial"/>
                <w:b/>
                <w:bCs/>
                <w:color w:val="000000"/>
                <w:sz w:val="18"/>
                <w:szCs w:val="18"/>
              </w:rPr>
              <w:lastRenderedPageBreak/>
              <w:t>Basic Needs</w:t>
            </w:r>
          </w:p>
        </w:tc>
      </w:tr>
      <w:tr w:rsidR="00456125" w:rsidRPr="000B1C24" w14:paraId="78D40B97" w14:textId="77777777" w:rsidTr="00F44BC1">
        <w:tc>
          <w:tcPr>
            <w:tcW w:w="3667" w:type="dxa"/>
            <w:tcBorders>
              <w:top w:val="single" w:sz="8" w:space="0" w:color="2F5496" w:themeColor="accent1" w:themeShade="BF"/>
              <w:left w:val="single" w:sz="18" w:space="0" w:color="2F5496" w:themeColor="accent1" w:themeShade="BF"/>
              <w:bottom w:val="single" w:sz="18" w:space="0" w:color="2F5496" w:themeColor="accent1" w:themeShade="BF"/>
            </w:tcBorders>
            <w:shd w:val="clear" w:color="auto" w:fill="D9E2F3" w:themeFill="accent1" w:themeFillTint="33"/>
            <w:vAlign w:val="center"/>
          </w:tcPr>
          <w:p w14:paraId="35A8A8FB"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Housing type and stability (past month)</w:t>
            </w:r>
          </w:p>
        </w:tc>
        <w:tc>
          <w:tcPr>
            <w:tcW w:w="5683" w:type="dxa"/>
            <w:tcBorders>
              <w:top w:val="single" w:sz="8" w:space="0" w:color="2F5496" w:themeColor="accent1" w:themeShade="BF"/>
              <w:bottom w:val="single" w:sz="18" w:space="0" w:color="2F5496" w:themeColor="accent1" w:themeShade="BF"/>
              <w:right w:val="single" w:sz="18" w:space="0" w:color="2F5496" w:themeColor="accent1" w:themeShade="BF"/>
            </w:tcBorders>
            <w:shd w:val="clear" w:color="auto" w:fill="D9E2F3" w:themeFill="accent1" w:themeFillTint="33"/>
            <w:vAlign w:val="center"/>
          </w:tcPr>
          <w:p w14:paraId="226787DE" w14:textId="77777777" w:rsidR="00456125" w:rsidRPr="000B1C24" w:rsidRDefault="00456125" w:rsidP="00F44BC1">
            <w:pPr>
              <w:rPr>
                <w:rFonts w:ascii="Arial" w:eastAsia="Calibri" w:hAnsi="Arial" w:cs="Arial"/>
                <w:color w:val="000000"/>
                <w:sz w:val="18"/>
                <w:szCs w:val="18"/>
              </w:rPr>
            </w:pPr>
            <w:r w:rsidRPr="000B1C24">
              <w:rPr>
                <w:rFonts w:ascii="Arial" w:hAnsi="Arial" w:cs="Arial"/>
                <w:color w:val="000000"/>
                <w:sz w:val="18"/>
                <w:szCs w:val="18"/>
              </w:rPr>
              <w:t>Not published, available from CNICS</w:t>
            </w:r>
          </w:p>
        </w:tc>
      </w:tr>
      <w:tr w:rsidR="00456125" w:rsidRPr="000B1C24" w14:paraId="5C8E5EB8" w14:textId="77777777" w:rsidTr="00F44BC1">
        <w:tc>
          <w:tcPr>
            <w:tcW w:w="9350" w:type="dxa"/>
            <w:gridSpan w:val="2"/>
            <w:tcBorders>
              <w:top w:val="single" w:sz="18" w:space="0" w:color="2F5496" w:themeColor="accent1" w:themeShade="BF"/>
              <w:left w:val="single" w:sz="18" w:space="0" w:color="2F5496" w:themeColor="accent1" w:themeShade="BF"/>
              <w:right w:val="single" w:sz="18" w:space="0" w:color="2F5496" w:themeColor="accent1" w:themeShade="BF"/>
            </w:tcBorders>
            <w:shd w:val="clear" w:color="auto" w:fill="EEF4FF"/>
            <w:vAlign w:val="center"/>
          </w:tcPr>
          <w:p w14:paraId="79CD85AE" w14:textId="77777777" w:rsidR="00456125" w:rsidRPr="000B1C24" w:rsidRDefault="00456125" w:rsidP="00F44BC1">
            <w:pPr>
              <w:rPr>
                <w:rFonts w:ascii="Arial" w:eastAsia="Calibri" w:hAnsi="Arial" w:cs="Arial"/>
                <w:color w:val="000000"/>
                <w:sz w:val="18"/>
                <w:szCs w:val="18"/>
              </w:rPr>
            </w:pPr>
            <w:r w:rsidRPr="000B1C24">
              <w:rPr>
                <w:rFonts w:ascii="Arial" w:hAnsi="Arial" w:cs="Arial"/>
                <w:b/>
                <w:bCs/>
                <w:color w:val="000000"/>
                <w:sz w:val="18"/>
                <w:szCs w:val="18"/>
              </w:rPr>
              <w:t>Exposure to Violence</w:t>
            </w:r>
          </w:p>
        </w:tc>
      </w:tr>
      <w:tr w:rsidR="00456125" w:rsidRPr="000B1C24" w14:paraId="16A6CF61" w14:textId="77777777" w:rsidTr="00F44BC1">
        <w:trPr>
          <w:trHeight w:val="1217"/>
        </w:trPr>
        <w:tc>
          <w:tcPr>
            <w:tcW w:w="3667" w:type="dxa"/>
            <w:tcBorders>
              <w:left w:val="single" w:sz="18" w:space="0" w:color="2F5496" w:themeColor="accent1" w:themeShade="BF"/>
            </w:tcBorders>
            <w:shd w:val="clear" w:color="auto" w:fill="EEF4FF"/>
            <w:vAlign w:val="center"/>
          </w:tcPr>
          <w:p w14:paraId="5CD49215"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Intimate partner violence (past year)</w:t>
            </w:r>
          </w:p>
        </w:tc>
        <w:tc>
          <w:tcPr>
            <w:tcW w:w="5683" w:type="dxa"/>
            <w:tcBorders>
              <w:right w:val="single" w:sz="18" w:space="0" w:color="2F5496" w:themeColor="accent1" w:themeShade="BF"/>
            </w:tcBorders>
            <w:shd w:val="clear" w:color="auto" w:fill="EEF4FF"/>
            <w:vAlign w:val="center"/>
          </w:tcPr>
          <w:p w14:paraId="61F51647" w14:textId="75C9B842" w:rsidR="00456125" w:rsidRPr="000B1C24" w:rsidRDefault="00456125" w:rsidP="00F44BC1">
            <w:pPr>
              <w:rPr>
                <w:rFonts w:ascii="Arial" w:hAnsi="Arial" w:cs="Arial"/>
                <w:color w:val="000000" w:themeColor="text1"/>
                <w:sz w:val="18"/>
                <w:szCs w:val="18"/>
              </w:rPr>
            </w:pPr>
            <w:r w:rsidRPr="000B1C24">
              <w:rPr>
                <w:rFonts w:ascii="Arial" w:hAnsi="Arial" w:cs="Arial"/>
                <w:color w:val="000000" w:themeColor="text1"/>
                <w:sz w:val="18"/>
                <w:szCs w:val="18"/>
              </w:rPr>
              <w:t>Intimate Partner Violence 4-item measure (IPV-4)</w:t>
            </w:r>
            <w:r w:rsidRPr="000B1C24">
              <w:rPr>
                <w:rFonts w:ascii="Arial" w:hAnsi="Arial" w:cs="Arial"/>
                <w:color w:val="000000" w:themeColor="text1"/>
                <w:sz w:val="18"/>
                <w:szCs w:val="18"/>
              </w:rPr>
              <w:fldChar w:fldCharType="begin"/>
            </w:r>
            <w:r w:rsidR="00CD5400">
              <w:rPr>
                <w:rFonts w:ascii="Arial" w:hAnsi="Arial" w:cs="Arial"/>
                <w:color w:val="000000" w:themeColor="text1"/>
                <w:sz w:val="18"/>
                <w:szCs w:val="18"/>
              </w:rPr>
              <w:instrText xml:space="preserve"> ADDIN EN.CITE &lt;EndNote&gt;&lt;Cite&gt;&lt;Author&gt;Fitzsimmons&lt;/Author&gt;&lt;Year&gt;2019&lt;/Year&gt;&lt;RecNum&gt;488&lt;/RecNum&gt;&lt;DisplayText&gt;&lt;style face="superscript"&gt;50&lt;/style&gt;&lt;/DisplayText&gt;&lt;record&gt;&lt;rec-number&gt;488&lt;/rec-number&gt;&lt;foreign-keys&gt;&lt;key app="EN" db-id="xxfsw9swfxt0ske09wtp9wpk0zxtd22fzx29" timestamp="1569861023"&gt;488&lt;/key&gt;&lt;/foreign-keys&gt;&lt;ref-type name="Conference Paper"&gt;47&lt;/ref-type&gt;&lt;contributors&gt;&lt;authors&gt;&lt;author&gt;Fitzsimmons, E&lt;/author&gt;&lt;author&gt;Loo, S&lt;/author&gt;&lt;author&gt;Dougherty, S&lt;/author&gt;&lt;author&gt;Mathews, WC&lt;/author&gt;&lt;author&gt;Mugavero, MJ&lt;/author&gt;&lt;author&gt;Mayer, KH&lt;/author&gt;&lt;author&gt;Potter, J&lt;/author&gt;&lt;author&gt;O’Cleirigh, C&lt;/author&gt;&lt;author&gt;Crane, PK&lt;/author&gt;&lt;author&gt;Crane, HM&lt;/author&gt;&lt;author&gt;Fredericksen, RJ&lt;/author&gt;&lt;/authors&gt;&lt;/contributors&gt;&lt;titles&gt;&lt;title&gt;Development and Content Validation of the IPV-4, a Brief Patient-Reported Measure of Intimate Partner Violence for Use in HIV Care.&lt;/title&gt;&lt;secondary-title&gt;International Society of Quality of Life Research Conference&lt;/secondary-title&gt;&lt;/titles&gt;&lt;dates&gt;&lt;year&gt;2019&lt;/year&gt;&lt;pub-dates&gt;&lt;date&gt;October 21, 20019&lt;/date&gt;&lt;/pub-dates&gt;&lt;/dates&gt;&lt;pub-location&gt;San Diego, California&lt;/pub-location&gt;&lt;urls&gt;&lt;/urls&gt;&lt;/record&gt;&lt;/Cite&gt;&lt;/EndNote&gt;</w:instrText>
            </w:r>
            <w:r w:rsidRPr="000B1C24">
              <w:rPr>
                <w:rFonts w:ascii="Arial" w:hAnsi="Arial" w:cs="Arial"/>
                <w:color w:val="000000" w:themeColor="text1"/>
                <w:sz w:val="18"/>
                <w:szCs w:val="18"/>
              </w:rPr>
              <w:fldChar w:fldCharType="separate"/>
            </w:r>
            <w:r w:rsidR="00CD5400" w:rsidRPr="00CD5400">
              <w:rPr>
                <w:rFonts w:ascii="Arial" w:hAnsi="Arial" w:cs="Arial"/>
                <w:noProof/>
                <w:color w:val="000000" w:themeColor="text1"/>
                <w:sz w:val="18"/>
                <w:szCs w:val="18"/>
                <w:vertAlign w:val="superscript"/>
              </w:rPr>
              <w:t>50</w:t>
            </w:r>
            <w:r w:rsidRPr="000B1C24">
              <w:rPr>
                <w:rFonts w:ascii="Arial" w:hAnsi="Arial" w:cs="Arial"/>
                <w:color w:val="000000" w:themeColor="text1"/>
                <w:sz w:val="18"/>
                <w:szCs w:val="18"/>
              </w:rPr>
              <w:fldChar w:fldCharType="end"/>
            </w:r>
          </w:p>
          <w:p w14:paraId="12649C27" w14:textId="77777777" w:rsidR="00456125" w:rsidRPr="000B1C24" w:rsidRDefault="00456125" w:rsidP="00F44BC1">
            <w:pPr>
              <w:rPr>
                <w:rFonts w:ascii="Arial" w:hAnsi="Arial" w:cs="Arial"/>
                <w:color w:val="000000" w:themeColor="text1"/>
                <w:sz w:val="18"/>
                <w:szCs w:val="18"/>
              </w:rPr>
            </w:pPr>
          </w:p>
          <w:p w14:paraId="38C74F66" w14:textId="77777777" w:rsidR="00456125" w:rsidRPr="000B1C24" w:rsidRDefault="00456125" w:rsidP="00F44BC1">
            <w:pPr>
              <w:rPr>
                <w:rFonts w:ascii="Arial" w:hAnsi="Arial" w:cs="Arial"/>
                <w:color w:val="000000" w:themeColor="text1"/>
                <w:sz w:val="18"/>
                <w:szCs w:val="18"/>
              </w:rPr>
            </w:pPr>
            <w:r w:rsidRPr="000B1C24">
              <w:rPr>
                <w:rFonts w:ascii="Arial" w:hAnsi="Arial" w:cs="Arial"/>
                <w:color w:val="000000" w:themeColor="text1"/>
                <w:sz w:val="18"/>
                <w:szCs w:val="18"/>
              </w:rPr>
              <w:t>Includes:</w:t>
            </w:r>
          </w:p>
          <w:p w14:paraId="513DBD9E" w14:textId="77777777" w:rsidR="00456125" w:rsidRPr="000B1C24" w:rsidRDefault="00456125" w:rsidP="00F44BC1">
            <w:pPr>
              <w:pStyle w:val="ListParagraph"/>
              <w:numPr>
                <w:ilvl w:val="0"/>
                <w:numId w:val="8"/>
              </w:numPr>
              <w:ind w:left="310" w:hanging="270"/>
              <w:rPr>
                <w:rFonts w:ascii="Arial" w:hAnsi="Arial" w:cs="Arial"/>
                <w:sz w:val="18"/>
                <w:szCs w:val="18"/>
              </w:rPr>
            </w:pPr>
            <w:r w:rsidRPr="00610F22">
              <w:rPr>
                <w:rFonts w:ascii="Arial" w:eastAsia="Calibri" w:hAnsi="Arial" w:cs="Arial"/>
                <w:color w:val="000000"/>
                <w:sz w:val="18"/>
                <w:szCs w:val="18"/>
              </w:rPr>
              <w:t>Physical</w:t>
            </w:r>
            <w:r w:rsidRPr="000B1C24">
              <w:rPr>
                <w:rFonts w:ascii="Arial" w:hAnsi="Arial" w:cs="Arial"/>
                <w:sz w:val="18"/>
                <w:szCs w:val="18"/>
              </w:rPr>
              <w:t xml:space="preserve"> </w:t>
            </w:r>
            <w:r w:rsidRPr="00610F22">
              <w:rPr>
                <w:rFonts w:ascii="Arial" w:eastAsia="Calibri" w:hAnsi="Arial" w:cs="Arial"/>
                <w:color w:val="000000"/>
                <w:sz w:val="18"/>
                <w:szCs w:val="18"/>
              </w:rPr>
              <w:t>violence</w:t>
            </w:r>
          </w:p>
          <w:p w14:paraId="48A02DC4" w14:textId="77777777" w:rsidR="00456125" w:rsidRPr="000B1C24" w:rsidRDefault="00456125" w:rsidP="00F44BC1">
            <w:pPr>
              <w:pStyle w:val="ListParagraph"/>
              <w:numPr>
                <w:ilvl w:val="0"/>
                <w:numId w:val="8"/>
              </w:numPr>
              <w:ind w:left="310" w:hanging="270"/>
              <w:rPr>
                <w:rFonts w:ascii="Arial" w:hAnsi="Arial" w:cs="Arial"/>
                <w:sz w:val="18"/>
                <w:szCs w:val="18"/>
              </w:rPr>
            </w:pPr>
            <w:r w:rsidRPr="00610F22">
              <w:rPr>
                <w:rFonts w:ascii="Arial" w:eastAsia="Calibri" w:hAnsi="Arial" w:cs="Arial"/>
                <w:color w:val="000000"/>
                <w:sz w:val="18"/>
                <w:szCs w:val="18"/>
              </w:rPr>
              <w:t>Sexual</w:t>
            </w:r>
            <w:r w:rsidRPr="000B1C24">
              <w:rPr>
                <w:rFonts w:ascii="Arial" w:hAnsi="Arial" w:cs="Arial"/>
                <w:sz w:val="18"/>
                <w:szCs w:val="18"/>
              </w:rPr>
              <w:t xml:space="preserve"> </w:t>
            </w:r>
            <w:r w:rsidRPr="00610F22">
              <w:rPr>
                <w:rFonts w:ascii="Arial" w:eastAsia="Calibri" w:hAnsi="Arial" w:cs="Arial"/>
                <w:color w:val="000000"/>
                <w:sz w:val="18"/>
                <w:szCs w:val="18"/>
              </w:rPr>
              <w:t>violence</w:t>
            </w:r>
          </w:p>
          <w:p w14:paraId="44088A1A" w14:textId="77777777" w:rsidR="00456125" w:rsidRPr="00610F22" w:rsidRDefault="00456125" w:rsidP="00F44BC1">
            <w:pPr>
              <w:pStyle w:val="ListParagraph"/>
              <w:numPr>
                <w:ilvl w:val="0"/>
                <w:numId w:val="8"/>
              </w:numPr>
              <w:ind w:left="310" w:hanging="270"/>
              <w:rPr>
                <w:rFonts w:ascii="Arial" w:hAnsi="Arial" w:cs="Arial"/>
                <w:sz w:val="18"/>
                <w:szCs w:val="18"/>
              </w:rPr>
            </w:pPr>
            <w:r w:rsidRPr="00610F22">
              <w:rPr>
                <w:rFonts w:ascii="Arial" w:eastAsia="Calibri" w:hAnsi="Arial" w:cs="Arial"/>
                <w:color w:val="000000"/>
                <w:sz w:val="18"/>
                <w:szCs w:val="18"/>
              </w:rPr>
              <w:t>Psychological</w:t>
            </w:r>
            <w:r w:rsidRPr="000B1C24">
              <w:rPr>
                <w:rFonts w:ascii="Arial" w:hAnsi="Arial" w:cs="Arial"/>
                <w:sz w:val="18"/>
                <w:szCs w:val="18"/>
              </w:rPr>
              <w:t xml:space="preserve"> violence</w:t>
            </w:r>
          </w:p>
        </w:tc>
      </w:tr>
      <w:tr w:rsidR="00456125" w:rsidRPr="000B1C24" w14:paraId="2E5CC991" w14:textId="77777777" w:rsidTr="00F44BC1">
        <w:tc>
          <w:tcPr>
            <w:tcW w:w="3667" w:type="dxa"/>
            <w:tcBorders>
              <w:left w:val="single" w:sz="18" w:space="0" w:color="2F5496" w:themeColor="accent1" w:themeShade="BF"/>
              <w:bottom w:val="single" w:sz="18" w:space="0" w:color="2F5496" w:themeColor="accent1" w:themeShade="BF"/>
            </w:tcBorders>
            <w:shd w:val="clear" w:color="auto" w:fill="EEF4FF"/>
            <w:vAlign w:val="center"/>
          </w:tcPr>
          <w:p w14:paraId="186E7E1A"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Childhood household violence (before age 18)</w:t>
            </w:r>
          </w:p>
        </w:tc>
        <w:tc>
          <w:tcPr>
            <w:tcW w:w="5683" w:type="dxa"/>
            <w:tcBorders>
              <w:bottom w:val="single" w:sz="18" w:space="0" w:color="2F5496" w:themeColor="accent1" w:themeShade="BF"/>
              <w:right w:val="single" w:sz="18" w:space="0" w:color="2F5496" w:themeColor="accent1" w:themeShade="BF"/>
            </w:tcBorders>
            <w:shd w:val="clear" w:color="auto" w:fill="EEF4FF"/>
            <w:vAlign w:val="center"/>
          </w:tcPr>
          <w:p w14:paraId="61E87852" w14:textId="3C4F151F" w:rsidR="00456125" w:rsidRPr="000B1C24" w:rsidRDefault="00456125" w:rsidP="00F44BC1">
            <w:pPr>
              <w:rPr>
                <w:rFonts w:ascii="Arial" w:eastAsia="Calibri" w:hAnsi="Arial" w:cs="Arial"/>
                <w:color w:val="000000"/>
                <w:sz w:val="18"/>
                <w:szCs w:val="18"/>
              </w:rPr>
            </w:pPr>
            <w:r w:rsidRPr="000B1C24">
              <w:rPr>
                <w:rFonts w:ascii="Arial" w:hAnsi="Arial" w:cs="Arial"/>
                <w:sz w:val="18"/>
                <w:szCs w:val="18"/>
              </w:rPr>
              <w:t>Adverse Childhood Experiences-International Questionnaire (ACE-IQ) (adapted)</w:t>
            </w:r>
            <w:r w:rsidRPr="000B1C24">
              <w:rPr>
                <w:rFonts w:ascii="Arial" w:hAnsi="Arial" w:cs="Arial"/>
                <w:sz w:val="18"/>
                <w:szCs w:val="18"/>
              </w:rPr>
              <w:fldChar w:fldCharType="begin"/>
            </w:r>
            <w:r w:rsidR="00CD5400">
              <w:rPr>
                <w:rFonts w:ascii="Arial" w:hAnsi="Arial" w:cs="Arial"/>
                <w:sz w:val="18"/>
                <w:szCs w:val="18"/>
              </w:rPr>
              <w:instrText xml:space="preserve"> ADDIN EN.CITE &lt;EndNote&gt;&lt;Cite&gt;&lt;Author&gt;Organization&lt;/Author&gt;&lt;Year&gt;2018&lt;/Year&gt;&lt;RecNum&gt;489&lt;/RecNum&gt;&lt;DisplayText&gt;&lt;style face="superscript"&gt;51&lt;/style&gt;&lt;/DisplayText&gt;&lt;record&gt;&lt;rec-number&gt;489&lt;/rec-number&gt;&lt;foreign-keys&gt;&lt;key app="EN" db-id="xxfsw9swfxt0ske09wtp9wpk0zxtd22fzx29" timestamp="1569861248"&gt;489&lt;/key&gt;&lt;/foreign-keys&gt;&lt;ref-type name="Web Page"&gt;12&lt;/ref-type&gt;&lt;contributors&gt;&lt;authors&gt;&lt;author&gt;World Health Organization,&lt;/author&gt;&lt;/authors&gt;&lt;/contributors&gt;&lt;titles&gt;&lt;title&gt; Adverse Childhood Experiences International Questionnaire.&lt;/title&gt;&lt;secondary-title&gt;Adverse Childhood Experiences International Questionnaire (ACE-IQ)&lt;/secondary-title&gt;&lt;/titles&gt;&lt;dates&gt;&lt;year&gt;2018&lt;/year&gt;&lt;/dates&gt;&lt;pub-location&gt;Geneva&lt;/pub-location&gt;&lt;publisher&gt;WHO&lt;/publisher&gt;&lt;urls&gt;&lt;related-urls&gt;&lt;url&gt;http://www.who.int/violence_injury_prevention/violence/activities/adverse_childhood_experiences/en/ &lt;/url&gt;&lt;/related-urls&gt;&lt;/urls&gt;&lt;/record&gt;&lt;/Cite&gt;&lt;/EndNote&gt;</w:instrText>
            </w:r>
            <w:r w:rsidRPr="000B1C24">
              <w:rPr>
                <w:rFonts w:ascii="Arial" w:hAnsi="Arial" w:cs="Arial"/>
                <w:sz w:val="18"/>
                <w:szCs w:val="18"/>
              </w:rPr>
              <w:fldChar w:fldCharType="separate"/>
            </w:r>
            <w:r w:rsidR="00CD5400" w:rsidRPr="00CD5400">
              <w:rPr>
                <w:rFonts w:ascii="Arial" w:hAnsi="Arial" w:cs="Arial"/>
                <w:noProof/>
                <w:sz w:val="18"/>
                <w:szCs w:val="18"/>
                <w:vertAlign w:val="superscript"/>
              </w:rPr>
              <w:t>51</w:t>
            </w:r>
            <w:r w:rsidRPr="000B1C24">
              <w:rPr>
                <w:rFonts w:ascii="Arial" w:hAnsi="Arial" w:cs="Arial"/>
                <w:sz w:val="18"/>
                <w:szCs w:val="18"/>
              </w:rPr>
              <w:fldChar w:fldCharType="end"/>
            </w:r>
          </w:p>
        </w:tc>
      </w:tr>
      <w:tr w:rsidR="00456125" w:rsidRPr="000B1C24" w14:paraId="7471AAF2" w14:textId="77777777" w:rsidTr="00F44BC1">
        <w:tc>
          <w:tcPr>
            <w:tcW w:w="9350" w:type="dxa"/>
            <w:gridSpan w:val="2"/>
            <w:tcBorders>
              <w:top w:val="single" w:sz="18" w:space="0" w:color="2F5496" w:themeColor="accent1" w:themeShade="BF"/>
              <w:left w:val="single" w:sz="18" w:space="0" w:color="2F5496" w:themeColor="accent1" w:themeShade="BF"/>
              <w:bottom w:val="single" w:sz="8" w:space="0" w:color="2F5496" w:themeColor="accent1" w:themeShade="BF"/>
              <w:right w:val="single" w:sz="18" w:space="0" w:color="2F5496" w:themeColor="accent1" w:themeShade="BF"/>
            </w:tcBorders>
            <w:shd w:val="clear" w:color="auto" w:fill="D9E2F3" w:themeFill="accent1" w:themeFillTint="33"/>
            <w:vAlign w:val="center"/>
          </w:tcPr>
          <w:p w14:paraId="38AD891B" w14:textId="77777777" w:rsidR="00456125" w:rsidRPr="000B1C24" w:rsidRDefault="00456125" w:rsidP="00F44BC1">
            <w:pPr>
              <w:rPr>
                <w:rFonts w:ascii="Arial" w:eastAsia="Calibri" w:hAnsi="Arial" w:cs="Arial"/>
                <w:color w:val="000000"/>
                <w:sz w:val="18"/>
                <w:szCs w:val="18"/>
              </w:rPr>
            </w:pPr>
            <w:r w:rsidRPr="000B1C24">
              <w:rPr>
                <w:rFonts w:ascii="Arial" w:hAnsi="Arial" w:cs="Arial"/>
                <w:b/>
                <w:bCs/>
                <w:color w:val="000000"/>
                <w:sz w:val="18"/>
                <w:szCs w:val="18"/>
              </w:rPr>
              <w:t>Social Dimension</w:t>
            </w:r>
          </w:p>
        </w:tc>
      </w:tr>
      <w:tr w:rsidR="00456125" w:rsidRPr="000B1C24" w14:paraId="65C04165" w14:textId="77777777" w:rsidTr="00F44BC1">
        <w:tc>
          <w:tcPr>
            <w:tcW w:w="3667" w:type="dxa"/>
            <w:tcBorders>
              <w:top w:val="single" w:sz="8" w:space="0" w:color="2F5496" w:themeColor="accent1" w:themeShade="BF"/>
              <w:left w:val="single" w:sz="18" w:space="0" w:color="2F5496" w:themeColor="accent1" w:themeShade="BF"/>
              <w:bottom w:val="single" w:sz="8" w:space="0" w:color="2F5496" w:themeColor="accent1" w:themeShade="BF"/>
            </w:tcBorders>
            <w:shd w:val="clear" w:color="auto" w:fill="D9E2F3" w:themeFill="accent1" w:themeFillTint="33"/>
            <w:vAlign w:val="center"/>
          </w:tcPr>
          <w:p w14:paraId="47B7F376"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Social support (current)</w:t>
            </w:r>
          </w:p>
        </w:tc>
        <w:tc>
          <w:tcPr>
            <w:tcW w:w="5683" w:type="dxa"/>
            <w:tcBorders>
              <w:top w:val="single" w:sz="8" w:space="0" w:color="2F5496" w:themeColor="accent1" w:themeShade="BF"/>
              <w:bottom w:val="single" w:sz="8" w:space="0" w:color="2F5496" w:themeColor="accent1" w:themeShade="BF"/>
              <w:right w:val="single" w:sz="18" w:space="0" w:color="2F5496" w:themeColor="accent1" w:themeShade="BF"/>
            </w:tcBorders>
            <w:shd w:val="clear" w:color="auto" w:fill="D9E2F3" w:themeFill="accent1" w:themeFillTint="33"/>
            <w:vAlign w:val="center"/>
          </w:tcPr>
          <w:p w14:paraId="7703BEEB" w14:textId="21507BD9" w:rsidR="00456125" w:rsidRPr="000B1C24" w:rsidRDefault="00456125" w:rsidP="00F44BC1">
            <w:pPr>
              <w:rPr>
                <w:rFonts w:ascii="Arial" w:eastAsia="Calibri" w:hAnsi="Arial" w:cs="Arial"/>
                <w:color w:val="000000"/>
                <w:sz w:val="18"/>
                <w:szCs w:val="18"/>
              </w:rPr>
            </w:pPr>
            <w:r w:rsidRPr="000B1C24">
              <w:rPr>
                <w:rFonts w:ascii="Arial" w:hAnsi="Arial" w:cs="Arial"/>
                <w:color w:val="000000" w:themeColor="text1"/>
                <w:sz w:val="18"/>
                <w:szCs w:val="18"/>
              </w:rPr>
              <w:t>Multifactorial Assessment of Perceived Social Support-Short Form (MAPSS-SF)</w:t>
            </w:r>
            <w:r w:rsidRPr="000B1C24">
              <w:rPr>
                <w:rFonts w:ascii="Arial" w:hAnsi="Arial" w:cs="Arial"/>
                <w:color w:val="000000" w:themeColor="text1"/>
                <w:sz w:val="18"/>
                <w:szCs w:val="18"/>
              </w:rPr>
              <w:fldChar w:fldCharType="begin">
                <w:fldData xml:space="preserve">PEVuZE5vdGU+PENpdGU+PEF1dGhvcj5GcmVkZXJpY2tzZW48L0F1dGhvcj48WWVhcj4yMDE5PC9Z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</w:fldData>
              </w:fldChar>
            </w:r>
            <w:r w:rsidR="00CD5400">
              <w:rPr>
                <w:rFonts w:ascii="Arial" w:hAnsi="Arial" w:cs="Arial"/>
                <w:color w:val="000000" w:themeColor="text1"/>
                <w:sz w:val="18"/>
                <w:szCs w:val="18"/>
              </w:rPr>
              <w:instrText xml:space="preserve"> ADDIN EN.CITE </w:instrText>
            </w:r>
            <w:r w:rsidR="00CD5400">
              <w:rPr>
                <w:rFonts w:ascii="Arial" w:hAnsi="Arial" w:cs="Arial"/>
                <w:color w:val="000000" w:themeColor="text1"/>
                <w:sz w:val="18"/>
                <w:szCs w:val="18"/>
              </w:rPr>
              <w:fldChar w:fldCharType="begin">
                <w:fldData xml:space="preserve">PEVuZE5vdGU+PENpdGU+PEF1dGhvcj5GcmVkZXJpY2tzZW48L0F1dGhvcj48WWVhcj4yMDE5PC9Z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</w:fldData>
              </w:fldChar>
            </w:r>
            <w:r w:rsidR="00CD5400">
              <w:rPr>
                <w:rFonts w:ascii="Arial" w:hAnsi="Arial" w:cs="Arial"/>
                <w:color w:val="000000" w:themeColor="text1"/>
                <w:sz w:val="18"/>
                <w:szCs w:val="18"/>
              </w:rPr>
              <w:instrText xml:space="preserve"> ADDIN EN.CITE.DATA </w:instrText>
            </w:r>
            <w:r w:rsidR="00CD5400">
              <w:rPr>
                <w:rFonts w:ascii="Arial" w:hAnsi="Arial" w:cs="Arial"/>
                <w:color w:val="000000" w:themeColor="text1"/>
                <w:sz w:val="18"/>
                <w:szCs w:val="18"/>
              </w:rPr>
            </w:r>
            <w:r w:rsidR="00CD5400">
              <w:rPr>
                <w:rFonts w:ascii="Arial" w:hAnsi="Arial" w:cs="Arial"/>
                <w:color w:val="000000" w:themeColor="text1"/>
                <w:sz w:val="18"/>
                <w:szCs w:val="18"/>
              </w:rPr>
              <w:fldChar w:fldCharType="end"/>
            </w:r>
            <w:r w:rsidRPr="000B1C24">
              <w:rPr>
                <w:rFonts w:ascii="Arial" w:hAnsi="Arial" w:cs="Arial"/>
                <w:color w:val="000000" w:themeColor="text1"/>
                <w:sz w:val="18"/>
                <w:szCs w:val="18"/>
              </w:rPr>
            </w:r>
            <w:r w:rsidRPr="000B1C24">
              <w:rPr>
                <w:rFonts w:ascii="Arial" w:hAnsi="Arial" w:cs="Arial"/>
                <w:color w:val="000000" w:themeColor="text1"/>
                <w:sz w:val="18"/>
                <w:szCs w:val="18"/>
              </w:rPr>
              <w:fldChar w:fldCharType="separate"/>
            </w:r>
            <w:r w:rsidR="00CD5400" w:rsidRPr="00CD5400">
              <w:rPr>
                <w:rFonts w:ascii="Arial" w:hAnsi="Arial" w:cs="Arial"/>
                <w:noProof/>
                <w:color w:val="000000" w:themeColor="text1"/>
                <w:sz w:val="18"/>
                <w:szCs w:val="18"/>
                <w:vertAlign w:val="superscript"/>
              </w:rPr>
              <w:t>52</w:t>
            </w:r>
            <w:r w:rsidRPr="000B1C24">
              <w:rPr>
                <w:rFonts w:ascii="Arial" w:hAnsi="Arial" w:cs="Arial"/>
                <w:color w:val="000000" w:themeColor="text1"/>
                <w:sz w:val="18"/>
                <w:szCs w:val="18"/>
              </w:rPr>
              <w:fldChar w:fldCharType="end"/>
            </w:r>
          </w:p>
        </w:tc>
      </w:tr>
      <w:tr w:rsidR="00456125" w:rsidRPr="000B1C24" w14:paraId="2BF31598" w14:textId="77777777" w:rsidTr="00F44BC1">
        <w:tc>
          <w:tcPr>
            <w:tcW w:w="3667" w:type="dxa"/>
            <w:tcBorders>
              <w:top w:val="single" w:sz="8" w:space="0" w:color="2F5496" w:themeColor="accent1" w:themeShade="BF"/>
              <w:left w:val="single" w:sz="18" w:space="0" w:color="2F5496" w:themeColor="accent1" w:themeShade="BF"/>
              <w:bottom w:val="single" w:sz="18" w:space="0" w:color="2F5496" w:themeColor="accent1" w:themeShade="BF"/>
            </w:tcBorders>
            <w:shd w:val="clear" w:color="auto" w:fill="D9E2F3" w:themeFill="accent1" w:themeFillTint="33"/>
            <w:vAlign w:val="center"/>
          </w:tcPr>
          <w:p w14:paraId="1B999BA2"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 xml:space="preserve">HIV-related stigma (current) </w:t>
            </w:r>
          </w:p>
        </w:tc>
        <w:tc>
          <w:tcPr>
            <w:tcW w:w="5683" w:type="dxa"/>
            <w:tcBorders>
              <w:top w:val="single" w:sz="8" w:space="0" w:color="2F5496" w:themeColor="accent1" w:themeShade="BF"/>
              <w:bottom w:val="single" w:sz="18" w:space="0" w:color="2F5496" w:themeColor="accent1" w:themeShade="BF"/>
              <w:right w:val="single" w:sz="18" w:space="0" w:color="2F5496" w:themeColor="accent1" w:themeShade="BF"/>
            </w:tcBorders>
            <w:shd w:val="clear" w:color="auto" w:fill="D9E2F3" w:themeFill="accent1" w:themeFillTint="33"/>
            <w:vAlign w:val="center"/>
          </w:tcPr>
          <w:p w14:paraId="6EF44474" w14:textId="43F0C406" w:rsidR="00456125" w:rsidRPr="000B1C24" w:rsidRDefault="00456125" w:rsidP="00F44BC1">
            <w:pPr>
              <w:rPr>
                <w:rFonts w:ascii="Arial" w:eastAsia="Calibri" w:hAnsi="Arial" w:cs="Arial"/>
                <w:color w:val="000000"/>
                <w:sz w:val="18"/>
                <w:szCs w:val="18"/>
              </w:rPr>
            </w:pPr>
            <w:r w:rsidRPr="000B1C24">
              <w:rPr>
                <w:rFonts w:ascii="Arial" w:hAnsi="Arial" w:cs="Arial"/>
                <w:color w:val="000000" w:themeColor="text1"/>
                <w:sz w:val="18"/>
                <w:szCs w:val="18"/>
              </w:rPr>
              <w:t>HIV Stigma Mechanism Measure (adapted)</w:t>
            </w:r>
            <w:r w:rsidRPr="000B1C24">
              <w:rPr>
                <w:rFonts w:ascii="Arial" w:hAnsi="Arial" w:cs="Arial"/>
                <w:color w:val="000000" w:themeColor="text1"/>
                <w:sz w:val="18"/>
                <w:szCs w:val="18"/>
              </w:rPr>
              <w:fldChar w:fldCharType="begin"/>
            </w:r>
            <w:r w:rsidR="00CD5400">
              <w:rPr>
                <w:rFonts w:ascii="Arial" w:hAnsi="Arial" w:cs="Arial"/>
                <w:color w:val="000000" w:themeColor="text1"/>
                <w:sz w:val="18"/>
                <w:szCs w:val="18"/>
              </w:rPr>
              <w:instrText xml:space="preserve"> ADDIN EN.CITE &lt;EndNote&gt;&lt;Cite&gt;&lt;Author&gt;Earnshaw&lt;/Author&gt;&lt;Year&gt;2013&lt;/Year&gt;&lt;RecNum&gt;1625&lt;/RecNum&gt;&lt;DisplayText&gt;&lt;style face="superscript"&gt;53&lt;/style&gt;&lt;/DisplayText&gt;&lt;record&gt;&lt;rec-number&gt;1625&lt;/rec-number&gt;&lt;foreign-keys&gt;&lt;key app="EN" db-id="92rrzf922vddp7e2dw9p9vv422e0tp5s50ws" timestamp="1579730942"&gt;1625&lt;/key&gt;&lt;/foreign-keys&gt;&lt;ref-type name="Journal Article"&gt;17&lt;/ref-type&gt;&lt;contributors&gt;&lt;authors&gt;&lt;author&gt;Earnshaw, V. A.&lt;/author&gt;&lt;author&gt;Smith, L. R.&lt;/author&gt;&lt;author&gt;Chaudoir, S. R.&lt;/author&gt;&lt;author&gt;Amico, K. R.&lt;/author&gt;&lt;author&gt;Copenhaver, M. M.&lt;/author&gt;&lt;/authors&gt;&lt;/contributors&gt;&lt;auth-address&gt;School of Public Health and the Center for Interdisciplinary Research on AIDS, Yale University, 135 College Street, Suite 200, New Haven, CT 06510, USA. valerie.earnshaw@gmail.com&lt;/auth-address&gt;&lt;titles&gt;&lt;title&gt;HIV stigma mechanisms and well-being among PLWH: a test of the HIV stigma framework&lt;/title&gt;&lt;secondary-title&gt;AIDS Behav&lt;/secondary-title&gt;&lt;/titles&gt;&lt;periodical&gt;&lt;full-title&gt;AIDS Behav&lt;/full-title&gt;&lt;/periodical&gt;&lt;pages&gt;1785-95&lt;/pages&gt;&lt;volume&gt;17&lt;/volume&gt;&lt;number&gt;5&lt;/number&gt;&lt;keywords&gt;&lt;keyword&gt;*Adaptation, Psychological&lt;/keyword&gt;&lt;keyword&gt;Female&lt;/keyword&gt;&lt;keyword&gt;HIV Infections/*psychology&lt;/keyword&gt;&lt;keyword&gt;Health Status&lt;/keyword&gt;&lt;keyword&gt;Humans&lt;/keyword&gt;&lt;keyword&gt;Male&lt;/keyword&gt;&lt;keyword&gt;Medication Adherence/psychology&lt;/keyword&gt;&lt;keyword&gt;Middle Aged&lt;/keyword&gt;&lt;keyword&gt;Models, Psychological&lt;/keyword&gt;&lt;keyword&gt;New York City&lt;/keyword&gt;&lt;keyword&gt;Prejudice/psychology&lt;/keyword&gt;&lt;keyword&gt;Socioeconomic Factors&lt;/keyword&gt;&lt;keyword&gt;*Stereotyping&lt;/keyword&gt;&lt;/keywords&gt;&lt;dates&gt;&lt;year&gt;2013&lt;/year&gt;&lt;pub-dates&gt;&lt;date&gt;Jun&lt;/date&gt;&lt;/pub-dates&gt;&lt;/dates&gt;&lt;isbn&gt;1573-3254 (Electronic)&amp;#xD;1090-7165 (Linking)&lt;/isbn&gt;&lt;accession-num&gt;23456594&lt;/accession-num&gt;&lt;urls&gt;&lt;related-urls&gt;&lt;url&gt;https://www.ncbi.nlm.nih.gov/pubmed/23456594&lt;/url&gt;&lt;/related-urls&gt;&lt;/urls&gt;&lt;custom2&gt;PMC3664141&lt;/custom2&gt;&lt;electronic-resource-num&gt;10.1007/s10461-013-0437-9&lt;/electronic-resource-num&gt;&lt;/record&gt;&lt;/Cite&gt;&lt;/EndNote&gt;</w:instrText>
            </w:r>
            <w:r w:rsidRPr="000B1C24">
              <w:rPr>
                <w:rFonts w:ascii="Arial" w:hAnsi="Arial" w:cs="Arial"/>
                <w:color w:val="000000" w:themeColor="text1"/>
                <w:sz w:val="18"/>
                <w:szCs w:val="18"/>
              </w:rPr>
              <w:fldChar w:fldCharType="separate"/>
            </w:r>
            <w:r w:rsidR="00CD5400" w:rsidRPr="00CD5400">
              <w:rPr>
                <w:rFonts w:ascii="Arial" w:hAnsi="Arial" w:cs="Arial"/>
                <w:noProof/>
                <w:color w:val="000000" w:themeColor="text1"/>
                <w:sz w:val="18"/>
                <w:szCs w:val="18"/>
                <w:vertAlign w:val="superscript"/>
              </w:rPr>
              <w:t>53</w:t>
            </w:r>
            <w:r w:rsidRPr="000B1C24">
              <w:rPr>
                <w:rFonts w:ascii="Arial" w:hAnsi="Arial" w:cs="Arial"/>
                <w:color w:val="000000" w:themeColor="text1"/>
                <w:sz w:val="18"/>
                <w:szCs w:val="18"/>
              </w:rPr>
              <w:fldChar w:fldCharType="end"/>
            </w:r>
          </w:p>
        </w:tc>
      </w:tr>
      <w:tr w:rsidR="00456125" w:rsidRPr="000B1C24" w14:paraId="7334B32E" w14:textId="77777777" w:rsidTr="00F44BC1">
        <w:tc>
          <w:tcPr>
            <w:tcW w:w="3667" w:type="dxa"/>
            <w:tcBorders>
              <w:top w:val="single" w:sz="18" w:space="0" w:color="2F5496" w:themeColor="accent1" w:themeShade="BF"/>
              <w:left w:val="single" w:sz="18" w:space="0" w:color="2F5496" w:themeColor="accent1" w:themeShade="BF"/>
              <w:bottom w:val="single" w:sz="8" w:space="0" w:color="2F5496" w:themeColor="accent1" w:themeShade="BF"/>
            </w:tcBorders>
            <w:shd w:val="clear" w:color="auto" w:fill="EEF4FF"/>
            <w:vAlign w:val="center"/>
          </w:tcPr>
          <w:p w14:paraId="27904103" w14:textId="77777777" w:rsidR="00456125" w:rsidRPr="000B1C24" w:rsidRDefault="00456125" w:rsidP="00F44BC1">
            <w:pPr>
              <w:rPr>
                <w:rFonts w:ascii="Arial" w:eastAsia="Calibri" w:hAnsi="Arial" w:cs="Arial"/>
                <w:color w:val="000000"/>
                <w:sz w:val="18"/>
                <w:szCs w:val="18"/>
              </w:rPr>
            </w:pPr>
            <w:r w:rsidRPr="000B1C24">
              <w:rPr>
                <w:rFonts w:ascii="Arial" w:hAnsi="Arial" w:cs="Arial"/>
                <w:b/>
                <w:bCs/>
                <w:color w:val="000000"/>
                <w:sz w:val="18"/>
                <w:szCs w:val="18"/>
              </w:rPr>
              <w:t>Quality of Life</w:t>
            </w:r>
          </w:p>
        </w:tc>
        <w:tc>
          <w:tcPr>
            <w:tcW w:w="5683" w:type="dxa"/>
            <w:tcBorders>
              <w:top w:val="single" w:sz="18" w:space="0" w:color="2F5496" w:themeColor="accent1" w:themeShade="BF"/>
              <w:bottom w:val="single" w:sz="8" w:space="0" w:color="2F5496" w:themeColor="accent1" w:themeShade="BF"/>
              <w:right w:val="single" w:sz="18" w:space="0" w:color="2F5496" w:themeColor="accent1" w:themeShade="BF"/>
            </w:tcBorders>
            <w:shd w:val="clear" w:color="auto" w:fill="EEF4FF"/>
            <w:vAlign w:val="center"/>
          </w:tcPr>
          <w:p w14:paraId="641ACCEE" w14:textId="77777777" w:rsidR="00456125" w:rsidRPr="000B1C24" w:rsidRDefault="00456125" w:rsidP="00F44BC1">
            <w:pPr>
              <w:rPr>
                <w:rFonts w:ascii="Arial" w:eastAsia="Calibri" w:hAnsi="Arial" w:cs="Arial"/>
                <w:color w:val="000000"/>
                <w:sz w:val="18"/>
                <w:szCs w:val="18"/>
              </w:rPr>
            </w:pPr>
            <w:r w:rsidRPr="000B1C24">
              <w:rPr>
                <w:rFonts w:ascii="Arial" w:hAnsi="Arial" w:cs="Arial"/>
                <w:color w:val="000000"/>
                <w:sz w:val="18"/>
                <w:szCs w:val="18"/>
              </w:rPr>
              <w:t> </w:t>
            </w:r>
          </w:p>
        </w:tc>
      </w:tr>
      <w:tr w:rsidR="00456125" w:rsidRPr="000B1C24" w14:paraId="2E0C37F2" w14:textId="77777777" w:rsidTr="00F44BC1">
        <w:tc>
          <w:tcPr>
            <w:tcW w:w="3667" w:type="dxa"/>
            <w:tcBorders>
              <w:top w:val="single" w:sz="8" w:space="0" w:color="2F5496" w:themeColor="accent1" w:themeShade="BF"/>
              <w:left w:val="single" w:sz="18" w:space="0" w:color="2F5496" w:themeColor="accent1" w:themeShade="BF"/>
              <w:bottom w:val="single" w:sz="18" w:space="0" w:color="2F5496" w:themeColor="accent1" w:themeShade="BF"/>
            </w:tcBorders>
            <w:shd w:val="clear" w:color="auto" w:fill="EEF4FF"/>
            <w:vAlign w:val="center"/>
          </w:tcPr>
          <w:p w14:paraId="47CADB0E" w14:textId="77777777" w:rsidR="00456125" w:rsidRPr="000B1C24" w:rsidRDefault="00456125" w:rsidP="00F44BC1">
            <w:pPr>
              <w:ind w:left="144"/>
              <w:rPr>
                <w:rFonts w:ascii="Arial" w:eastAsia="Calibri" w:hAnsi="Arial" w:cs="Arial"/>
                <w:color w:val="000000"/>
                <w:sz w:val="18"/>
                <w:szCs w:val="18"/>
              </w:rPr>
            </w:pPr>
            <w:r w:rsidRPr="000B1C24">
              <w:rPr>
                <w:rFonts w:ascii="Arial" w:hAnsi="Arial" w:cs="Arial"/>
                <w:color w:val="000000"/>
                <w:sz w:val="18"/>
                <w:szCs w:val="18"/>
              </w:rPr>
              <w:t>Health-related quality of life (current)</w:t>
            </w:r>
          </w:p>
        </w:tc>
        <w:tc>
          <w:tcPr>
            <w:tcW w:w="5683" w:type="dxa"/>
            <w:tcBorders>
              <w:top w:val="single" w:sz="8" w:space="0" w:color="2F5496" w:themeColor="accent1" w:themeShade="BF"/>
              <w:bottom w:val="single" w:sz="18" w:space="0" w:color="2F5496" w:themeColor="accent1" w:themeShade="BF"/>
              <w:right w:val="single" w:sz="18" w:space="0" w:color="2F5496" w:themeColor="accent1" w:themeShade="BF"/>
            </w:tcBorders>
            <w:shd w:val="clear" w:color="auto" w:fill="EEF4FF"/>
            <w:vAlign w:val="center"/>
          </w:tcPr>
          <w:p w14:paraId="4C427EED" w14:textId="0281C30A" w:rsidR="00456125" w:rsidRPr="000B1C24" w:rsidRDefault="00456125" w:rsidP="00F44BC1">
            <w:pPr>
              <w:rPr>
                <w:rFonts w:ascii="Arial" w:eastAsia="Calibri" w:hAnsi="Arial" w:cs="Arial"/>
                <w:color w:val="000000"/>
                <w:sz w:val="18"/>
                <w:szCs w:val="18"/>
              </w:rPr>
            </w:pPr>
            <w:r w:rsidRPr="000B1C24">
              <w:rPr>
                <w:rFonts w:ascii="Arial" w:hAnsi="Arial" w:cs="Arial"/>
                <w:color w:val="000000" w:themeColor="text1"/>
                <w:sz w:val="18"/>
                <w:szCs w:val="18"/>
              </w:rPr>
              <w:t>EQ-5D</w:t>
            </w:r>
            <w:r w:rsidRPr="000B1C24">
              <w:rPr>
                <w:rFonts w:ascii="Arial" w:hAnsi="Arial" w:cs="Arial"/>
                <w:color w:val="000000" w:themeColor="text1"/>
                <w:sz w:val="18"/>
                <w:szCs w:val="18"/>
              </w:rPr>
              <w:fldChar w:fldCharType="begin"/>
            </w:r>
            <w:r w:rsidR="00CD5400">
              <w:rPr>
                <w:rFonts w:ascii="Arial" w:hAnsi="Arial" w:cs="Arial"/>
                <w:color w:val="000000" w:themeColor="text1"/>
                <w:sz w:val="18"/>
                <w:szCs w:val="18"/>
              </w:rPr>
              <w:instrText xml:space="preserve"> ADDIN EN.CITE &lt;EndNote&gt;&lt;Cite&gt;&lt;Author&gt;EuroQol&lt;/Author&gt;&lt;Year&gt;1990&lt;/Year&gt;&lt;RecNum&gt;483&lt;/RecNum&gt;&lt;DisplayText&gt;&lt;style face="superscript"&gt;54&lt;/style&gt;&lt;/DisplayText&gt;&lt;record&gt;&lt;rec-number&gt;483&lt;/rec-number&gt;&lt;foreign-keys&gt;&lt;key app="EN" db-id="xxfsw9swfxt0ske09wtp9wpk0zxtd22fzx29" timestamp="1569860158"&gt;483&lt;/key&gt;&lt;/foreign-keys&gt;&lt;ref-type name="Journal Article"&gt;17&lt;/ref-type&gt;&lt;contributors&gt;&lt;authors&gt;&lt;author&gt;EuroQol, Group&lt;/author&gt;&lt;/authors&gt;&lt;/contributors&gt;&lt;auth-address&gt;Centre for Health Economics, University of York, York Y01 5DD, United Kingdom.&lt;/auth-address&gt;&lt;titles&gt;&lt;title&gt;EuroQol--a new facility for the measurement of health-related quality of life&lt;/title&gt;&lt;secondary-title&gt;Health Policy&lt;/secondary-title&gt;&lt;/titles&gt;&lt;periodical&gt;&lt;full-title&gt;Health Policy&lt;/full-title&gt;&lt;/periodical&gt;&lt;pages&gt;199-208&lt;/pages&gt;&lt;volume&gt;16&lt;/volume&gt;&lt;number&gt;3&lt;/number&gt;&lt;keywords&gt;&lt;keyword&gt;England&lt;/keyword&gt;&lt;keyword&gt;Europe&lt;/keyword&gt;&lt;keyword&gt;Finland&lt;/keyword&gt;&lt;keyword&gt;Health Services Research/*organization &amp;amp; administration&lt;/keyword&gt;&lt;keyword&gt;*Health Status Indicators&lt;/keyword&gt;&lt;keyword&gt;Netherlands&lt;/keyword&gt;&lt;keyword&gt;Norway&lt;/keyword&gt;&lt;keyword&gt;Pilot Projects&lt;/keyword&gt;&lt;keyword&gt;*Quality of Life&lt;/keyword&gt;&lt;keyword&gt;Surveys and Questionnaires/standards&lt;/keyword&gt;&lt;keyword&gt;Sweden&lt;/keyword&gt;&lt;/keywords&gt;&lt;dates&gt;&lt;year&gt;1990&lt;/year&gt;&lt;pub-dates&gt;&lt;date&gt;Dec&lt;/date&gt;&lt;/pub-dates&gt;&lt;/dates&gt;&lt;isbn&gt;0168-8510 (Print)&amp;#xD;0168-8510 (Linking)&lt;/isbn&gt;&lt;accession-num&gt;10109801&lt;/accession-num&gt;&lt;urls&gt;&lt;related-urls&gt;&lt;url&gt;https://www.ncbi.nlm.nih.gov/pubmed/10109801&lt;/url&gt;&lt;/related-urls&gt;&lt;/urls&gt;&lt;/record&gt;&lt;/Cite&gt;&lt;/EndNote&gt;</w:instrText>
            </w:r>
            <w:r w:rsidRPr="000B1C24">
              <w:rPr>
                <w:rFonts w:ascii="Arial" w:hAnsi="Arial" w:cs="Arial"/>
                <w:color w:val="000000" w:themeColor="text1"/>
                <w:sz w:val="18"/>
                <w:szCs w:val="18"/>
              </w:rPr>
              <w:fldChar w:fldCharType="separate"/>
            </w:r>
            <w:r w:rsidR="00CD5400" w:rsidRPr="00CD5400">
              <w:rPr>
                <w:rFonts w:ascii="Arial" w:hAnsi="Arial" w:cs="Arial"/>
                <w:noProof/>
                <w:color w:val="000000" w:themeColor="text1"/>
                <w:sz w:val="18"/>
                <w:szCs w:val="18"/>
                <w:vertAlign w:val="superscript"/>
              </w:rPr>
              <w:t>54</w:t>
            </w:r>
            <w:r w:rsidRPr="000B1C24">
              <w:rPr>
                <w:rFonts w:ascii="Arial" w:hAnsi="Arial" w:cs="Arial"/>
                <w:color w:val="000000" w:themeColor="text1"/>
                <w:sz w:val="18"/>
                <w:szCs w:val="18"/>
              </w:rPr>
              <w:fldChar w:fldCharType="end"/>
            </w:r>
          </w:p>
        </w:tc>
      </w:tr>
    </w:tbl>
    <w:p w14:paraId="0E5FF255" w14:textId="1B540B78" w:rsidR="00A87B02" w:rsidRDefault="00A87B02" w:rsidP="00744B57">
      <w:pPr>
        <w:pBdr>
          <w:top w:val="nil"/>
          <w:left w:val="nil"/>
          <w:bottom w:val="nil"/>
          <w:right w:val="nil"/>
          <w:between w:val="nil"/>
        </w:pBdr>
        <w:spacing w:after="180"/>
        <w:rPr>
          <w:rFonts w:ascii="Arial" w:eastAsia="Calibri" w:hAnsi="Arial" w:cs="Arial"/>
          <w:color w:val="000000"/>
          <w:sz w:val="22"/>
          <w:szCs w:val="22"/>
        </w:rPr>
      </w:pPr>
    </w:p>
    <w:p w14:paraId="0248CB72" w14:textId="2C1F7998" w:rsidR="00870E96" w:rsidRDefault="00870E96" w:rsidP="00744B57">
      <w:pPr>
        <w:pBdr>
          <w:top w:val="nil"/>
          <w:left w:val="nil"/>
          <w:bottom w:val="nil"/>
          <w:right w:val="nil"/>
          <w:between w:val="nil"/>
        </w:pBdr>
        <w:spacing w:after="180"/>
        <w:rPr>
          <w:rFonts w:ascii="Arial" w:eastAsia="Calibri" w:hAnsi="Arial" w:cs="Arial"/>
          <w:color w:val="000000"/>
          <w:sz w:val="22"/>
          <w:szCs w:val="22"/>
        </w:rPr>
      </w:pPr>
      <w:r>
        <w:rPr>
          <w:rFonts w:ascii="Arial" w:hAnsi="Arial" w:cs="Arial"/>
          <w:noProof/>
          <w:sz w:val="22"/>
          <w:szCs w:val="22"/>
        </w:rPr>
        <mc:AlternateContent>
          <mc:Choice Requires="wps">
            <w:drawing>
              <wp:anchor distT="0" distB="182880" distL="114300" distR="114300" simplePos="0" relativeHeight="251695104" behindDoc="0" locked="0" layoutInCell="1" allowOverlap="1" wp14:anchorId="4E888C64" wp14:editId="677EBFCD">
                <wp:simplePos x="0" y="0"/>
                <wp:positionH relativeFrom="column">
                  <wp:posOffset>0</wp:posOffset>
                </wp:positionH>
                <wp:positionV relativeFrom="paragraph">
                  <wp:posOffset>292100</wp:posOffset>
                </wp:positionV>
                <wp:extent cx="6144260" cy="1270635"/>
                <wp:effectExtent l="12700" t="12700" r="15240" b="15240"/>
                <wp:wrapSquare wrapText="bothSides"/>
                <wp:docPr id="23" name="Text Box 23"/>
                <wp:cNvGraphicFramePr/>
                <a:graphic xmlns:a="http://schemas.openxmlformats.org/drawingml/2006/main">
                  <a:graphicData uri="http://schemas.microsoft.com/office/word/2010/wordprocessingShape">
                    <wps:wsp>
                      <wps:cNvSpPr txBox="1"/>
                      <wps:spPr>
                        <a:xfrm>
                          <a:off x="0" y="0"/>
                          <a:ext cx="6144260" cy="1270635"/>
                        </a:xfrm>
                        <a:prstGeom prst="rect">
                          <a:avLst/>
                        </a:prstGeom>
                        <a:solidFill>
                          <a:schemeClr val="accent1">
                            <a:lumMod val="20000"/>
                            <a:lumOff val="80000"/>
                          </a:schemeClr>
                        </a:solidFill>
                        <a:ln w="25400">
                          <a:solidFill>
                            <a:schemeClr val="accent1">
                              <a:lumMod val="75000"/>
                            </a:schemeClr>
                          </a:solidFill>
                        </a:ln>
                      </wps:spPr>
                      <wps:txbx>
                        <w:txbxContent>
                          <w:p w14:paraId="06576C1A" w14:textId="77777777" w:rsidR="00743449" w:rsidRPr="00870E96" w:rsidRDefault="00743449" w:rsidP="00870E96">
                            <w:pPr>
                              <w:pBdr>
                                <w:top w:val="nil"/>
                                <w:left w:val="nil"/>
                                <w:bottom w:val="nil"/>
                                <w:right w:val="nil"/>
                                <w:between w:val="nil"/>
                              </w:pBdr>
                              <w:spacing w:before="40" w:after="40"/>
                              <w:rPr>
                                <w:rFonts w:ascii="Arial" w:eastAsia="Calibri" w:hAnsi="Arial" w:cs="Arial"/>
                                <w:color w:val="000000"/>
                                <w:sz w:val="22"/>
                                <w:szCs w:val="22"/>
                              </w:rPr>
                            </w:pPr>
                            <w:r w:rsidRPr="00870E96">
                              <w:rPr>
                                <w:rFonts w:ascii="Arial" w:eastAsia="Calibri" w:hAnsi="Arial" w:cs="Arial"/>
                                <w:color w:val="000000"/>
                                <w:sz w:val="22"/>
                                <w:szCs w:val="22"/>
                              </w:rPr>
                              <w:t xml:space="preserve">“I think at first just start small.  One of the things that we had to do too is prioritize our surveys… because you don’t want patients to sit there and complete 20 minutes’ worth of survey, (if) the providers are ready to see them.  So, you have to be conscious of how much you’re asking the patient to do and what the impact will be like on their workflow.  </w:t>
                            </w:r>
                          </w:p>
                          <w:p w14:paraId="00743D11" w14:textId="62DADA64" w:rsidR="00743449" w:rsidRPr="00870E96" w:rsidRDefault="00743449" w:rsidP="00870E96">
                            <w:pPr>
                              <w:pBdr>
                                <w:top w:val="nil"/>
                                <w:left w:val="nil"/>
                                <w:bottom w:val="nil"/>
                                <w:right w:val="nil"/>
                                <w:between w:val="nil"/>
                              </w:pBdr>
                              <w:spacing w:before="40" w:after="40"/>
                              <w:rPr>
                                <w:rFonts w:ascii="Arial" w:hAnsi="Arial" w:cs="Arial"/>
                                <w:sz w:val="22"/>
                                <w:szCs w:val="22"/>
                              </w:rPr>
                            </w:pPr>
                            <w:r w:rsidRPr="00870E96">
                              <w:rPr>
                                <w:rFonts w:ascii="Arial" w:eastAsia="Calibri" w:hAnsi="Arial" w:cs="Arial"/>
                                <w:b/>
                                <w:i/>
                                <w:color w:val="000000"/>
                                <w:sz w:val="22"/>
                                <w:szCs w:val="22"/>
                              </w:rPr>
                              <w:t>- Implementer from a large US HIV clinic</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888C64" id="Text Box 23" o:spid="_x0000_s1034" type="#_x0000_t202" style="position:absolute;margin-left:0;margin-top:23pt;width:483.8pt;height:136pt;z-index:251695104;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" fillcolor="#d9e2f3 [660]" strokecolor="#2f5496 [2404]" strokeweight="2pt">
                <v:textbox style="mso-fit-shape-to-text:t" inset="14.4pt,14.4pt,14.4pt,14.4pt">
                  <w:txbxContent>
                    <w:p w14:paraId="06576C1A" w14:textId="77777777" w:rsidR="00743449" w:rsidRPr="00870E96" w:rsidRDefault="00743449" w:rsidP="00870E96">
                      <w:pPr>
                        <w:pBdr>
                          <w:top w:val="nil"/>
                          <w:left w:val="nil"/>
                          <w:bottom w:val="nil"/>
                          <w:right w:val="nil"/>
                          <w:between w:val="nil"/>
                        </w:pBdr>
                        <w:spacing w:before="40" w:after="40"/>
                        <w:cnfStyle w:val="001000100000" w:firstRow="0" w:lastRow="0" w:firstColumn="1" w:lastColumn="0" w:oddVBand="0" w:evenVBand="0" w:oddHBand="1" w:evenHBand="0" w:firstRowFirstColumn="0" w:firstRowLastColumn="0" w:lastRowFirstColumn="0" w:lastRowLastColumn="0"/>
                        <w:rPr>
                          <w:rFonts w:ascii="Arial" w:eastAsia="Calibri" w:hAnsi="Arial" w:cs="Arial"/>
                          <w:color w:val="000000"/>
                          <w:sz w:val="22"/>
                          <w:szCs w:val="22"/>
                        </w:rPr>
                      </w:pPr>
                      <w:r w:rsidRPr="00870E96">
                        <w:rPr>
                          <w:rFonts w:ascii="Arial" w:eastAsia="Calibri" w:hAnsi="Arial" w:cs="Arial"/>
                          <w:color w:val="000000"/>
                          <w:sz w:val="22"/>
                          <w:szCs w:val="22"/>
                        </w:rPr>
                        <w:t xml:space="preserve">“I think at first just start small.  One of the things that we had to do too is prioritize our surveys… because you don’t want patients to sit there and complete 20 minutes’ worth of survey, (if) the providers are ready to see them.  So, you have to be conscious of how much you’re asking the patient to do and what the impact will be like on their workflow.  </w:t>
                      </w:r>
                    </w:p>
                    <w:p w14:paraId="00743D11" w14:textId="62DADA64" w:rsidR="00743449" w:rsidRPr="00870E96" w:rsidRDefault="00743449" w:rsidP="00870E96">
                      <w:pPr>
                        <w:pBdr>
                          <w:top w:val="nil"/>
                          <w:left w:val="nil"/>
                          <w:bottom w:val="nil"/>
                          <w:right w:val="nil"/>
                          <w:between w:val="nil"/>
                        </w:pBdr>
                        <w:spacing w:before="40" w:after="40"/>
                        <w:rPr>
                          <w:rFonts w:ascii="Arial" w:hAnsi="Arial" w:cs="Arial"/>
                          <w:sz w:val="22"/>
                          <w:szCs w:val="22"/>
                        </w:rPr>
                      </w:pPr>
                      <w:r w:rsidRPr="00870E96">
                        <w:rPr>
                          <w:rFonts w:ascii="Arial" w:eastAsia="Calibri" w:hAnsi="Arial" w:cs="Arial"/>
                          <w:b/>
                          <w:i/>
                          <w:color w:val="000000"/>
                          <w:sz w:val="22"/>
                          <w:szCs w:val="22"/>
                        </w:rPr>
                        <w:t>- Implementer from a large US HIV clinic</w:t>
                      </w:r>
                    </w:p>
                  </w:txbxContent>
                </v:textbox>
                <w10:wrap type="square"/>
              </v:shape>
            </w:pict>
          </mc:Fallback>
        </mc:AlternateContent>
      </w:r>
    </w:p>
    <w:p w14:paraId="5EA8A826" w14:textId="77777777" w:rsidR="00870E96" w:rsidRDefault="00870E96" w:rsidP="00744B57">
      <w:pPr>
        <w:pBdr>
          <w:top w:val="nil"/>
          <w:left w:val="nil"/>
          <w:bottom w:val="nil"/>
          <w:right w:val="nil"/>
          <w:between w:val="nil"/>
        </w:pBdr>
        <w:spacing w:after="180"/>
        <w:rPr>
          <w:rFonts w:ascii="Arial" w:eastAsia="Calibri" w:hAnsi="Arial" w:cs="Arial"/>
          <w:color w:val="000000"/>
          <w:sz w:val="22"/>
          <w:szCs w:val="22"/>
        </w:rPr>
      </w:pPr>
    </w:p>
    <w:p w14:paraId="2BD1518C" w14:textId="5E81607A" w:rsidR="00D5495E" w:rsidRPr="005C4103" w:rsidRDefault="00E67F2E" w:rsidP="005C4103">
      <w:pPr>
        <w:pStyle w:val="Style1"/>
      </w:pPr>
      <w:bookmarkStart w:id="57" w:name="_Toc49509572"/>
      <w:bookmarkStart w:id="58" w:name="_Toc49863341"/>
      <w:r w:rsidRPr="005C4103">
        <w:t>Identify s</w:t>
      </w:r>
      <w:r w:rsidR="00053E5D" w:rsidRPr="005C4103">
        <w:t>coring and interpretation</w:t>
      </w:r>
      <w:r w:rsidRPr="005C4103">
        <w:t xml:space="preserve"> needs</w:t>
      </w:r>
      <w:bookmarkEnd w:id="57"/>
      <w:bookmarkEnd w:id="58"/>
      <w:r w:rsidR="00053E5D" w:rsidRPr="005C4103">
        <w:t xml:space="preserve"> </w:t>
      </w:r>
    </w:p>
    <w:p w14:paraId="0D78CEE3" w14:textId="77777777" w:rsidR="00D5495E" w:rsidRPr="00D5495E" w:rsidRDefault="00D5495E" w:rsidP="00456125">
      <w:pPr>
        <w:pBdr>
          <w:top w:val="nil"/>
          <w:left w:val="nil"/>
          <w:bottom w:val="nil"/>
          <w:right w:val="nil"/>
          <w:between w:val="nil"/>
        </w:pBdr>
        <w:spacing w:before="60" w:after="180"/>
        <w:rPr>
          <w:rFonts w:ascii="Arial" w:eastAsia="Calibri" w:hAnsi="Arial" w:cs="Arial"/>
          <w:color w:val="7F7F7F" w:themeColor="text1" w:themeTint="80"/>
          <w:sz w:val="22"/>
          <w:szCs w:val="22"/>
        </w:rPr>
      </w:pPr>
      <w:r w:rsidRPr="00D5495E">
        <w:rPr>
          <w:rFonts w:ascii="Arial" w:eastAsia="Calibri" w:hAnsi="Arial" w:cs="Arial"/>
          <w:color w:val="7F7F7F" w:themeColor="text1" w:themeTint="80"/>
          <w:sz w:val="22"/>
          <w:szCs w:val="22"/>
        </w:rPr>
        <w:t>Too much detail: consider shortening this section</w:t>
      </w:r>
    </w:p>
    <w:p w14:paraId="1AFE1F75" w14:textId="7C1D5CAA" w:rsidR="00456125" w:rsidRPr="0087588B" w:rsidRDefault="00456125" w:rsidP="00456125">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In order for providers to easily review and process PRO results, choose measures with clear scoring and missing data guidelines. PRO results may have a range of different outputs of value. For example:</w:t>
      </w:r>
    </w:p>
    <w:p w14:paraId="220984FA" w14:textId="77777777" w:rsidR="00456125" w:rsidRPr="0087588B" w:rsidRDefault="00456125" w:rsidP="00456125">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total scores based upon all questions</w:t>
      </w:r>
    </w:p>
    <w:p w14:paraId="623F2A82" w14:textId="77777777" w:rsidR="00456125" w:rsidRPr="0087588B" w:rsidRDefault="00456125" w:rsidP="00456125">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scores that are based on a discrete concepts or sections within a PRO</w:t>
      </w:r>
    </w:p>
    <w:p w14:paraId="2C4EA634" w14:textId="77777777" w:rsidR="00456125" w:rsidRPr="0087588B" w:rsidRDefault="00456125" w:rsidP="00456125">
      <w:pPr>
        <w:numPr>
          <w:ilvl w:val="0"/>
          <w:numId w:val="5"/>
        </w:numPr>
        <w:pBdr>
          <w:top w:val="nil"/>
          <w:left w:val="nil"/>
          <w:bottom w:val="nil"/>
          <w:right w:val="nil"/>
          <w:between w:val="nil"/>
        </w:pBdr>
        <w:spacing w:before="60" w:after="180"/>
        <w:ind w:left="994"/>
        <w:rPr>
          <w:rFonts w:ascii="Arial" w:hAnsi="Arial" w:cs="Arial"/>
        </w:rPr>
      </w:pPr>
      <w:proofErr w:type="gramStart"/>
      <w:r w:rsidRPr="0087588B">
        <w:rPr>
          <w:rFonts w:ascii="Arial" w:eastAsia="Calibri" w:hAnsi="Arial" w:cs="Arial"/>
          <w:color w:val="000000"/>
          <w:sz w:val="22"/>
          <w:szCs w:val="22"/>
        </w:rPr>
        <w:t>scores</w:t>
      </w:r>
      <w:proofErr w:type="gramEnd"/>
      <w:r w:rsidRPr="0087588B">
        <w:rPr>
          <w:rFonts w:ascii="Arial" w:eastAsia="Calibri" w:hAnsi="Arial" w:cs="Arial"/>
          <w:color w:val="000000"/>
          <w:sz w:val="22"/>
          <w:szCs w:val="22"/>
        </w:rPr>
        <w:t xml:space="preserve"> based upon a single-item</w:t>
      </w:r>
    </w:p>
    <w:p w14:paraId="604ADEB9" w14:textId="77777777" w:rsidR="00456125" w:rsidRPr="0087588B" w:rsidRDefault="00456125" w:rsidP="00456125">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 xml:space="preserve">Some PROs require an algorithm that helps convert responses into scores that are easy to interpret and explain, such a as single number; some PROs simply require answer scores totaling up. </w:t>
      </w:r>
    </w:p>
    <w:p w14:paraId="334F4423" w14:textId="77777777" w:rsidR="00456125" w:rsidRPr="0087588B" w:rsidRDefault="00456125" w:rsidP="00456125">
      <w:pPr>
        <w:pBdr>
          <w:top w:val="nil"/>
          <w:left w:val="nil"/>
          <w:bottom w:val="nil"/>
          <w:right w:val="nil"/>
          <w:between w:val="nil"/>
        </w:pBdr>
        <w:spacing w:before="60" w:after="180"/>
        <w:rPr>
          <w:rFonts w:ascii="Arial" w:hAnsi="Arial" w:cs="Arial"/>
          <w:color w:val="000000"/>
        </w:rPr>
      </w:pPr>
      <w:bookmarkStart w:id="59" w:name="_heading=h.4i7ojhp" w:colFirst="0" w:colLast="0"/>
      <w:bookmarkEnd w:id="59"/>
      <w:r w:rsidRPr="0087588B">
        <w:rPr>
          <w:rFonts w:ascii="Arial" w:eastAsia="Calibri" w:hAnsi="Arial" w:cs="Arial"/>
          <w:color w:val="000000"/>
          <w:sz w:val="22"/>
          <w:szCs w:val="22"/>
        </w:rPr>
        <w:t>The scores can then be compared against an interpretation grid. For example, a depression score of 24 from a depression severity questionnaire may suggest ‘severe depression’; it is important to understand the sensitivity and specificity of the cut-offs.</w:t>
      </w:r>
    </w:p>
    <w:p w14:paraId="0AEC531F" w14:textId="02F5BFE5" w:rsidR="00E816FB" w:rsidRPr="0087588B" w:rsidRDefault="00E816FB" w:rsidP="00456125">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 xml:space="preserve">It may also be valuable where a PRO </w:t>
      </w:r>
      <w:r w:rsidR="00E67F2E" w:rsidRPr="0087588B">
        <w:rPr>
          <w:rFonts w:ascii="Arial" w:eastAsia="Calibri" w:hAnsi="Arial" w:cs="Arial"/>
          <w:color w:val="000000"/>
          <w:sz w:val="22"/>
          <w:szCs w:val="22"/>
        </w:rPr>
        <w:t xml:space="preserve">measure </w:t>
      </w:r>
      <w:r w:rsidRPr="0087588B">
        <w:rPr>
          <w:rFonts w:ascii="Arial" w:eastAsia="Calibri" w:hAnsi="Arial" w:cs="Arial"/>
          <w:color w:val="000000"/>
          <w:sz w:val="22"/>
          <w:szCs w:val="22"/>
        </w:rPr>
        <w:t>provides:</w:t>
      </w:r>
    </w:p>
    <w:p w14:paraId="273D84C2" w14:textId="77777777" w:rsidR="00E816FB" w:rsidRPr="0087588B" w:rsidRDefault="00E816FB" w:rsidP="006371B2">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lastRenderedPageBreak/>
        <w:t>Reference scores for ‘similar’ patient groups that allow providers to compare their patients with similar patients; e.g., those on the same type of medication.</w:t>
      </w:r>
    </w:p>
    <w:p w14:paraId="7E1ADEAA" w14:textId="2A82ADB7" w:rsidR="00E816FB" w:rsidRPr="0087588B" w:rsidRDefault="00E816FB" w:rsidP="006371B2">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 xml:space="preserve">Reference scores for </w:t>
      </w:r>
      <w:r w:rsidR="00D5495E">
        <w:rPr>
          <w:rFonts w:ascii="Arial" w:eastAsia="Calibri" w:hAnsi="Arial" w:cs="Arial"/>
          <w:color w:val="000000"/>
          <w:sz w:val="22"/>
          <w:szCs w:val="22"/>
        </w:rPr>
        <w:t>PLWH</w:t>
      </w:r>
      <w:r w:rsidRPr="0087588B">
        <w:rPr>
          <w:rFonts w:ascii="Arial" w:eastAsia="Calibri" w:hAnsi="Arial" w:cs="Arial"/>
          <w:color w:val="000000"/>
          <w:sz w:val="22"/>
          <w:szCs w:val="22"/>
        </w:rPr>
        <w:t>, which then allow the provider to compare individual patient scores with the average of a larger population</w:t>
      </w:r>
    </w:p>
    <w:p w14:paraId="67DD17F1" w14:textId="77777777" w:rsidR="00E816FB" w:rsidRPr="0087588B" w:rsidRDefault="00E816FB" w:rsidP="006371B2">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Reference scores for general population, which allows the provider to compare an individual patient score with a normative score</w:t>
      </w:r>
    </w:p>
    <w:p w14:paraId="27EC5FE1" w14:textId="77777777" w:rsidR="00E816FB" w:rsidRPr="0087588B" w:rsidRDefault="00E816FB" w:rsidP="006371B2">
      <w:pPr>
        <w:numPr>
          <w:ilvl w:val="0"/>
          <w:numId w:val="5"/>
        </w:numPr>
        <w:pBdr>
          <w:top w:val="nil"/>
          <w:left w:val="nil"/>
          <w:bottom w:val="nil"/>
          <w:right w:val="nil"/>
          <w:between w:val="nil"/>
        </w:pBdr>
        <w:spacing w:before="60" w:after="180"/>
        <w:ind w:left="994"/>
        <w:rPr>
          <w:rFonts w:ascii="Arial" w:hAnsi="Arial" w:cs="Arial"/>
        </w:rPr>
      </w:pPr>
      <w:r w:rsidRPr="0087588B">
        <w:rPr>
          <w:rFonts w:ascii="Arial" w:eastAsia="Calibri" w:hAnsi="Arial" w:cs="Arial"/>
          <w:color w:val="000000"/>
          <w:sz w:val="22"/>
          <w:szCs w:val="22"/>
        </w:rPr>
        <w:t>Linking scores to clinical practice guidelines</w:t>
      </w:r>
    </w:p>
    <w:p w14:paraId="322700B9" w14:textId="77777777" w:rsidR="00E816FB" w:rsidRPr="0087588B" w:rsidRDefault="00E816FB" w:rsidP="006371B2">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The value in an approach that enables a comparison of the change in a patient’s score over time should also be considered.</w:t>
      </w:r>
    </w:p>
    <w:p w14:paraId="1D5385B6" w14:textId="3BBC56E7" w:rsidR="00E816FB" w:rsidRPr="0087588B" w:rsidRDefault="00E816FB" w:rsidP="006371B2">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 xml:space="preserve">An example of interpretation guidance is presented in Table </w:t>
      </w:r>
      <w:r w:rsidR="00CE292C">
        <w:rPr>
          <w:rFonts w:ascii="Arial" w:eastAsia="Calibri" w:hAnsi="Arial" w:cs="Arial"/>
          <w:color w:val="000000"/>
          <w:sz w:val="22"/>
          <w:szCs w:val="22"/>
        </w:rPr>
        <w:t>7</w:t>
      </w:r>
      <w:bookmarkStart w:id="60" w:name="_GoBack"/>
      <w:bookmarkEnd w:id="60"/>
      <w:r w:rsidR="00795AFE" w:rsidRPr="0087588B">
        <w:rPr>
          <w:rFonts w:ascii="Arial" w:eastAsia="Calibri" w:hAnsi="Arial" w:cs="Arial"/>
          <w:color w:val="000000"/>
          <w:sz w:val="22"/>
          <w:szCs w:val="22"/>
        </w:rPr>
        <w:t xml:space="preserve"> </w:t>
      </w:r>
      <w:r w:rsidRPr="0087588B">
        <w:rPr>
          <w:rFonts w:ascii="Arial" w:eastAsia="Calibri" w:hAnsi="Arial" w:cs="Arial"/>
          <w:color w:val="000000"/>
          <w:sz w:val="22"/>
          <w:szCs w:val="22"/>
        </w:rPr>
        <w:t>for the PHQ-9 (Kroenke et al. 2001). The PHQ-9 captures the frequency of depressive symptoms experienced in the past two weeks by asking 9 questions. The response options to each question are “not at all (0),” “several days (1),” “more than half the days (2),” and “nearly every day (3).” The PHQ-9 has been used to make a tentative diagnosis of depression in at-risk populations, and it has been validated for use in primary care (Cameron et al. 2008). To score the PHQ-9, the totals for each question are summed to reach a total score (maximum 27).</w:t>
      </w:r>
    </w:p>
    <w:tbl>
      <w:tblPr>
        <w:tblStyle w:val="TableGrid"/>
        <w:tblW w:w="9350" w:type="dxa"/>
        <w:tbl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blBorders>
        <w:tblLayout w:type="fixed"/>
        <w:tblCellMar>
          <w:top w:w="14" w:type="dxa"/>
          <w:left w:w="43" w:type="dxa"/>
          <w:bottom w:w="14" w:type="dxa"/>
          <w:right w:w="43" w:type="dxa"/>
        </w:tblCellMar>
        <w:tblLook w:val="04A0" w:firstRow="1" w:lastRow="0" w:firstColumn="1" w:lastColumn="0" w:noHBand="0" w:noVBand="1"/>
      </w:tblPr>
      <w:tblGrid>
        <w:gridCol w:w="1327"/>
        <w:gridCol w:w="2250"/>
        <w:gridCol w:w="5773"/>
      </w:tblGrid>
      <w:tr w:rsidR="00456125" w:rsidRPr="0054403D" w14:paraId="0916797B" w14:textId="77777777" w:rsidTr="00F44BC1">
        <w:tc>
          <w:tcPr>
            <w:tcW w:w="9350" w:type="dxa"/>
            <w:gridSpan w:val="3"/>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2F5496" w:themeFill="accent1" w:themeFillShade="BF"/>
          </w:tcPr>
          <w:p w14:paraId="2EDDABD9" w14:textId="77777777" w:rsidR="00456125" w:rsidRPr="0054403D" w:rsidRDefault="00456125" w:rsidP="00F44BC1">
            <w:pPr>
              <w:rPr>
                <w:rFonts w:ascii="Arial" w:eastAsia="Calibri" w:hAnsi="Arial" w:cs="Arial"/>
                <w:color w:val="FFFFFF" w:themeColor="background1"/>
                <w:sz w:val="18"/>
                <w:szCs w:val="18"/>
              </w:rPr>
            </w:pPr>
            <w:r w:rsidRPr="00F45980">
              <w:rPr>
                <w:rFonts w:ascii="Arial" w:hAnsi="Arial" w:cs="Arial"/>
                <w:b/>
                <w:i/>
                <w:iCs/>
                <w:color w:val="FFFFFF" w:themeColor="background1"/>
                <w:sz w:val="18"/>
                <w:szCs w:val="18"/>
              </w:rPr>
              <w:t xml:space="preserve">Table </w:t>
            </w:r>
            <w:r>
              <w:rPr>
                <w:rFonts w:ascii="Arial" w:hAnsi="Arial" w:cs="Arial"/>
                <w:b/>
                <w:i/>
                <w:iCs/>
                <w:color w:val="FFFFFF" w:themeColor="background1"/>
                <w:sz w:val="18"/>
                <w:szCs w:val="18"/>
              </w:rPr>
              <w:t>7</w:t>
            </w:r>
            <w:r w:rsidRPr="00F45980">
              <w:rPr>
                <w:rFonts w:ascii="Arial" w:hAnsi="Arial" w:cs="Arial"/>
                <w:b/>
                <w:i/>
                <w:iCs/>
                <w:color w:val="FFFFFF" w:themeColor="background1"/>
                <w:sz w:val="18"/>
                <w:szCs w:val="18"/>
              </w:rPr>
              <w:t>.</w:t>
            </w:r>
            <w:r>
              <w:rPr>
                <w:rFonts w:ascii="Arial" w:hAnsi="Arial" w:cs="Arial"/>
                <w:b/>
                <w:color w:val="FFFFFF" w:themeColor="background1"/>
                <w:sz w:val="18"/>
                <w:szCs w:val="18"/>
              </w:rPr>
              <w:t xml:space="preserve"> Examples of PHQ-9 scoring</w:t>
            </w:r>
          </w:p>
        </w:tc>
      </w:tr>
      <w:tr w:rsidR="00456125" w:rsidRPr="0054403D" w14:paraId="5091FF75" w14:textId="77777777" w:rsidTr="00F44BC1">
        <w:trPr>
          <w:trHeight w:val="28"/>
        </w:trPr>
        <w:tc>
          <w:tcPr>
            <w:tcW w:w="1327" w:type="dxa"/>
            <w:tcBorders>
              <w:top w:val="single" w:sz="18" w:space="0" w:color="2F5496" w:themeColor="accent1" w:themeShade="BF"/>
              <w:left w:val="single" w:sz="18" w:space="0" w:color="2F5496" w:themeColor="accent1" w:themeShade="BF"/>
              <w:bottom w:val="single" w:sz="18" w:space="0" w:color="2F5496" w:themeColor="accent1" w:themeShade="BF"/>
              <w:right w:val="single" w:sz="8" w:space="0" w:color="2F5496" w:themeColor="accent1" w:themeShade="BF"/>
            </w:tcBorders>
            <w:shd w:val="clear" w:color="auto" w:fill="8EAADB" w:themeFill="accent1" w:themeFillTint="99"/>
          </w:tcPr>
          <w:p w14:paraId="3E3F0866" w14:textId="77777777" w:rsidR="00456125" w:rsidRPr="00F45980" w:rsidRDefault="00456125" w:rsidP="00F44BC1">
            <w:pPr>
              <w:rPr>
                <w:rFonts w:ascii="Arial" w:eastAsia="Calibri" w:hAnsi="Arial" w:cs="Arial"/>
                <w:b/>
                <w:bCs/>
                <w:color w:val="000000"/>
                <w:sz w:val="18"/>
                <w:szCs w:val="18"/>
              </w:rPr>
            </w:pPr>
            <w:r>
              <w:rPr>
                <w:rFonts w:ascii="Arial" w:eastAsia="Calibri" w:hAnsi="Arial" w:cs="Arial"/>
                <w:b/>
                <w:bCs/>
                <w:color w:val="000000"/>
                <w:sz w:val="18"/>
                <w:szCs w:val="18"/>
              </w:rPr>
              <w:t>PHQ-9 Score</w:t>
            </w:r>
          </w:p>
        </w:tc>
        <w:tc>
          <w:tcPr>
            <w:tcW w:w="2250" w:type="dxa"/>
            <w:tcBorders>
              <w:top w:val="single" w:sz="18" w:space="0" w:color="2F5496" w:themeColor="accent1" w:themeShade="BF"/>
              <w:left w:val="single" w:sz="8" w:space="0" w:color="2F5496" w:themeColor="accent1" w:themeShade="BF"/>
              <w:bottom w:val="single" w:sz="18" w:space="0" w:color="2F5496" w:themeColor="accent1" w:themeShade="BF"/>
              <w:right w:val="single" w:sz="8" w:space="0" w:color="2F5496" w:themeColor="accent1" w:themeShade="BF"/>
            </w:tcBorders>
            <w:shd w:val="clear" w:color="auto" w:fill="8EAADB" w:themeFill="accent1" w:themeFillTint="99"/>
          </w:tcPr>
          <w:p w14:paraId="13320B0C" w14:textId="77777777" w:rsidR="00456125" w:rsidRPr="00F45980" w:rsidRDefault="00456125" w:rsidP="00F44BC1">
            <w:pPr>
              <w:rPr>
                <w:rFonts w:ascii="Arial" w:eastAsia="Calibri" w:hAnsi="Arial" w:cs="Arial"/>
                <w:b/>
                <w:bCs/>
                <w:color w:val="000000"/>
                <w:sz w:val="18"/>
                <w:szCs w:val="18"/>
              </w:rPr>
            </w:pPr>
            <w:r>
              <w:rPr>
                <w:rFonts w:ascii="Arial" w:eastAsia="Calibri" w:hAnsi="Arial" w:cs="Arial"/>
                <w:b/>
                <w:bCs/>
                <w:color w:val="000000"/>
                <w:sz w:val="18"/>
                <w:szCs w:val="18"/>
              </w:rPr>
              <w:t>Provisional Diagnosis</w:t>
            </w:r>
          </w:p>
        </w:tc>
        <w:tc>
          <w:tcPr>
            <w:tcW w:w="5773" w:type="dxa"/>
            <w:tcBorders>
              <w:top w:val="single" w:sz="18" w:space="0" w:color="2F5496" w:themeColor="accent1" w:themeShade="BF"/>
              <w:left w:val="single" w:sz="8" w:space="0" w:color="2F5496" w:themeColor="accent1" w:themeShade="BF"/>
              <w:bottom w:val="single" w:sz="18" w:space="0" w:color="2F5496" w:themeColor="accent1" w:themeShade="BF"/>
              <w:right w:val="single" w:sz="18" w:space="0" w:color="2F5496" w:themeColor="accent1" w:themeShade="BF"/>
            </w:tcBorders>
            <w:shd w:val="clear" w:color="auto" w:fill="8EAADB" w:themeFill="accent1" w:themeFillTint="99"/>
          </w:tcPr>
          <w:p w14:paraId="01DE849C" w14:textId="77777777" w:rsidR="00456125" w:rsidRPr="00F45980" w:rsidRDefault="00456125" w:rsidP="00F44BC1">
            <w:pPr>
              <w:rPr>
                <w:rFonts w:ascii="Arial" w:eastAsia="Calibri" w:hAnsi="Arial" w:cs="Arial"/>
                <w:b/>
                <w:bCs/>
                <w:color w:val="000000"/>
                <w:sz w:val="18"/>
                <w:szCs w:val="18"/>
              </w:rPr>
            </w:pPr>
            <w:r w:rsidRPr="00F45980">
              <w:rPr>
                <w:rFonts w:ascii="Arial" w:eastAsia="Calibri" w:hAnsi="Arial" w:cs="Arial"/>
                <w:b/>
                <w:bCs/>
                <w:color w:val="000000"/>
                <w:sz w:val="18"/>
                <w:szCs w:val="18"/>
              </w:rPr>
              <w:t>Treatment Recommendations</w:t>
            </w:r>
          </w:p>
        </w:tc>
      </w:tr>
      <w:tr w:rsidR="00456125" w:rsidRPr="0054403D" w14:paraId="0E23A55B" w14:textId="77777777" w:rsidTr="00F44BC1">
        <w:trPr>
          <w:trHeight w:val="28"/>
        </w:trPr>
        <w:tc>
          <w:tcPr>
            <w:tcW w:w="1327" w:type="dxa"/>
            <w:tcBorders>
              <w:top w:val="single" w:sz="1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0C01FA7C" w14:textId="77777777" w:rsidR="00456125" w:rsidRPr="00F45980" w:rsidRDefault="00456125" w:rsidP="00F44BC1">
            <w:pPr>
              <w:rPr>
                <w:rFonts w:ascii="Arial" w:eastAsia="Calibri" w:hAnsi="Arial" w:cs="Arial"/>
                <w:color w:val="000000"/>
                <w:sz w:val="18"/>
                <w:szCs w:val="18"/>
              </w:rPr>
            </w:pPr>
            <w:r>
              <w:rPr>
                <w:rFonts w:ascii="Arial" w:eastAsia="Calibri" w:hAnsi="Arial" w:cs="Arial"/>
                <w:color w:val="000000"/>
                <w:sz w:val="18"/>
                <w:szCs w:val="18"/>
              </w:rPr>
              <w:t>5-9</w:t>
            </w:r>
          </w:p>
        </w:tc>
        <w:tc>
          <w:tcPr>
            <w:tcW w:w="2250" w:type="dxa"/>
            <w:tcBorders>
              <w:top w:val="single" w:sz="18" w:space="0" w:color="2F5496" w:themeColor="accent1" w:themeShade="BF"/>
              <w:left w:val="single" w:sz="8" w:space="0" w:color="2F5496" w:themeColor="accent1" w:themeShade="BF"/>
              <w:bottom w:val="single" w:sz="8" w:space="0" w:color="2F5496" w:themeColor="accent1" w:themeShade="BF"/>
              <w:right w:val="single" w:sz="8" w:space="0" w:color="2F5496" w:themeColor="accent1" w:themeShade="BF"/>
            </w:tcBorders>
            <w:shd w:val="clear" w:color="auto" w:fill="E2EDFF"/>
          </w:tcPr>
          <w:p w14:paraId="42F31C65" w14:textId="77777777" w:rsidR="00456125" w:rsidRPr="00F45980"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Minimal symptoms*</w:t>
            </w:r>
          </w:p>
        </w:tc>
        <w:tc>
          <w:tcPr>
            <w:tcW w:w="5773" w:type="dxa"/>
            <w:tcBorders>
              <w:top w:val="single" w:sz="1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0395351F" w14:textId="77777777" w:rsidR="00456125" w:rsidRPr="00F45980"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Support, educate to call if worse, return in one</w:t>
            </w:r>
            <w:r>
              <w:rPr>
                <w:rFonts w:ascii="Arial" w:eastAsia="Calibri" w:hAnsi="Arial" w:cs="Arial"/>
                <w:color w:val="000000"/>
                <w:sz w:val="18"/>
                <w:szCs w:val="18"/>
              </w:rPr>
              <w:t xml:space="preserve"> month</w:t>
            </w:r>
          </w:p>
        </w:tc>
      </w:tr>
      <w:tr w:rsidR="00456125" w:rsidRPr="0054403D" w14:paraId="78B2AF6E" w14:textId="77777777" w:rsidTr="00F44BC1">
        <w:trPr>
          <w:trHeight w:val="53"/>
        </w:trPr>
        <w:tc>
          <w:tcPr>
            <w:tcW w:w="1327" w:type="dxa"/>
            <w:tcBorders>
              <w:top w:val="single" w:sz="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088B454A" w14:textId="77777777" w:rsidR="00456125" w:rsidRPr="00F45980" w:rsidRDefault="00456125" w:rsidP="00F44BC1">
            <w:pPr>
              <w:rPr>
                <w:rFonts w:ascii="Arial" w:eastAsia="Calibri" w:hAnsi="Arial" w:cs="Arial"/>
                <w:color w:val="000000"/>
                <w:sz w:val="18"/>
                <w:szCs w:val="18"/>
              </w:rPr>
            </w:pPr>
            <w:r>
              <w:rPr>
                <w:rFonts w:ascii="Arial" w:eastAsia="Calibri" w:hAnsi="Arial" w:cs="Arial"/>
                <w:color w:val="000000"/>
                <w:sz w:val="18"/>
                <w:szCs w:val="18"/>
              </w:rPr>
              <w:t>10-14</w:t>
            </w:r>
          </w:p>
        </w:tc>
        <w:tc>
          <w:tcPr>
            <w:tcW w:w="2250" w:type="dxa"/>
            <w:tcBorders>
              <w:top w:val="single" w:sz="8" w:space="0" w:color="2F5496" w:themeColor="accent1" w:themeShade="BF"/>
              <w:left w:val="single" w:sz="8" w:space="0" w:color="2F5496" w:themeColor="accent1" w:themeShade="BF"/>
              <w:bottom w:val="single" w:sz="8" w:space="0" w:color="2F5496" w:themeColor="accent1" w:themeShade="BF"/>
              <w:right w:val="single" w:sz="8" w:space="0" w:color="2F5496" w:themeColor="accent1" w:themeShade="BF"/>
            </w:tcBorders>
            <w:shd w:val="clear" w:color="auto" w:fill="E2EDFF"/>
          </w:tcPr>
          <w:p w14:paraId="61EDE852" w14:textId="77777777" w:rsidR="00456125" w:rsidRDefault="00456125" w:rsidP="00F44BC1">
            <w:pPr>
              <w:rPr>
                <w:rFonts w:ascii="Arial" w:eastAsia="Calibri" w:hAnsi="Arial" w:cs="Arial"/>
                <w:color w:val="000000"/>
                <w:sz w:val="18"/>
                <w:szCs w:val="18"/>
              </w:rPr>
            </w:pPr>
            <w:r>
              <w:rPr>
                <w:rFonts w:ascii="Arial" w:eastAsia="Calibri" w:hAnsi="Arial" w:cs="Arial"/>
                <w:color w:val="000000"/>
                <w:sz w:val="18"/>
                <w:szCs w:val="18"/>
              </w:rPr>
              <w:t>Minor depression**</w:t>
            </w:r>
          </w:p>
          <w:p w14:paraId="7EF673B8" w14:textId="77777777" w:rsidR="00456125" w:rsidRDefault="00456125" w:rsidP="00F44BC1">
            <w:pPr>
              <w:rPr>
                <w:rFonts w:ascii="Arial" w:eastAsia="Calibri" w:hAnsi="Arial" w:cs="Arial"/>
                <w:color w:val="000000"/>
                <w:sz w:val="18"/>
                <w:szCs w:val="18"/>
              </w:rPr>
            </w:pPr>
            <w:r>
              <w:rPr>
                <w:rFonts w:ascii="Arial" w:eastAsia="Calibri" w:hAnsi="Arial" w:cs="Arial"/>
                <w:color w:val="000000"/>
                <w:sz w:val="18"/>
                <w:szCs w:val="18"/>
              </w:rPr>
              <w:t>Dysthymia</w:t>
            </w:r>
          </w:p>
          <w:p w14:paraId="4FC24331" w14:textId="77777777" w:rsidR="00456125" w:rsidRPr="00F45980" w:rsidRDefault="00456125" w:rsidP="00F44BC1">
            <w:pPr>
              <w:rPr>
                <w:rFonts w:ascii="Arial" w:eastAsia="Calibri" w:hAnsi="Arial" w:cs="Arial"/>
                <w:color w:val="000000"/>
                <w:sz w:val="18"/>
                <w:szCs w:val="18"/>
              </w:rPr>
            </w:pPr>
            <w:r>
              <w:rPr>
                <w:rFonts w:ascii="Arial" w:eastAsia="Calibri" w:hAnsi="Arial" w:cs="Arial"/>
                <w:color w:val="000000"/>
                <w:sz w:val="18"/>
                <w:szCs w:val="18"/>
              </w:rPr>
              <w:t>Major depression, mild</w:t>
            </w:r>
          </w:p>
        </w:tc>
        <w:tc>
          <w:tcPr>
            <w:tcW w:w="5773" w:type="dxa"/>
            <w:tcBorders>
              <w:top w:val="single" w:sz="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6A9897A0" w14:textId="77777777" w:rsidR="00456125"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Support, watchful waiting</w:t>
            </w:r>
          </w:p>
          <w:p w14:paraId="7AFDB362" w14:textId="77777777" w:rsidR="00456125"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Antidepressant or psychotherapy</w:t>
            </w:r>
          </w:p>
          <w:p w14:paraId="71D7A3C5" w14:textId="77777777" w:rsidR="00456125" w:rsidRPr="00F45980"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Antidepressant or psychotherapy</w:t>
            </w:r>
          </w:p>
        </w:tc>
      </w:tr>
      <w:tr w:rsidR="00456125" w:rsidRPr="0054403D" w14:paraId="5D1388D0" w14:textId="77777777" w:rsidTr="00F44BC1">
        <w:trPr>
          <w:trHeight w:val="53"/>
        </w:trPr>
        <w:tc>
          <w:tcPr>
            <w:tcW w:w="1327" w:type="dxa"/>
            <w:tcBorders>
              <w:top w:val="single" w:sz="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7A00FA54" w14:textId="77777777" w:rsidR="00456125" w:rsidRPr="00F45980" w:rsidRDefault="00456125" w:rsidP="00F44BC1">
            <w:pPr>
              <w:rPr>
                <w:rFonts w:ascii="Arial" w:eastAsia="Calibri" w:hAnsi="Arial" w:cs="Arial"/>
                <w:color w:val="000000"/>
                <w:sz w:val="18"/>
                <w:szCs w:val="18"/>
              </w:rPr>
            </w:pPr>
            <w:r>
              <w:rPr>
                <w:rFonts w:ascii="Arial" w:eastAsia="Calibri" w:hAnsi="Arial" w:cs="Arial"/>
                <w:color w:val="000000"/>
                <w:sz w:val="18"/>
                <w:szCs w:val="18"/>
              </w:rPr>
              <w:t>15-19</w:t>
            </w:r>
          </w:p>
        </w:tc>
        <w:tc>
          <w:tcPr>
            <w:tcW w:w="2250" w:type="dxa"/>
            <w:tcBorders>
              <w:top w:val="single" w:sz="8" w:space="0" w:color="2F5496" w:themeColor="accent1" w:themeShade="BF"/>
              <w:left w:val="single" w:sz="8" w:space="0" w:color="2F5496" w:themeColor="accent1" w:themeShade="BF"/>
              <w:bottom w:val="single" w:sz="8" w:space="0" w:color="2F5496" w:themeColor="accent1" w:themeShade="BF"/>
              <w:right w:val="single" w:sz="8" w:space="0" w:color="2F5496" w:themeColor="accent1" w:themeShade="BF"/>
            </w:tcBorders>
            <w:shd w:val="clear" w:color="auto" w:fill="E2EDFF"/>
          </w:tcPr>
          <w:p w14:paraId="129073F6" w14:textId="77777777" w:rsidR="00456125" w:rsidRPr="00F45980" w:rsidRDefault="00456125" w:rsidP="00F44BC1">
            <w:pPr>
              <w:rPr>
                <w:rFonts w:ascii="Arial" w:eastAsia="Calibri" w:hAnsi="Arial" w:cs="Arial"/>
                <w:color w:val="000000"/>
                <w:sz w:val="18"/>
                <w:szCs w:val="18"/>
              </w:rPr>
            </w:pPr>
            <w:r>
              <w:rPr>
                <w:rFonts w:ascii="Arial" w:eastAsia="Calibri" w:hAnsi="Arial" w:cs="Arial"/>
                <w:color w:val="000000"/>
                <w:sz w:val="18"/>
                <w:szCs w:val="18"/>
              </w:rPr>
              <w:t>D</w:t>
            </w:r>
            <w:r w:rsidRPr="0087588B">
              <w:rPr>
                <w:rFonts w:ascii="Arial" w:eastAsia="Calibri" w:hAnsi="Arial" w:cs="Arial"/>
                <w:color w:val="000000"/>
                <w:sz w:val="18"/>
                <w:szCs w:val="18"/>
              </w:rPr>
              <w:t>epression, moderately severe</w:t>
            </w:r>
          </w:p>
        </w:tc>
        <w:tc>
          <w:tcPr>
            <w:tcW w:w="5773" w:type="dxa"/>
            <w:tcBorders>
              <w:top w:val="single" w:sz="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4ABD5931" w14:textId="77777777" w:rsidR="00456125" w:rsidRPr="00F45980"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Antidepressant or psychotherapy</w:t>
            </w:r>
          </w:p>
        </w:tc>
      </w:tr>
      <w:tr w:rsidR="00456125" w:rsidRPr="0054403D" w14:paraId="3F299C5D" w14:textId="77777777" w:rsidTr="00F44BC1">
        <w:trPr>
          <w:trHeight w:val="53"/>
        </w:trPr>
        <w:tc>
          <w:tcPr>
            <w:tcW w:w="1327" w:type="dxa"/>
            <w:tcBorders>
              <w:top w:val="single" w:sz="8" w:space="0" w:color="2F5496" w:themeColor="accent1" w:themeShade="BF"/>
              <w:left w:val="single" w:sz="18" w:space="0" w:color="2F5496" w:themeColor="accent1" w:themeShade="BF"/>
              <w:bottom w:val="single" w:sz="18" w:space="0" w:color="2F5496" w:themeColor="accent1" w:themeShade="BF"/>
              <w:right w:val="single" w:sz="8" w:space="0" w:color="2F5496" w:themeColor="accent1" w:themeShade="BF"/>
            </w:tcBorders>
            <w:shd w:val="clear" w:color="auto" w:fill="E2EDFF"/>
          </w:tcPr>
          <w:p w14:paraId="51746F80" w14:textId="77777777" w:rsidR="00456125" w:rsidRPr="00F45980"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≥20</w:t>
            </w:r>
          </w:p>
        </w:tc>
        <w:tc>
          <w:tcPr>
            <w:tcW w:w="2250" w:type="dxa"/>
            <w:tcBorders>
              <w:top w:val="single" w:sz="8" w:space="0" w:color="2F5496" w:themeColor="accent1" w:themeShade="BF"/>
              <w:left w:val="single" w:sz="8" w:space="0" w:color="2F5496" w:themeColor="accent1" w:themeShade="BF"/>
              <w:bottom w:val="single" w:sz="18" w:space="0" w:color="2F5496" w:themeColor="accent1" w:themeShade="BF"/>
              <w:right w:val="single" w:sz="8" w:space="0" w:color="2F5496" w:themeColor="accent1" w:themeShade="BF"/>
            </w:tcBorders>
            <w:shd w:val="clear" w:color="auto" w:fill="E2EDFF"/>
          </w:tcPr>
          <w:p w14:paraId="7AE65677" w14:textId="77777777" w:rsidR="00456125" w:rsidRPr="00F45980"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Major depression, severe</w:t>
            </w:r>
          </w:p>
        </w:tc>
        <w:tc>
          <w:tcPr>
            <w:tcW w:w="5773" w:type="dxa"/>
            <w:tcBorders>
              <w:top w:val="single" w:sz="8" w:space="0" w:color="2F5496" w:themeColor="accent1" w:themeShade="BF"/>
              <w:left w:val="single" w:sz="8" w:space="0" w:color="2F5496" w:themeColor="accent1" w:themeShade="BF"/>
              <w:bottom w:val="single" w:sz="18" w:space="0" w:color="2F5496" w:themeColor="accent1" w:themeShade="BF"/>
              <w:right w:val="single" w:sz="18" w:space="0" w:color="2F5496" w:themeColor="accent1" w:themeShade="BF"/>
            </w:tcBorders>
            <w:shd w:val="clear" w:color="auto" w:fill="E2EDFF"/>
          </w:tcPr>
          <w:p w14:paraId="719012AE" w14:textId="77777777" w:rsidR="00456125" w:rsidRPr="00F45980"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Antidepressant or psychotherapy</w:t>
            </w:r>
            <w:r>
              <w:rPr>
                <w:rFonts w:ascii="Arial" w:eastAsia="Calibri" w:hAnsi="Arial" w:cs="Arial"/>
                <w:color w:val="000000"/>
                <w:sz w:val="18"/>
                <w:szCs w:val="18"/>
              </w:rPr>
              <w:t xml:space="preserve"> </w:t>
            </w:r>
            <w:r w:rsidRPr="0087588B">
              <w:rPr>
                <w:rFonts w:ascii="Arial" w:eastAsia="Calibri" w:hAnsi="Arial" w:cs="Arial"/>
                <w:color w:val="000000"/>
                <w:sz w:val="18"/>
                <w:szCs w:val="18"/>
              </w:rPr>
              <w:t>(especially if not improved on monotherapy)</w:t>
            </w:r>
          </w:p>
        </w:tc>
      </w:tr>
    </w:tbl>
    <w:p w14:paraId="0482B28B" w14:textId="77777777" w:rsidR="00E816FB" w:rsidRPr="0087588B" w:rsidRDefault="00E816FB" w:rsidP="00871D69">
      <w:pPr>
        <w:pBdr>
          <w:top w:val="nil"/>
          <w:left w:val="nil"/>
          <w:bottom w:val="nil"/>
          <w:right w:val="nil"/>
          <w:between w:val="nil"/>
        </w:pBdr>
        <w:spacing w:before="180" w:after="180"/>
        <w:rPr>
          <w:rFonts w:ascii="Arial" w:hAnsi="Arial" w:cs="Arial"/>
          <w:color w:val="000000"/>
        </w:rPr>
      </w:pPr>
      <w:r w:rsidRPr="0087588B">
        <w:rPr>
          <w:rFonts w:ascii="Arial" w:eastAsia="Calibri" w:hAnsi="Arial" w:cs="Arial"/>
          <w:color w:val="000000"/>
          <w:sz w:val="22"/>
          <w:szCs w:val="22"/>
        </w:rPr>
        <w:t>PHQ-9 scoring resources provide an example of how PRO information can be translated into clinically useful information (</w:t>
      </w:r>
      <w:hyperlink r:id="rId20">
        <w:r w:rsidRPr="0087588B">
          <w:rPr>
            <w:rFonts w:ascii="Arial" w:eastAsia="Calibri" w:hAnsi="Arial" w:cs="Arial"/>
            <w:color w:val="0000FF"/>
            <w:sz w:val="22"/>
            <w:szCs w:val="22"/>
            <w:u w:val="single"/>
          </w:rPr>
          <w:t>http://www.cqaimh.org/pdf/tool_phq9.pdf</w:t>
        </w:r>
      </w:hyperlink>
      <w:r w:rsidRPr="0087588B">
        <w:rPr>
          <w:rFonts w:ascii="Arial" w:eastAsia="Calibri" w:hAnsi="Arial" w:cs="Arial"/>
          <w:color w:val="0000FF"/>
          <w:sz w:val="22"/>
          <w:szCs w:val="22"/>
          <w:u w:val="single"/>
        </w:rPr>
        <w:t>)</w:t>
      </w:r>
      <w:r w:rsidRPr="0087588B">
        <w:rPr>
          <w:rFonts w:ascii="Arial" w:eastAsia="Calibri" w:hAnsi="Arial" w:cs="Arial"/>
          <w:color w:val="000000"/>
          <w:sz w:val="22"/>
          <w:szCs w:val="22"/>
        </w:rPr>
        <w:t>.</w:t>
      </w:r>
    </w:p>
    <w:p w14:paraId="53C80EB0" w14:textId="77777777" w:rsidR="004C6F00" w:rsidRPr="005C4103" w:rsidRDefault="004C6F00" w:rsidP="005C4103">
      <w:pPr>
        <w:pStyle w:val="Style1"/>
      </w:pPr>
      <w:bookmarkStart w:id="61" w:name="_Toc49863342"/>
      <w:r w:rsidRPr="005C4103">
        <w:t>Determine order of PRO measures in assessment</w:t>
      </w:r>
      <w:bookmarkEnd w:id="61"/>
    </w:p>
    <w:p w14:paraId="33549DCE" w14:textId="6420D5B2" w:rsidR="00E816FB" w:rsidRPr="00871D69" w:rsidRDefault="004C6F00" w:rsidP="00871D69">
      <w:pPr>
        <w:spacing w:before="60" w:after="180"/>
        <w:rPr>
          <w:rFonts w:ascii="Arial" w:hAnsi="Arial" w:cs="Arial"/>
          <w:sz w:val="22"/>
          <w:szCs w:val="22"/>
        </w:rPr>
      </w:pPr>
      <w:r w:rsidRPr="0087588B">
        <w:rPr>
          <w:rFonts w:ascii="Arial" w:hAnsi="Arial" w:cs="Arial"/>
          <w:sz w:val="22"/>
          <w:szCs w:val="22"/>
        </w:rPr>
        <w:t xml:space="preserve">The chronological order in which PRO measures are placed </w:t>
      </w:r>
      <w:r w:rsidR="00DD478E" w:rsidRPr="0087588B">
        <w:rPr>
          <w:rFonts w:ascii="Arial" w:hAnsi="Arial" w:cs="Arial"/>
          <w:sz w:val="22"/>
          <w:szCs w:val="22"/>
        </w:rPr>
        <w:t xml:space="preserve">in the assessment </w:t>
      </w:r>
      <w:r w:rsidRPr="0087588B">
        <w:rPr>
          <w:rFonts w:ascii="Arial" w:hAnsi="Arial" w:cs="Arial"/>
          <w:sz w:val="22"/>
          <w:szCs w:val="22"/>
        </w:rPr>
        <w:t xml:space="preserve">may have an impact on your patients’ response. We recommend beginning the assessment with a relatively benign domain, such as family history of chronic conditions, before building up to more sensitive topics such as sexual risk behavior, intimate partner violence, or </w:t>
      </w:r>
      <w:r w:rsidR="00CE7291">
        <w:rPr>
          <w:rFonts w:ascii="Arial" w:hAnsi="Arial" w:cs="Arial"/>
          <w:sz w:val="22"/>
          <w:szCs w:val="22"/>
        </w:rPr>
        <w:t>substance</w:t>
      </w:r>
      <w:r w:rsidRPr="0087588B">
        <w:rPr>
          <w:rFonts w:ascii="Arial" w:hAnsi="Arial" w:cs="Arial"/>
          <w:sz w:val="22"/>
          <w:szCs w:val="22"/>
        </w:rPr>
        <w:t xml:space="preserve"> use. </w:t>
      </w:r>
      <w:r w:rsidR="00DD478E" w:rsidRPr="0087588B">
        <w:rPr>
          <w:rFonts w:ascii="Arial" w:hAnsi="Arial" w:cs="Arial"/>
          <w:sz w:val="22"/>
          <w:szCs w:val="22"/>
        </w:rPr>
        <w:t>Another consideration is that</w:t>
      </w:r>
      <w:r w:rsidRPr="0087588B">
        <w:rPr>
          <w:rFonts w:ascii="Arial" w:hAnsi="Arial" w:cs="Arial"/>
          <w:sz w:val="22"/>
          <w:szCs w:val="22"/>
        </w:rPr>
        <w:t xml:space="preserve"> you may want to place the measures with the highest clinical relevance (e.g., suicidal ideation</w:t>
      </w:r>
      <w:r w:rsidR="009978CB" w:rsidRPr="0087588B">
        <w:rPr>
          <w:rFonts w:ascii="Arial" w:hAnsi="Arial" w:cs="Arial"/>
          <w:sz w:val="22"/>
          <w:szCs w:val="22"/>
        </w:rPr>
        <w:t>, ART adherence</w:t>
      </w:r>
      <w:r w:rsidRPr="0087588B">
        <w:rPr>
          <w:rFonts w:ascii="Arial" w:hAnsi="Arial" w:cs="Arial"/>
          <w:sz w:val="22"/>
          <w:szCs w:val="22"/>
        </w:rPr>
        <w:t xml:space="preserve">) earlier in the assessment in order to ensure that the patient </w:t>
      </w:r>
      <w:r w:rsidR="00DD478E" w:rsidRPr="0087588B">
        <w:rPr>
          <w:rFonts w:ascii="Arial" w:hAnsi="Arial" w:cs="Arial"/>
          <w:sz w:val="22"/>
          <w:szCs w:val="22"/>
        </w:rPr>
        <w:t>completes the most critical information.</w:t>
      </w:r>
      <w:r w:rsidR="005C4103">
        <w:rPr>
          <w:rFonts w:ascii="Arial" w:hAnsi="Arial" w:cs="Arial"/>
          <w:sz w:val="22"/>
          <w:szCs w:val="22"/>
        </w:rPr>
        <w:t xml:space="preserve"> </w:t>
      </w:r>
    </w:p>
    <w:p w14:paraId="5948DA8A" w14:textId="19D93CA7" w:rsidR="004A793A" w:rsidRPr="005C4103" w:rsidRDefault="00BC720E" w:rsidP="005C4103">
      <w:pPr>
        <w:pStyle w:val="Style1"/>
      </w:pPr>
      <w:bookmarkStart w:id="62" w:name="_Toc49863343"/>
      <w:r w:rsidRPr="005C4103">
        <w:t xml:space="preserve">Determine frequency of </w:t>
      </w:r>
      <w:r w:rsidR="00FB612B" w:rsidRPr="005C4103">
        <w:t xml:space="preserve">administration </w:t>
      </w:r>
      <w:r w:rsidR="00952E0F" w:rsidRPr="005C4103">
        <w:t xml:space="preserve">overall and </w:t>
      </w:r>
      <w:r w:rsidR="00FB612B" w:rsidRPr="005C4103">
        <w:t>for each measure</w:t>
      </w:r>
      <w:bookmarkEnd w:id="62"/>
    </w:p>
    <w:p w14:paraId="5C3770BF" w14:textId="7BE6B537" w:rsidR="009978CB" w:rsidRPr="0087588B" w:rsidRDefault="00436839" w:rsidP="00871D69">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After selecting domains and </w:t>
      </w:r>
      <w:r w:rsidR="009978CB" w:rsidRPr="0087588B">
        <w:rPr>
          <w:rFonts w:ascii="Arial" w:eastAsia="Calibri" w:hAnsi="Arial" w:cs="Arial"/>
          <w:color w:val="000000"/>
          <w:sz w:val="22"/>
          <w:szCs w:val="22"/>
        </w:rPr>
        <w:t xml:space="preserve">measures </w:t>
      </w:r>
      <w:r w:rsidRPr="0087588B">
        <w:rPr>
          <w:rFonts w:ascii="Arial" w:eastAsia="Calibri" w:hAnsi="Arial" w:cs="Arial"/>
          <w:color w:val="000000"/>
          <w:sz w:val="22"/>
          <w:szCs w:val="22"/>
        </w:rPr>
        <w:t xml:space="preserve">of interest, consider </w:t>
      </w:r>
      <w:r w:rsidR="00BC720E" w:rsidRPr="0087588B">
        <w:rPr>
          <w:rFonts w:ascii="Arial" w:eastAsia="Calibri" w:hAnsi="Arial" w:cs="Arial"/>
          <w:color w:val="000000"/>
          <w:sz w:val="22"/>
          <w:szCs w:val="22"/>
        </w:rPr>
        <w:t>ways to minimize the</w:t>
      </w:r>
      <w:r w:rsidR="009978CB" w:rsidRPr="0087588B">
        <w:rPr>
          <w:rFonts w:ascii="Arial" w:eastAsia="Calibri" w:hAnsi="Arial" w:cs="Arial"/>
          <w:color w:val="000000"/>
          <w:sz w:val="22"/>
          <w:szCs w:val="22"/>
        </w:rPr>
        <w:t xml:space="preserve"> patient time burden for completing </w:t>
      </w:r>
      <w:proofErr w:type="spellStart"/>
      <w:r w:rsidR="009978CB" w:rsidRPr="0087588B">
        <w:rPr>
          <w:rFonts w:ascii="Arial" w:eastAsia="Calibri" w:hAnsi="Arial" w:cs="Arial"/>
          <w:color w:val="000000"/>
          <w:sz w:val="22"/>
          <w:szCs w:val="22"/>
        </w:rPr>
        <w:t>PROs.</w:t>
      </w:r>
      <w:proofErr w:type="spellEnd"/>
      <w:r w:rsidR="009978CB" w:rsidRPr="0087588B">
        <w:rPr>
          <w:rFonts w:ascii="Arial" w:eastAsia="Calibri" w:hAnsi="Arial" w:cs="Arial"/>
          <w:color w:val="000000"/>
          <w:sz w:val="22"/>
          <w:szCs w:val="22"/>
        </w:rPr>
        <w:t xml:space="preserve"> This includes length of time </w:t>
      </w:r>
      <w:r w:rsidR="00315456">
        <w:rPr>
          <w:rFonts w:ascii="Arial" w:eastAsia="Calibri" w:hAnsi="Arial" w:cs="Arial"/>
          <w:color w:val="000000"/>
          <w:sz w:val="22"/>
          <w:szCs w:val="22"/>
        </w:rPr>
        <w:t>for</w:t>
      </w:r>
      <w:r w:rsidR="009978CB" w:rsidRPr="0087588B">
        <w:rPr>
          <w:rFonts w:ascii="Arial" w:eastAsia="Calibri" w:hAnsi="Arial" w:cs="Arial"/>
          <w:color w:val="000000"/>
          <w:sz w:val="22"/>
          <w:szCs w:val="22"/>
        </w:rPr>
        <w:t xml:space="preserve"> completion of assessment, the frequency with which patients will be offered PROs, and the frequency with which patients will be shown specific measures.</w:t>
      </w:r>
      <w:r w:rsidR="005C4103">
        <w:rPr>
          <w:rFonts w:ascii="Arial" w:eastAsia="Calibri" w:hAnsi="Arial" w:cs="Arial"/>
          <w:color w:val="000000"/>
          <w:sz w:val="22"/>
          <w:szCs w:val="22"/>
        </w:rPr>
        <w:t xml:space="preserve"> </w:t>
      </w:r>
    </w:p>
    <w:p w14:paraId="060B320D" w14:textId="7EB55498" w:rsidR="009978CB" w:rsidRPr="0087588B" w:rsidRDefault="009978CB" w:rsidP="00871D69">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A tool for estimating the </w:t>
      </w:r>
      <w:r w:rsidR="00703E80" w:rsidRPr="0087588B">
        <w:rPr>
          <w:rFonts w:ascii="Arial" w:eastAsia="Calibri" w:hAnsi="Arial" w:cs="Arial"/>
          <w:color w:val="000000"/>
          <w:sz w:val="22"/>
          <w:szCs w:val="22"/>
        </w:rPr>
        <w:t xml:space="preserve">average </w:t>
      </w:r>
      <w:r w:rsidRPr="0087588B">
        <w:rPr>
          <w:rFonts w:ascii="Arial" w:eastAsia="Calibri" w:hAnsi="Arial" w:cs="Arial"/>
          <w:color w:val="000000"/>
          <w:sz w:val="22"/>
          <w:szCs w:val="22"/>
        </w:rPr>
        <w:t xml:space="preserve">length of time your PRO assessment will take </w:t>
      </w:r>
      <w:r w:rsidR="00703E80" w:rsidRPr="0087588B">
        <w:rPr>
          <w:rFonts w:ascii="Arial" w:eastAsia="Calibri" w:hAnsi="Arial" w:cs="Arial"/>
          <w:color w:val="000000"/>
          <w:sz w:val="22"/>
          <w:szCs w:val="22"/>
        </w:rPr>
        <w:t>to complete c</w:t>
      </w:r>
      <w:r w:rsidRPr="0087588B">
        <w:rPr>
          <w:rFonts w:ascii="Arial" w:eastAsia="Calibri" w:hAnsi="Arial" w:cs="Arial"/>
          <w:color w:val="000000"/>
          <w:sz w:val="22"/>
          <w:szCs w:val="22"/>
        </w:rPr>
        <w:t xml:space="preserve">an be found here. </w:t>
      </w:r>
      <w:r w:rsidR="00315456" w:rsidRPr="00315456">
        <w:rPr>
          <w:rFonts w:ascii="Arial" w:eastAsia="Calibri" w:hAnsi="Arial" w:cs="Arial"/>
          <w:color w:val="7F7F7F" w:themeColor="text1" w:themeTint="80"/>
          <w:sz w:val="22"/>
          <w:szCs w:val="22"/>
        </w:rPr>
        <w:t>[Add link]</w:t>
      </w:r>
    </w:p>
    <w:p w14:paraId="102ACC49" w14:textId="48777471" w:rsidR="00B1183C" w:rsidRDefault="009978CB" w:rsidP="00871D69">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lastRenderedPageBreak/>
        <w:t xml:space="preserve">To establish the desired frequency with which patients will be offered the PRO assessment, consider the intervals in which your clinic’s patients typically are seen for routine visits. You may wish to administer PROs no more frequently than every 3 months, every 6 months, or annually, depending on timing of visits and your patient population’s needs. </w:t>
      </w:r>
      <w:r w:rsidR="00B1183C">
        <w:rPr>
          <w:rFonts w:ascii="Arial" w:eastAsia="Calibri" w:hAnsi="Arial" w:cs="Arial"/>
          <w:color w:val="000000"/>
          <w:sz w:val="22"/>
          <w:szCs w:val="22"/>
        </w:rPr>
        <w:t>Benefits of more frequent assessments is richer information but greater burden. However, too frequent just annoys patients.</w:t>
      </w:r>
    </w:p>
    <w:p w14:paraId="43C7BD70" w14:textId="2E20E0BD" w:rsidR="00703E80" w:rsidRPr="0087588B" w:rsidRDefault="00B1183C" w:rsidP="00871D69">
      <w:pPr>
        <w:pBdr>
          <w:top w:val="nil"/>
          <w:left w:val="nil"/>
          <w:bottom w:val="nil"/>
          <w:right w:val="nil"/>
          <w:between w:val="nil"/>
        </w:pBdr>
        <w:spacing w:before="60" w:after="180"/>
        <w:rPr>
          <w:rFonts w:ascii="Arial" w:eastAsia="Calibri" w:hAnsi="Arial" w:cs="Arial"/>
          <w:color w:val="000000"/>
          <w:sz w:val="22"/>
          <w:szCs w:val="22"/>
        </w:rPr>
      </w:pPr>
      <w:r>
        <w:rPr>
          <w:rFonts w:ascii="Arial" w:hAnsi="Arial" w:cs="Arial"/>
          <w:noProof/>
          <w:sz w:val="22"/>
          <w:szCs w:val="22"/>
        </w:rPr>
        <mc:AlternateContent>
          <mc:Choice Requires="wps">
            <w:drawing>
              <wp:anchor distT="0" distB="182880" distL="114300" distR="114300" simplePos="0" relativeHeight="251709440" behindDoc="0" locked="0" layoutInCell="1" allowOverlap="1" wp14:anchorId="2F749C5E" wp14:editId="279F8476">
                <wp:simplePos x="0" y="0"/>
                <wp:positionH relativeFrom="column">
                  <wp:posOffset>0</wp:posOffset>
                </wp:positionH>
                <wp:positionV relativeFrom="paragraph">
                  <wp:posOffset>285115</wp:posOffset>
                </wp:positionV>
                <wp:extent cx="6144260" cy="1160780"/>
                <wp:effectExtent l="12700" t="12700" r="15240" b="15240"/>
                <wp:wrapSquare wrapText="bothSides"/>
                <wp:docPr id="40" name="Text Box 40"/>
                <wp:cNvGraphicFramePr/>
                <a:graphic xmlns:a="http://schemas.openxmlformats.org/drawingml/2006/main">
                  <a:graphicData uri="http://schemas.microsoft.com/office/word/2010/wordprocessingShape">
                    <wps:wsp>
                      <wps:cNvSpPr txBox="1"/>
                      <wps:spPr>
                        <a:xfrm>
                          <a:off x="0" y="0"/>
                          <a:ext cx="6144260" cy="1160780"/>
                        </a:xfrm>
                        <a:prstGeom prst="rect">
                          <a:avLst/>
                        </a:prstGeom>
                        <a:solidFill>
                          <a:schemeClr val="accent1">
                            <a:lumMod val="20000"/>
                            <a:lumOff val="80000"/>
                          </a:schemeClr>
                        </a:solidFill>
                        <a:ln w="25400">
                          <a:solidFill>
                            <a:schemeClr val="accent1">
                              <a:lumMod val="75000"/>
                            </a:schemeClr>
                          </a:solidFill>
                        </a:ln>
                      </wps:spPr>
                      <wps:txbx>
                        <w:txbxContent>
                          <w:p w14:paraId="2ACE5D86" w14:textId="6EE4DC76" w:rsidR="00B1183C" w:rsidRPr="0098425D" w:rsidRDefault="00B1183C" w:rsidP="00B1183C">
                            <w:pPr>
                              <w:pStyle w:val="Style1"/>
                              <w:rPr>
                                <w:rFonts w:cs="Arial"/>
                                <w:b w:val="0"/>
                                <w:bCs w:val="0"/>
                                <w:color w:val="000000" w:themeColor="text1"/>
                                <w:sz w:val="22"/>
                                <w:szCs w:val="22"/>
                              </w:rPr>
                            </w:pPr>
                            <w:r w:rsidRPr="00E87E44">
                              <w:rPr>
                                <w:rFonts w:cs="Arial"/>
                                <w:i/>
                                <w:iCs/>
                                <w:color w:val="000000" w:themeColor="text1"/>
                                <w:sz w:val="22"/>
                                <w:szCs w:val="22"/>
                              </w:rPr>
                              <w:t>Practical tip</w:t>
                            </w:r>
                            <w:r>
                              <w:rPr>
                                <w:rFonts w:cs="Arial"/>
                                <w:i/>
                                <w:iCs/>
                                <w:color w:val="000000" w:themeColor="text1"/>
                                <w:sz w:val="22"/>
                                <w:szCs w:val="22"/>
                              </w:rPr>
                              <w:t xml:space="preserve">: </w:t>
                            </w:r>
                            <w:r>
                              <w:rPr>
                                <w:rFonts w:cs="Arial"/>
                                <w:b w:val="0"/>
                                <w:bCs w:val="0"/>
                                <w:color w:val="000000" w:themeColor="text1"/>
                                <w:sz w:val="22"/>
                                <w:szCs w:val="22"/>
                              </w:rPr>
                              <w:t xml:space="preserve">Occasionally PLWH come to clinic very frequent (e.g. for wound care, IV antibiotics, other reasons). It is therefore important to set a PRO eligibility window so that PLWH who are clinic multiple times in the same week are not asked to complete them repeatedly. </w:t>
                            </w:r>
                            <w:r w:rsidR="00A655D9">
                              <w:rPr>
                                <w:rFonts w:cs="Arial"/>
                                <w:b w:val="0"/>
                                <w:bCs w:val="0"/>
                                <w:color w:val="000000" w:themeColor="text1"/>
                                <w:sz w:val="22"/>
                                <w:szCs w:val="22"/>
                              </w:rPr>
                              <w:t xml:space="preserve">It will both annoy PLWH and impact clinical burden. </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749C5E" id="Text Box 40" o:spid="_x0000_s1035" type="#_x0000_t202" style="position:absolute;margin-left:0;margin-top:22.45pt;width:483.8pt;height:136pt;z-index:251709440;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" fillcolor="#d9e2f3 [660]" strokecolor="#2f5496 [2404]" strokeweight="2pt">
                <v:textbox style="mso-fit-shape-to-text:t" inset="14.4pt,14.4pt,14.4pt,14.4pt">
                  <w:txbxContent>
                    <w:p w14:paraId="2ACE5D86" w14:textId="6EE4DC76" w:rsidR="00B1183C" w:rsidRPr="0098425D" w:rsidRDefault="00B1183C" w:rsidP="00B1183C">
                      <w:pPr>
                        <w:pStyle w:val="Style1"/>
                        <w:rPr>
                          <w:rFonts w:cs="Arial"/>
                          <w:b w:val="0"/>
                          <w:bCs w:val="0"/>
                          <w:color w:val="000000" w:themeColor="text1"/>
                          <w:sz w:val="22"/>
                          <w:szCs w:val="22"/>
                        </w:rPr>
                      </w:pPr>
                      <w:r w:rsidRPr="00E87E44">
                        <w:rPr>
                          <w:rFonts w:cs="Arial"/>
                          <w:i/>
                          <w:iCs/>
                          <w:color w:val="000000" w:themeColor="text1"/>
                          <w:sz w:val="22"/>
                          <w:szCs w:val="22"/>
                        </w:rPr>
                        <w:t>Practical tip</w:t>
                      </w:r>
                      <w:r>
                        <w:rPr>
                          <w:rFonts w:cs="Arial"/>
                          <w:i/>
                          <w:iCs/>
                          <w:color w:val="000000" w:themeColor="text1"/>
                          <w:sz w:val="22"/>
                          <w:szCs w:val="22"/>
                        </w:rPr>
                        <w:t xml:space="preserve">: </w:t>
                      </w:r>
                      <w:r>
                        <w:rPr>
                          <w:rFonts w:cs="Arial"/>
                          <w:b w:val="0"/>
                          <w:bCs w:val="0"/>
                          <w:color w:val="000000" w:themeColor="text1"/>
                          <w:sz w:val="22"/>
                          <w:szCs w:val="22"/>
                        </w:rPr>
                        <w:t xml:space="preserve">Occasionally PLWH come to clinic very frequent (e.g. for wound care, IV antibiotics, other reasons). It is therefore important to set a PRO eligibility window so that PLWH who are clinic multiple times in the same week are not asked to complete them repeatedly. </w:t>
                      </w:r>
                      <w:r w:rsidR="00A655D9">
                        <w:rPr>
                          <w:rFonts w:cs="Arial"/>
                          <w:b w:val="0"/>
                          <w:bCs w:val="0"/>
                          <w:color w:val="000000" w:themeColor="text1"/>
                          <w:sz w:val="22"/>
                          <w:szCs w:val="22"/>
                        </w:rPr>
                        <w:t xml:space="preserve">It will both annoy PLWH and impact clinical burden. </w:t>
                      </w:r>
                    </w:p>
                  </w:txbxContent>
                </v:textbox>
                <w10:wrap type="square"/>
              </v:shape>
            </w:pict>
          </mc:Fallback>
        </mc:AlternateContent>
      </w:r>
    </w:p>
    <w:p w14:paraId="12BEDE65" w14:textId="3D92B73C" w:rsidR="00703E80" w:rsidRPr="0087588B" w:rsidRDefault="00BC720E" w:rsidP="00871D69">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An electronic PRO </w:t>
      </w:r>
      <w:r w:rsidR="00703E80" w:rsidRPr="0087588B">
        <w:rPr>
          <w:rFonts w:ascii="Arial" w:eastAsia="Calibri" w:hAnsi="Arial" w:cs="Arial"/>
          <w:color w:val="000000"/>
          <w:sz w:val="22"/>
          <w:szCs w:val="22"/>
        </w:rPr>
        <w:t>platform</w:t>
      </w:r>
      <w:r w:rsidRPr="0087588B">
        <w:rPr>
          <w:rFonts w:ascii="Arial" w:eastAsia="Calibri" w:hAnsi="Arial" w:cs="Arial"/>
          <w:color w:val="000000"/>
          <w:sz w:val="22"/>
          <w:szCs w:val="22"/>
        </w:rPr>
        <w:t xml:space="preserve"> can be programmed </w:t>
      </w:r>
      <w:r w:rsidR="00A017FC">
        <w:rPr>
          <w:rFonts w:ascii="Arial" w:eastAsia="Calibri" w:hAnsi="Arial" w:cs="Arial"/>
          <w:color w:val="000000"/>
          <w:sz w:val="22"/>
          <w:szCs w:val="22"/>
        </w:rPr>
        <w:t xml:space="preserve">to </w:t>
      </w:r>
      <w:r w:rsidRPr="0087588B">
        <w:rPr>
          <w:rFonts w:ascii="Arial" w:eastAsia="Calibri" w:hAnsi="Arial" w:cs="Arial"/>
          <w:color w:val="000000"/>
          <w:sz w:val="22"/>
          <w:szCs w:val="22"/>
        </w:rPr>
        <w:t>show</w:t>
      </w:r>
      <w:r w:rsidR="00703E80" w:rsidRPr="0087588B">
        <w:rPr>
          <w:rFonts w:ascii="Arial" w:eastAsia="Calibri" w:hAnsi="Arial" w:cs="Arial"/>
          <w:color w:val="000000"/>
          <w:sz w:val="22"/>
          <w:szCs w:val="22"/>
        </w:rPr>
        <w:t xml:space="preserve"> individual PRO</w:t>
      </w:r>
      <w:r w:rsidRPr="0087588B">
        <w:rPr>
          <w:rFonts w:ascii="Arial" w:eastAsia="Calibri" w:hAnsi="Arial" w:cs="Arial"/>
          <w:color w:val="000000"/>
          <w:sz w:val="22"/>
          <w:szCs w:val="22"/>
        </w:rPr>
        <w:t xml:space="preserve"> measure</w:t>
      </w:r>
      <w:r w:rsidR="00703E80" w:rsidRPr="0087588B">
        <w:rPr>
          <w:rFonts w:ascii="Arial" w:eastAsia="Calibri" w:hAnsi="Arial" w:cs="Arial"/>
          <w:color w:val="000000"/>
          <w:sz w:val="22"/>
          <w:szCs w:val="22"/>
        </w:rPr>
        <w:t>s at specific time intervals. Not</w:t>
      </w:r>
      <w:r w:rsidR="00436839" w:rsidRPr="0087588B">
        <w:rPr>
          <w:rFonts w:ascii="Arial" w:eastAsia="Calibri" w:hAnsi="Arial" w:cs="Arial"/>
          <w:color w:val="000000"/>
          <w:sz w:val="22"/>
          <w:szCs w:val="22"/>
        </w:rPr>
        <w:t xml:space="preserve"> all PROs </w:t>
      </w:r>
      <w:r w:rsidR="00053E5D" w:rsidRPr="0087588B">
        <w:rPr>
          <w:rFonts w:ascii="Arial" w:eastAsia="Calibri" w:hAnsi="Arial" w:cs="Arial"/>
          <w:color w:val="000000"/>
          <w:sz w:val="22"/>
          <w:szCs w:val="22"/>
        </w:rPr>
        <w:t xml:space="preserve">may </w:t>
      </w:r>
      <w:r w:rsidR="00436839" w:rsidRPr="0087588B">
        <w:rPr>
          <w:rFonts w:ascii="Arial" w:eastAsia="Calibri" w:hAnsi="Arial" w:cs="Arial"/>
          <w:color w:val="000000"/>
          <w:sz w:val="22"/>
          <w:szCs w:val="22"/>
        </w:rPr>
        <w:t>need to be administered at every visit</w:t>
      </w:r>
      <w:r w:rsidR="00053E5D" w:rsidRPr="0087588B">
        <w:rPr>
          <w:rFonts w:ascii="Arial" w:eastAsia="Calibri" w:hAnsi="Arial" w:cs="Arial"/>
          <w:color w:val="000000"/>
          <w:sz w:val="22"/>
          <w:szCs w:val="22"/>
        </w:rPr>
        <w:t xml:space="preserve">. </w:t>
      </w:r>
      <w:r w:rsidR="00703E80" w:rsidRPr="0087588B">
        <w:rPr>
          <w:rFonts w:ascii="Arial" w:eastAsia="Calibri" w:hAnsi="Arial" w:cs="Arial"/>
          <w:color w:val="000000"/>
          <w:sz w:val="22"/>
          <w:szCs w:val="22"/>
        </w:rPr>
        <w:t xml:space="preserve">For example, gender identity and sexual orientation are less prone to change relative to other domains, and so might be asked only every two years. Other domains, such as family history of chronic conditions, only need to be asked once. </w:t>
      </w:r>
    </w:p>
    <w:p w14:paraId="68769BB5" w14:textId="5EB13660" w:rsidR="00053E5D" w:rsidRPr="00871D69" w:rsidRDefault="00703E80" w:rsidP="00871D69">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 xml:space="preserve">An electronic PRO platform can also be tailored to administer individual measures with varying frequencies, based on </w:t>
      </w:r>
      <w:r w:rsidR="00317664" w:rsidRPr="0087588B">
        <w:rPr>
          <w:rFonts w:ascii="Arial" w:eastAsia="Calibri" w:hAnsi="Arial" w:cs="Arial"/>
          <w:color w:val="000000"/>
          <w:sz w:val="22"/>
          <w:szCs w:val="22"/>
        </w:rPr>
        <w:t xml:space="preserve">an individual patient’s </w:t>
      </w:r>
      <w:r w:rsidRPr="0087588B">
        <w:rPr>
          <w:rFonts w:ascii="Arial" w:eastAsia="Calibri" w:hAnsi="Arial" w:cs="Arial"/>
          <w:color w:val="000000"/>
          <w:sz w:val="22"/>
          <w:szCs w:val="22"/>
        </w:rPr>
        <w:t>previous responses. For</w:t>
      </w:r>
      <w:r w:rsidR="00053E5D" w:rsidRPr="0087588B">
        <w:rPr>
          <w:rFonts w:ascii="Arial" w:eastAsia="Calibri" w:hAnsi="Arial" w:cs="Arial"/>
          <w:color w:val="000000"/>
          <w:sz w:val="22"/>
          <w:szCs w:val="22"/>
        </w:rPr>
        <w:t xml:space="preserve"> example, </w:t>
      </w:r>
      <w:r w:rsidR="00317664" w:rsidRPr="0087588B">
        <w:rPr>
          <w:rFonts w:ascii="Arial" w:eastAsia="Calibri" w:hAnsi="Arial" w:cs="Arial"/>
          <w:color w:val="000000"/>
          <w:sz w:val="22"/>
          <w:szCs w:val="22"/>
        </w:rPr>
        <w:t>for an older patient who</w:t>
      </w:r>
      <w:r w:rsidR="00053E5D" w:rsidRPr="0087588B">
        <w:rPr>
          <w:rFonts w:ascii="Arial" w:eastAsia="Calibri" w:hAnsi="Arial" w:cs="Arial"/>
          <w:color w:val="000000"/>
          <w:sz w:val="22"/>
          <w:szCs w:val="22"/>
        </w:rPr>
        <w:t xml:space="preserve"> previously indicate</w:t>
      </w:r>
      <w:r w:rsidR="00BC720E" w:rsidRPr="0087588B">
        <w:rPr>
          <w:rFonts w:ascii="Arial" w:eastAsia="Calibri" w:hAnsi="Arial" w:cs="Arial"/>
          <w:color w:val="000000"/>
          <w:sz w:val="22"/>
          <w:szCs w:val="22"/>
        </w:rPr>
        <w:t>d</w:t>
      </w:r>
      <w:r w:rsidR="00053E5D" w:rsidRPr="0087588B">
        <w:rPr>
          <w:rFonts w:ascii="Arial" w:eastAsia="Calibri" w:hAnsi="Arial" w:cs="Arial"/>
          <w:color w:val="000000"/>
          <w:sz w:val="22"/>
          <w:szCs w:val="22"/>
        </w:rPr>
        <w:t xml:space="preserve"> </w:t>
      </w:r>
      <w:r w:rsidR="00BC720E" w:rsidRPr="0087588B">
        <w:rPr>
          <w:rFonts w:ascii="Arial" w:eastAsia="Calibri" w:hAnsi="Arial" w:cs="Arial"/>
          <w:color w:val="000000"/>
          <w:sz w:val="22"/>
          <w:szCs w:val="22"/>
        </w:rPr>
        <w:t xml:space="preserve">having never smoked </w:t>
      </w:r>
      <w:r w:rsidR="00053E5D" w:rsidRPr="0087588B">
        <w:rPr>
          <w:rFonts w:ascii="Arial" w:eastAsia="Calibri" w:hAnsi="Arial" w:cs="Arial"/>
          <w:color w:val="000000"/>
          <w:sz w:val="22"/>
          <w:szCs w:val="22"/>
        </w:rPr>
        <w:t>in the PROs</w:t>
      </w:r>
      <w:r w:rsidRPr="0087588B">
        <w:rPr>
          <w:rFonts w:ascii="Arial" w:eastAsia="Calibri" w:hAnsi="Arial" w:cs="Arial"/>
          <w:color w:val="000000"/>
          <w:sz w:val="22"/>
          <w:szCs w:val="22"/>
        </w:rPr>
        <w:t xml:space="preserve">, </w:t>
      </w:r>
      <w:r w:rsidR="00317664" w:rsidRPr="0087588B">
        <w:rPr>
          <w:rFonts w:ascii="Arial" w:eastAsia="Calibri" w:hAnsi="Arial" w:cs="Arial"/>
          <w:color w:val="000000"/>
          <w:sz w:val="22"/>
          <w:szCs w:val="22"/>
        </w:rPr>
        <w:t xml:space="preserve">it may not make sense to </w:t>
      </w:r>
      <w:r w:rsidRPr="0087588B">
        <w:rPr>
          <w:rFonts w:ascii="Arial" w:eastAsia="Calibri" w:hAnsi="Arial" w:cs="Arial"/>
          <w:color w:val="000000"/>
          <w:sz w:val="22"/>
          <w:szCs w:val="22"/>
        </w:rPr>
        <w:t xml:space="preserve">again ask about </w:t>
      </w:r>
      <w:r w:rsidR="00BC720E" w:rsidRPr="0087588B">
        <w:rPr>
          <w:rFonts w:ascii="Arial" w:eastAsia="Calibri" w:hAnsi="Arial" w:cs="Arial"/>
          <w:color w:val="000000"/>
          <w:sz w:val="22"/>
          <w:szCs w:val="22"/>
        </w:rPr>
        <w:t xml:space="preserve">smoking </w:t>
      </w:r>
      <w:r w:rsidRPr="0087588B">
        <w:rPr>
          <w:rFonts w:ascii="Arial" w:eastAsia="Calibri" w:hAnsi="Arial" w:cs="Arial"/>
          <w:color w:val="000000"/>
          <w:sz w:val="22"/>
          <w:szCs w:val="22"/>
        </w:rPr>
        <w:t xml:space="preserve">habits on each subsequent visit; this question could be skipped in lieu of domains more relevant to that </w:t>
      </w:r>
      <w:r w:rsidR="00825CD5" w:rsidRPr="0087588B">
        <w:rPr>
          <w:rFonts w:ascii="Arial" w:eastAsia="Calibri" w:hAnsi="Arial" w:cs="Arial"/>
          <w:color w:val="000000"/>
          <w:sz w:val="22"/>
          <w:szCs w:val="22"/>
        </w:rPr>
        <w:t xml:space="preserve">patient, and revisited less frequently (e.g., every 2 years). </w:t>
      </w:r>
      <w:r w:rsidR="00053E5D" w:rsidRPr="0087588B">
        <w:rPr>
          <w:rFonts w:ascii="Arial" w:eastAsia="Calibri" w:hAnsi="Arial" w:cs="Arial"/>
          <w:color w:val="000000"/>
          <w:sz w:val="22"/>
          <w:szCs w:val="22"/>
        </w:rPr>
        <w:t xml:space="preserve">Conversely, </w:t>
      </w:r>
      <w:r w:rsidR="00825CD5" w:rsidRPr="0087588B">
        <w:rPr>
          <w:rFonts w:ascii="Arial" w:eastAsia="Calibri" w:hAnsi="Arial" w:cs="Arial"/>
          <w:color w:val="000000"/>
          <w:sz w:val="22"/>
          <w:szCs w:val="22"/>
        </w:rPr>
        <w:t xml:space="preserve">patients </w:t>
      </w:r>
      <w:r w:rsidR="00317664" w:rsidRPr="0087588B">
        <w:rPr>
          <w:rFonts w:ascii="Arial" w:eastAsia="Calibri" w:hAnsi="Arial" w:cs="Arial"/>
          <w:color w:val="000000"/>
          <w:sz w:val="22"/>
          <w:szCs w:val="22"/>
        </w:rPr>
        <w:t xml:space="preserve">who </w:t>
      </w:r>
      <w:r w:rsidR="00825CD5" w:rsidRPr="0087588B">
        <w:rPr>
          <w:rFonts w:ascii="Arial" w:eastAsia="Calibri" w:hAnsi="Arial" w:cs="Arial"/>
          <w:color w:val="000000"/>
          <w:sz w:val="22"/>
          <w:szCs w:val="22"/>
        </w:rPr>
        <w:t>in previous PROs endorsed specific symptoms or risk behaviors</w:t>
      </w:r>
      <w:r w:rsidR="00317664" w:rsidRPr="0087588B">
        <w:rPr>
          <w:rFonts w:ascii="Arial" w:eastAsia="Calibri" w:hAnsi="Arial" w:cs="Arial"/>
          <w:color w:val="000000"/>
          <w:sz w:val="22"/>
          <w:szCs w:val="22"/>
        </w:rPr>
        <w:t>,</w:t>
      </w:r>
      <w:r w:rsidR="00825CD5" w:rsidRPr="0087588B">
        <w:rPr>
          <w:rFonts w:ascii="Arial" w:eastAsia="Calibri" w:hAnsi="Arial" w:cs="Arial"/>
          <w:color w:val="000000"/>
          <w:sz w:val="22"/>
          <w:szCs w:val="22"/>
        </w:rPr>
        <w:t xml:space="preserve"> might be shown corresponding </w:t>
      </w:r>
      <w:r w:rsidR="00317664" w:rsidRPr="0087588B">
        <w:rPr>
          <w:rFonts w:ascii="Arial" w:eastAsia="Calibri" w:hAnsi="Arial" w:cs="Arial"/>
          <w:color w:val="000000"/>
          <w:sz w:val="22"/>
          <w:szCs w:val="22"/>
        </w:rPr>
        <w:t xml:space="preserve">PRO </w:t>
      </w:r>
      <w:r w:rsidR="00825CD5" w:rsidRPr="0087588B">
        <w:rPr>
          <w:rFonts w:ascii="Arial" w:eastAsia="Calibri" w:hAnsi="Arial" w:cs="Arial"/>
          <w:color w:val="000000"/>
          <w:sz w:val="22"/>
          <w:szCs w:val="22"/>
        </w:rPr>
        <w:t xml:space="preserve">measures more frequently. For example, </w:t>
      </w:r>
      <w:r w:rsidR="00BC720E" w:rsidRPr="0087588B">
        <w:rPr>
          <w:rFonts w:ascii="Arial" w:eastAsia="Calibri" w:hAnsi="Arial" w:cs="Arial"/>
          <w:color w:val="000000"/>
          <w:sz w:val="22"/>
          <w:szCs w:val="22"/>
        </w:rPr>
        <w:t xml:space="preserve">it would be appropriate for </w:t>
      </w:r>
      <w:r w:rsidR="00053E5D" w:rsidRPr="0087588B">
        <w:rPr>
          <w:rFonts w:ascii="Arial" w:eastAsia="Calibri" w:hAnsi="Arial" w:cs="Arial"/>
          <w:color w:val="000000"/>
          <w:sz w:val="22"/>
          <w:szCs w:val="22"/>
        </w:rPr>
        <w:t xml:space="preserve">a patient </w:t>
      </w:r>
      <w:r w:rsidR="00BC720E" w:rsidRPr="0087588B">
        <w:rPr>
          <w:rFonts w:ascii="Arial" w:eastAsia="Calibri" w:hAnsi="Arial" w:cs="Arial"/>
          <w:color w:val="000000"/>
          <w:sz w:val="22"/>
          <w:szCs w:val="22"/>
        </w:rPr>
        <w:t>who six months ago</w:t>
      </w:r>
      <w:r w:rsidR="00825CD5" w:rsidRPr="0087588B">
        <w:rPr>
          <w:rFonts w:ascii="Arial" w:eastAsia="Calibri" w:hAnsi="Arial" w:cs="Arial"/>
          <w:color w:val="000000"/>
          <w:sz w:val="22"/>
          <w:szCs w:val="22"/>
        </w:rPr>
        <w:t xml:space="preserve"> indicated</w:t>
      </w:r>
      <w:r w:rsidR="00053E5D" w:rsidRPr="0087588B">
        <w:rPr>
          <w:rFonts w:ascii="Arial" w:eastAsia="Calibri" w:hAnsi="Arial" w:cs="Arial"/>
          <w:color w:val="000000"/>
          <w:sz w:val="22"/>
          <w:szCs w:val="22"/>
        </w:rPr>
        <w:t xml:space="preserve"> </w:t>
      </w:r>
      <w:r w:rsidR="00825CD5" w:rsidRPr="0087588B">
        <w:rPr>
          <w:rFonts w:ascii="Arial" w:eastAsia="Calibri" w:hAnsi="Arial" w:cs="Arial"/>
          <w:color w:val="000000"/>
          <w:sz w:val="22"/>
          <w:szCs w:val="22"/>
        </w:rPr>
        <w:t xml:space="preserve">having experienced recent </w:t>
      </w:r>
      <w:r w:rsidR="00053E5D" w:rsidRPr="0087588B">
        <w:rPr>
          <w:rFonts w:ascii="Arial" w:eastAsia="Calibri" w:hAnsi="Arial" w:cs="Arial"/>
          <w:color w:val="000000"/>
          <w:sz w:val="22"/>
          <w:szCs w:val="22"/>
        </w:rPr>
        <w:t>intimate partner violence</w:t>
      </w:r>
      <w:r w:rsidR="00BC720E" w:rsidRPr="0087588B">
        <w:rPr>
          <w:rFonts w:ascii="Arial" w:eastAsia="Calibri" w:hAnsi="Arial" w:cs="Arial"/>
          <w:color w:val="000000"/>
          <w:sz w:val="22"/>
          <w:szCs w:val="22"/>
        </w:rPr>
        <w:t xml:space="preserve"> to be administered this </w:t>
      </w:r>
      <w:r w:rsidR="00825CD5" w:rsidRPr="0087588B">
        <w:rPr>
          <w:rFonts w:ascii="Arial" w:eastAsia="Calibri" w:hAnsi="Arial" w:cs="Arial"/>
          <w:color w:val="000000"/>
          <w:sz w:val="22"/>
          <w:szCs w:val="22"/>
        </w:rPr>
        <w:t xml:space="preserve">measure </w:t>
      </w:r>
      <w:r w:rsidR="00BC720E" w:rsidRPr="0087588B">
        <w:rPr>
          <w:rFonts w:ascii="Arial" w:eastAsia="Calibri" w:hAnsi="Arial" w:cs="Arial"/>
          <w:color w:val="000000"/>
          <w:sz w:val="22"/>
          <w:szCs w:val="22"/>
        </w:rPr>
        <w:t xml:space="preserve">at every visit, while only annually for patients that </w:t>
      </w:r>
      <w:r w:rsidRPr="0087588B">
        <w:rPr>
          <w:rFonts w:ascii="Arial" w:eastAsia="Calibri" w:hAnsi="Arial" w:cs="Arial"/>
          <w:color w:val="000000"/>
          <w:sz w:val="22"/>
          <w:szCs w:val="22"/>
        </w:rPr>
        <w:t xml:space="preserve">have </w:t>
      </w:r>
      <w:r w:rsidR="00825CD5" w:rsidRPr="0087588B">
        <w:rPr>
          <w:rFonts w:ascii="Arial" w:eastAsia="Calibri" w:hAnsi="Arial" w:cs="Arial"/>
          <w:color w:val="000000"/>
          <w:sz w:val="22"/>
          <w:szCs w:val="22"/>
        </w:rPr>
        <w:t xml:space="preserve">consistently </w:t>
      </w:r>
      <w:r w:rsidRPr="0087588B">
        <w:rPr>
          <w:rFonts w:ascii="Arial" w:eastAsia="Calibri" w:hAnsi="Arial" w:cs="Arial"/>
          <w:color w:val="000000"/>
          <w:sz w:val="22"/>
          <w:szCs w:val="22"/>
        </w:rPr>
        <w:t xml:space="preserve">denied its occurrence in </w:t>
      </w:r>
      <w:r w:rsidR="00825CD5" w:rsidRPr="0087588B">
        <w:rPr>
          <w:rFonts w:ascii="Arial" w:eastAsia="Calibri" w:hAnsi="Arial" w:cs="Arial"/>
          <w:color w:val="000000"/>
          <w:sz w:val="22"/>
          <w:szCs w:val="22"/>
        </w:rPr>
        <w:t xml:space="preserve">previous </w:t>
      </w:r>
      <w:proofErr w:type="spellStart"/>
      <w:r w:rsidR="00825CD5" w:rsidRPr="0087588B">
        <w:rPr>
          <w:rFonts w:ascii="Arial" w:eastAsia="Calibri" w:hAnsi="Arial" w:cs="Arial"/>
          <w:color w:val="000000"/>
          <w:sz w:val="22"/>
          <w:szCs w:val="22"/>
        </w:rPr>
        <w:t>PROs</w:t>
      </w:r>
      <w:r w:rsidR="00BC720E" w:rsidRPr="0087588B">
        <w:rPr>
          <w:rFonts w:ascii="Arial" w:eastAsia="Calibri" w:hAnsi="Arial" w:cs="Arial"/>
          <w:color w:val="000000"/>
          <w:sz w:val="22"/>
          <w:szCs w:val="22"/>
        </w:rPr>
        <w:t>.</w:t>
      </w:r>
      <w:proofErr w:type="spellEnd"/>
      <w:r w:rsidR="00436839" w:rsidRPr="0087588B">
        <w:rPr>
          <w:rFonts w:ascii="Arial" w:eastAsia="Calibri" w:hAnsi="Arial" w:cs="Arial"/>
          <w:color w:val="000000"/>
          <w:sz w:val="22"/>
          <w:szCs w:val="22"/>
        </w:rPr>
        <w:t xml:space="preserve"> </w:t>
      </w:r>
    </w:p>
    <w:p w14:paraId="48757FA2" w14:textId="78AA1009" w:rsidR="00EC7BF0" w:rsidRPr="005C4103" w:rsidRDefault="0084458E" w:rsidP="005C4103">
      <w:pPr>
        <w:pStyle w:val="Style1"/>
      </w:pPr>
      <w:bookmarkStart w:id="63" w:name="_Toc49863344"/>
      <w:r w:rsidRPr="005C4103">
        <w:t>Format results</w:t>
      </w:r>
      <w:bookmarkEnd w:id="63"/>
      <w:r w:rsidRPr="005C4103">
        <w:t xml:space="preserve"> </w:t>
      </w:r>
    </w:p>
    <w:p w14:paraId="6AE94E0A" w14:textId="77777777" w:rsidR="00456125" w:rsidRPr="0087588B" w:rsidRDefault="00456125" w:rsidP="00456125">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 xml:space="preserve">Output generated from PROs must be easy to interpret at-a-glance in a busy clinic setting. Ideally the results should also be formatted in a way that supports sharing or communication to the patient. </w:t>
      </w:r>
    </w:p>
    <w:p w14:paraId="1363B937" w14:textId="77777777" w:rsidR="00456125" w:rsidRDefault="00456125" w:rsidP="00456125">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Figure </w:t>
      </w:r>
      <w:r>
        <w:rPr>
          <w:rFonts w:ascii="Arial" w:eastAsia="Calibri" w:hAnsi="Arial" w:cs="Arial"/>
          <w:color w:val="000000"/>
          <w:sz w:val="22"/>
          <w:szCs w:val="22"/>
        </w:rPr>
        <w:t>5</w:t>
      </w:r>
      <w:r w:rsidRPr="0087588B">
        <w:rPr>
          <w:rFonts w:ascii="Arial" w:eastAsia="Calibri" w:hAnsi="Arial" w:cs="Arial"/>
          <w:color w:val="000000"/>
          <w:sz w:val="22"/>
          <w:szCs w:val="22"/>
        </w:rPr>
        <w:t xml:space="preserve"> shows a sample PRO summary report (based on a fictional patient) illustrating a means for displaying PRO results across multiple time points. In this example, time points are retrospective moving from left to right, with alerts indicated by bold exclamation points to get the provider’s attention. A review of symptoms administered to the patient is summarized by placing the most bothersome symptoms in a text box. The use of color and shading may also promote readability.</w:t>
      </w:r>
    </w:p>
    <w:p w14:paraId="58C6FFC3" w14:textId="4D980689" w:rsidR="006D474B" w:rsidRDefault="006D474B">
      <w:pPr>
        <w:rPr>
          <w:rFonts w:ascii="Arial" w:eastAsia="Calibri" w:hAnsi="Arial" w:cs="Arial"/>
          <w:color w:val="000000"/>
          <w:sz w:val="22"/>
          <w:szCs w:val="22"/>
        </w:rPr>
      </w:pPr>
      <w:r>
        <w:rPr>
          <w:rFonts w:ascii="Arial" w:eastAsia="Calibri" w:hAnsi="Arial" w:cs="Arial"/>
          <w:color w:val="000000"/>
          <w:sz w:val="22"/>
          <w:szCs w:val="22"/>
        </w:rPr>
        <w:br w:type="page"/>
      </w:r>
    </w:p>
    <w:p w14:paraId="6184D6D7" w14:textId="78B7A279" w:rsidR="00456125" w:rsidRPr="00871D69" w:rsidRDefault="00456125" w:rsidP="00456125">
      <w:pPr>
        <w:pBdr>
          <w:top w:val="nil"/>
          <w:left w:val="nil"/>
          <w:bottom w:val="nil"/>
          <w:right w:val="nil"/>
          <w:between w:val="nil"/>
        </w:pBdr>
        <w:spacing w:after="180"/>
        <w:jc w:val="center"/>
        <w:rPr>
          <w:rFonts w:ascii="Arial" w:hAnsi="Arial" w:cs="Arial"/>
          <w:b/>
          <w:bCs/>
          <w:color w:val="2F5496" w:themeColor="accent1" w:themeShade="BF"/>
          <w:sz w:val="20"/>
          <w:szCs w:val="20"/>
        </w:rPr>
      </w:pPr>
      <w:r w:rsidRPr="00871D69">
        <w:rPr>
          <w:rFonts w:ascii="Arial" w:eastAsia="Calibri" w:hAnsi="Arial" w:cs="Arial"/>
          <w:b/>
          <w:bCs/>
          <w:i/>
          <w:iCs/>
          <w:color w:val="2F5496" w:themeColor="accent1" w:themeShade="BF"/>
          <w:sz w:val="18"/>
          <w:szCs w:val="18"/>
        </w:rPr>
        <w:lastRenderedPageBreak/>
        <w:t xml:space="preserve">Figure </w:t>
      </w:r>
      <w:r>
        <w:rPr>
          <w:rFonts w:ascii="Arial" w:eastAsia="Calibri" w:hAnsi="Arial" w:cs="Arial"/>
          <w:b/>
          <w:bCs/>
          <w:i/>
          <w:iCs/>
          <w:color w:val="2F5496" w:themeColor="accent1" w:themeShade="BF"/>
          <w:sz w:val="18"/>
          <w:szCs w:val="18"/>
        </w:rPr>
        <w:t>5</w:t>
      </w:r>
      <w:r w:rsidRPr="00871D69">
        <w:rPr>
          <w:rFonts w:ascii="Arial" w:eastAsia="Calibri" w:hAnsi="Arial" w:cs="Arial"/>
          <w:b/>
          <w:bCs/>
          <w:i/>
          <w:iCs/>
          <w:color w:val="2F5496" w:themeColor="accent1" w:themeShade="BF"/>
          <w:sz w:val="18"/>
          <w:szCs w:val="18"/>
        </w:rPr>
        <w:t>.</w:t>
      </w:r>
      <w:r w:rsidRPr="00871D69">
        <w:rPr>
          <w:rFonts w:ascii="Arial" w:eastAsia="Calibri" w:hAnsi="Arial" w:cs="Arial"/>
          <w:b/>
          <w:bCs/>
          <w:color w:val="2F5496" w:themeColor="accent1" w:themeShade="BF"/>
          <w:sz w:val="18"/>
          <w:szCs w:val="18"/>
        </w:rPr>
        <w:t xml:space="preserve"> Patient-</w:t>
      </w:r>
      <w:r>
        <w:rPr>
          <w:rFonts w:ascii="Arial" w:eastAsia="Calibri" w:hAnsi="Arial" w:cs="Arial"/>
          <w:b/>
          <w:bCs/>
          <w:color w:val="2F5496" w:themeColor="accent1" w:themeShade="BF"/>
          <w:sz w:val="18"/>
          <w:szCs w:val="18"/>
        </w:rPr>
        <w:t>reported outcomes</w:t>
      </w:r>
      <w:r w:rsidRPr="00871D69">
        <w:rPr>
          <w:rFonts w:ascii="Arial" w:eastAsia="Calibri" w:hAnsi="Arial" w:cs="Arial"/>
          <w:b/>
          <w:bCs/>
          <w:color w:val="2F5496" w:themeColor="accent1" w:themeShade="BF"/>
          <w:sz w:val="18"/>
          <w:szCs w:val="18"/>
        </w:rPr>
        <w:t xml:space="preserve"> provider feedback</w:t>
      </w:r>
    </w:p>
    <w:p w14:paraId="7BCE47B8" w14:textId="76C92401" w:rsidR="00EC7BF0" w:rsidRPr="0087588B" w:rsidRDefault="00EC7BF0" w:rsidP="004A793A">
      <w:pPr>
        <w:rPr>
          <w:rFonts w:ascii="Arial" w:hAnsi="Arial" w:cs="Arial"/>
        </w:rPr>
      </w:pPr>
      <w:r w:rsidRPr="0087588B">
        <w:rPr>
          <w:rFonts w:ascii="Arial" w:hAnsi="Arial" w:cs="Arial"/>
          <w:noProof/>
        </w:rPr>
        <w:drawing>
          <wp:inline distT="0" distB="0" distL="0" distR="0" wp14:anchorId="18E5DEBD" wp14:editId="794C0E80">
            <wp:extent cx="5956809" cy="3848100"/>
            <wp:effectExtent l="25400" t="25400" r="25400" b="25400"/>
            <wp:docPr id="1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l="6410" t="4846" r="13462" b="3077"/>
                    <a:stretch>
                      <a:fillRect/>
                    </a:stretch>
                  </pic:blipFill>
                  <pic:spPr>
                    <a:xfrm>
                      <a:off x="0" y="0"/>
                      <a:ext cx="5964074" cy="3852793"/>
                    </a:xfrm>
                    <a:prstGeom prst="rect">
                      <a:avLst/>
                    </a:prstGeom>
                    <a:ln w="25400">
                      <a:solidFill>
                        <a:schemeClr val="accent1">
                          <a:lumMod val="75000"/>
                        </a:schemeClr>
                      </a:solidFill>
                    </a:ln>
                  </pic:spPr>
                </pic:pic>
              </a:graphicData>
            </a:graphic>
          </wp:inline>
        </w:drawing>
      </w:r>
    </w:p>
    <w:p w14:paraId="33A2623E" w14:textId="59D93FE6" w:rsidR="00EC7BF0" w:rsidRPr="005C4103" w:rsidRDefault="00203BEE" w:rsidP="005C4103">
      <w:pPr>
        <w:pStyle w:val="Style1"/>
      </w:pPr>
      <w:bookmarkStart w:id="64" w:name="_Toc49863345"/>
      <w:r w:rsidRPr="005C4103">
        <w:t>Build your own PRO assessment</w:t>
      </w:r>
      <w:bookmarkEnd w:id="64"/>
    </w:p>
    <w:p w14:paraId="674D8130" w14:textId="4A1B581B" w:rsidR="00203BEE" w:rsidRPr="0087588B" w:rsidRDefault="00203BEE" w:rsidP="00871D69">
      <w:pPr>
        <w:spacing w:before="60" w:after="180"/>
        <w:rPr>
          <w:rFonts w:ascii="Arial" w:hAnsi="Arial" w:cs="Arial"/>
        </w:rPr>
      </w:pPr>
      <w:r w:rsidRPr="0087588B">
        <w:rPr>
          <w:rFonts w:ascii="Arial" w:hAnsi="Arial" w:cs="Arial"/>
        </w:rPr>
        <w:t>After considering the PROs you would ideally like to administer to your patient population, as well as the frequency with which you would ideally administer individual measures</w:t>
      </w:r>
      <w:r w:rsidR="006F7527" w:rsidRPr="0087588B">
        <w:rPr>
          <w:rFonts w:ascii="Arial" w:hAnsi="Arial" w:cs="Arial"/>
        </w:rPr>
        <w:t>, we strongly recommend calculating the potential time burden in advance of implementation.</w:t>
      </w:r>
      <w:r w:rsidR="004D0B41" w:rsidRPr="0087588B">
        <w:rPr>
          <w:rFonts w:ascii="Arial" w:hAnsi="Arial" w:cs="Arial"/>
        </w:rPr>
        <w:t xml:space="preserve"> </w:t>
      </w:r>
      <w:r w:rsidRPr="0087588B">
        <w:rPr>
          <w:rFonts w:ascii="Arial" w:hAnsi="Arial" w:cs="Arial"/>
        </w:rPr>
        <w:t xml:space="preserve">Below is an interactive tool to help calculate the anticipated average time burden to completion for </w:t>
      </w:r>
      <w:r w:rsidR="004F7AC2" w:rsidRPr="0087588B">
        <w:rPr>
          <w:rFonts w:ascii="Arial" w:hAnsi="Arial" w:cs="Arial"/>
        </w:rPr>
        <w:t xml:space="preserve">several commonly used PRO measures. Multiple selections calculate a total anticipated average time. This </w:t>
      </w:r>
      <w:r w:rsidR="004D0B41" w:rsidRPr="0087588B">
        <w:rPr>
          <w:rFonts w:ascii="Arial" w:hAnsi="Arial" w:cs="Arial"/>
        </w:rPr>
        <w:t xml:space="preserve">tool </w:t>
      </w:r>
      <w:r w:rsidR="004F7AC2" w:rsidRPr="0087588B">
        <w:rPr>
          <w:rFonts w:ascii="Arial" w:hAnsi="Arial" w:cs="Arial"/>
        </w:rPr>
        <w:t xml:space="preserve">may </w:t>
      </w:r>
      <w:r w:rsidR="006F7527" w:rsidRPr="0087588B">
        <w:rPr>
          <w:rFonts w:ascii="Arial" w:hAnsi="Arial" w:cs="Arial"/>
        </w:rPr>
        <w:t>help demonstrate</w:t>
      </w:r>
      <w:r w:rsidR="004F7AC2" w:rsidRPr="0087588B">
        <w:rPr>
          <w:rFonts w:ascii="Arial" w:hAnsi="Arial" w:cs="Arial"/>
        </w:rPr>
        <w:t xml:space="preserve"> to stakeholders the number and nature of PROs that could be potentially queried, and the anticipated time burden and impact on clinic flow.</w:t>
      </w:r>
      <w:r w:rsidR="00BD3568">
        <w:rPr>
          <w:rFonts w:ascii="Arial" w:hAnsi="Arial" w:cs="Arial"/>
        </w:rPr>
        <w:t xml:space="preserve"> </w:t>
      </w:r>
      <w:r w:rsidR="00BD3568" w:rsidRPr="00BD3568">
        <w:rPr>
          <w:rFonts w:ascii="Arial" w:hAnsi="Arial" w:cs="Arial"/>
          <w:color w:val="7F7F7F" w:themeColor="text1" w:themeTint="80"/>
        </w:rPr>
        <w:t>[Add Tool Link Here]</w:t>
      </w:r>
    </w:p>
    <w:p w14:paraId="7A8C4BBF" w14:textId="33CFF652" w:rsidR="004A793A" w:rsidRPr="005C4103" w:rsidRDefault="00EC7BF0" w:rsidP="005C4103">
      <w:pPr>
        <w:pStyle w:val="Style1"/>
      </w:pPr>
      <w:bookmarkStart w:id="65" w:name="_Toc49863346"/>
      <w:r w:rsidRPr="005C4103">
        <w:t>R</w:t>
      </w:r>
      <w:r w:rsidR="004A793A" w:rsidRPr="005C4103">
        <w:t>esource</w:t>
      </w:r>
      <w:r w:rsidR="007B4D09" w:rsidRPr="005C4103">
        <w:t>s</w:t>
      </w:r>
      <w:bookmarkEnd w:id="65"/>
      <w:r w:rsidR="004A793A" w:rsidRPr="005C4103">
        <w:t xml:space="preserve"> </w:t>
      </w:r>
    </w:p>
    <w:p w14:paraId="4B5F17DA" w14:textId="77777777" w:rsidR="00456125" w:rsidRPr="003B3CBC" w:rsidRDefault="00456125" w:rsidP="00456125">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r w:rsidRPr="003B3CBC">
        <w:rPr>
          <w:noProof/>
        </w:rPr>
        <w:t xml:space="preserve">International Society for Quality of Life Research (prepared by Chan E ET, Haywood K, Mikles S, Newton L). Companion guide to implementing patient reported outcomes assessment in clinical practice. </w:t>
      </w:r>
      <w:hyperlink r:id="rId22" w:history="1">
        <w:r w:rsidRPr="003B3CBC">
          <w:rPr>
            <w:rStyle w:val="Hyperlink"/>
            <w:noProof/>
          </w:rPr>
          <w:t>https://www.isoqol.org/wp-content/uploads/2019/09/ISOQOL-Companion-Guide-FINAL.pdf</w:t>
        </w:r>
      </w:hyperlink>
      <w:r w:rsidRPr="003B3CBC">
        <w:rPr>
          <w:noProof/>
        </w:rPr>
        <w:t>. Published 2018. Accessed July 2020.</w:t>
      </w:r>
    </w:p>
    <w:p w14:paraId="70C212D2" w14:textId="77777777" w:rsidR="00035446" w:rsidRPr="0087588B" w:rsidRDefault="00035446">
      <w:pPr>
        <w:rPr>
          <w:rFonts w:ascii="Arial" w:hAnsi="Arial" w:cs="Arial"/>
        </w:rPr>
      </w:pPr>
      <w:r w:rsidRPr="0087588B">
        <w:rPr>
          <w:rFonts w:ascii="Arial" w:hAnsi="Arial" w:cs="Arial"/>
        </w:rPr>
        <w:br w:type="page"/>
      </w:r>
    </w:p>
    <w:p w14:paraId="2BB9B297" w14:textId="5360CC58" w:rsidR="00A86356" w:rsidRPr="001A6D93" w:rsidRDefault="006A5B61" w:rsidP="001A6D93">
      <w:pPr>
        <w:pStyle w:val="Heading1"/>
      </w:pPr>
      <w:bookmarkStart w:id="66" w:name="_Toc49509573"/>
      <w:bookmarkStart w:id="67" w:name="_Toc49863347"/>
      <w:r w:rsidRPr="009B1A80">
        <w:lastRenderedPageBreak/>
        <w:t>CHAPTER 5.</w:t>
      </w:r>
      <w:r w:rsidR="005C4103">
        <w:t xml:space="preserve"> </w:t>
      </w:r>
      <w:r w:rsidRPr="009B1A80">
        <w:t>OUTLINE WORKFLOW</w:t>
      </w:r>
      <w:bookmarkEnd w:id="66"/>
      <w:bookmarkEnd w:id="67"/>
    </w:p>
    <w:p w14:paraId="5D35322C" w14:textId="56E2BC5B" w:rsidR="006A5B61" w:rsidRPr="001A6D93" w:rsidRDefault="006A5B61" w:rsidP="001A6D93">
      <w:pP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Once you have decided on the mode of administration, which domains of care to measure, which </w:t>
      </w:r>
      <w:r w:rsidR="00BC3B34" w:rsidRPr="0087588B">
        <w:rPr>
          <w:rFonts w:ascii="Arial" w:eastAsia="Calibri" w:hAnsi="Arial" w:cs="Arial"/>
          <w:color w:val="000000"/>
          <w:sz w:val="22"/>
          <w:szCs w:val="22"/>
        </w:rPr>
        <w:t xml:space="preserve">measures </w:t>
      </w:r>
      <w:r w:rsidRPr="0087588B">
        <w:rPr>
          <w:rFonts w:ascii="Arial" w:eastAsia="Calibri" w:hAnsi="Arial" w:cs="Arial"/>
          <w:color w:val="000000"/>
          <w:sz w:val="22"/>
          <w:szCs w:val="22"/>
        </w:rPr>
        <w:t>to use</w:t>
      </w:r>
      <w:r w:rsidR="00BC3B34" w:rsidRPr="0087588B">
        <w:rPr>
          <w:rFonts w:ascii="Arial" w:eastAsia="Calibri" w:hAnsi="Arial" w:cs="Arial"/>
          <w:color w:val="000000"/>
          <w:sz w:val="22"/>
          <w:szCs w:val="22"/>
        </w:rPr>
        <w:t>, the average length of the assessment</w:t>
      </w:r>
      <w:r w:rsidRPr="0087588B">
        <w:rPr>
          <w:rFonts w:ascii="Arial" w:eastAsia="Calibri" w:hAnsi="Arial" w:cs="Arial"/>
          <w:color w:val="000000"/>
          <w:sz w:val="22"/>
          <w:szCs w:val="22"/>
        </w:rPr>
        <w:t xml:space="preserve">, and the format of PRO reporting, </w:t>
      </w:r>
      <w:r w:rsidR="00C620AE" w:rsidRPr="0087588B">
        <w:rPr>
          <w:rFonts w:ascii="Arial" w:eastAsia="Calibri" w:hAnsi="Arial" w:cs="Arial"/>
          <w:color w:val="000000"/>
          <w:sz w:val="22"/>
          <w:szCs w:val="22"/>
        </w:rPr>
        <w:t>you are ready</w:t>
      </w:r>
      <w:r w:rsidR="00BC3B34" w:rsidRPr="0087588B">
        <w:rPr>
          <w:rFonts w:ascii="Arial" w:eastAsia="Calibri" w:hAnsi="Arial" w:cs="Arial"/>
          <w:color w:val="000000"/>
          <w:sz w:val="22"/>
          <w:szCs w:val="22"/>
        </w:rPr>
        <w:t xml:space="preserve"> to begin visualizing the specifics of integrating PROs into your clinic’s workflow.</w:t>
      </w:r>
      <w:r w:rsidR="005C4103">
        <w:rPr>
          <w:rFonts w:ascii="Arial" w:eastAsia="Calibri" w:hAnsi="Arial" w:cs="Arial"/>
          <w:color w:val="000000"/>
          <w:sz w:val="22"/>
          <w:szCs w:val="22"/>
        </w:rPr>
        <w:t xml:space="preserve"> </w:t>
      </w:r>
    </w:p>
    <w:p w14:paraId="5CD2A138" w14:textId="1F0E5E65" w:rsidR="006A5B61" w:rsidRPr="005C4103" w:rsidRDefault="00BD541A" w:rsidP="005C4103">
      <w:pPr>
        <w:pStyle w:val="Style1"/>
      </w:pPr>
      <w:bookmarkStart w:id="68" w:name="_Toc49863348"/>
      <w:r w:rsidRPr="005C4103">
        <w:t>Select</w:t>
      </w:r>
      <w:r w:rsidR="006A5B61" w:rsidRPr="005C4103">
        <w:t xml:space="preserve"> workflow</w:t>
      </w:r>
      <w:r w:rsidR="003E3B68" w:rsidRPr="005C4103">
        <w:t>: when, where, and how to administer PROs</w:t>
      </w:r>
      <w:bookmarkEnd w:id="68"/>
    </w:p>
    <w:p w14:paraId="1FD6E015" w14:textId="2162647E" w:rsidR="00823A5F" w:rsidRPr="0087588B" w:rsidRDefault="00823A5F" w:rsidP="006D474B">
      <w:pPr>
        <w:spacing w:before="60" w:after="180"/>
        <w:rPr>
          <w:rFonts w:ascii="Arial" w:hAnsi="Arial" w:cs="Arial"/>
          <w:sz w:val="22"/>
          <w:szCs w:val="22"/>
        </w:rPr>
      </w:pPr>
      <w:r w:rsidRPr="0087588B">
        <w:rPr>
          <w:rFonts w:ascii="Arial" w:hAnsi="Arial" w:cs="Arial"/>
          <w:sz w:val="22"/>
          <w:szCs w:val="22"/>
        </w:rPr>
        <w:t xml:space="preserve">There are </w:t>
      </w:r>
      <w:r w:rsidR="003C7492" w:rsidRPr="0087588B">
        <w:rPr>
          <w:rFonts w:ascii="Arial" w:hAnsi="Arial" w:cs="Arial"/>
          <w:sz w:val="22"/>
          <w:szCs w:val="22"/>
        </w:rPr>
        <w:t xml:space="preserve">three key </w:t>
      </w:r>
      <w:r w:rsidRPr="0087588B">
        <w:rPr>
          <w:rFonts w:ascii="Arial" w:hAnsi="Arial" w:cs="Arial"/>
          <w:sz w:val="22"/>
          <w:szCs w:val="22"/>
        </w:rPr>
        <w:t>ways to integrate PROs into your clinic</w:t>
      </w:r>
      <w:r w:rsidR="003C7492" w:rsidRPr="0087588B">
        <w:rPr>
          <w:rFonts w:ascii="Arial" w:hAnsi="Arial" w:cs="Arial"/>
          <w:sz w:val="22"/>
          <w:szCs w:val="22"/>
        </w:rPr>
        <w:t>’s</w:t>
      </w:r>
      <w:r w:rsidRPr="0087588B">
        <w:rPr>
          <w:rFonts w:ascii="Arial" w:hAnsi="Arial" w:cs="Arial"/>
          <w:sz w:val="22"/>
          <w:szCs w:val="22"/>
        </w:rPr>
        <w:t xml:space="preserve"> workflow</w:t>
      </w:r>
      <w:r w:rsidR="00CB6F86" w:rsidRPr="0087588B">
        <w:rPr>
          <w:rFonts w:ascii="Arial" w:hAnsi="Arial" w:cs="Arial"/>
          <w:sz w:val="22"/>
          <w:szCs w:val="22"/>
        </w:rPr>
        <w:t>. Each has advantages and disadvantages</w:t>
      </w:r>
      <w:r w:rsidR="003C7492" w:rsidRPr="0087588B">
        <w:rPr>
          <w:rFonts w:ascii="Arial" w:hAnsi="Arial" w:cs="Arial"/>
          <w:sz w:val="22"/>
          <w:szCs w:val="22"/>
        </w:rPr>
        <w:t>, described below</w:t>
      </w:r>
      <w:r w:rsidR="00CB6F86" w:rsidRPr="0087588B">
        <w:rPr>
          <w:rFonts w:ascii="Arial" w:hAnsi="Arial" w:cs="Arial"/>
          <w:sz w:val="22"/>
          <w:szCs w:val="22"/>
        </w:rPr>
        <w:t xml:space="preserve">. </w:t>
      </w:r>
    </w:p>
    <w:p w14:paraId="7FC3861A" w14:textId="77777777" w:rsidR="00CB6F86" w:rsidRPr="006D474B" w:rsidRDefault="00823A5F" w:rsidP="006D474B">
      <w:pPr>
        <w:spacing w:before="180" w:after="60"/>
        <w:rPr>
          <w:rFonts w:ascii="Arial" w:hAnsi="Arial" w:cs="Arial"/>
          <w:b/>
          <w:bCs/>
          <w:sz w:val="22"/>
          <w:szCs w:val="22"/>
        </w:rPr>
      </w:pPr>
      <w:r w:rsidRPr="006D474B">
        <w:rPr>
          <w:rFonts w:ascii="Arial" w:hAnsi="Arial" w:cs="Arial"/>
          <w:b/>
          <w:bCs/>
          <w:sz w:val="22"/>
          <w:szCs w:val="22"/>
        </w:rPr>
        <w:t xml:space="preserve">Remotely, prior to appointment. </w:t>
      </w:r>
    </w:p>
    <w:p w14:paraId="7F1BC2F1" w14:textId="2BF0FB02" w:rsidR="00CB6F86" w:rsidRPr="0087588B" w:rsidRDefault="00823A5F" w:rsidP="006D474B">
      <w:pPr>
        <w:spacing w:before="60" w:after="180"/>
        <w:rPr>
          <w:rFonts w:ascii="Arial" w:hAnsi="Arial" w:cs="Arial"/>
          <w:sz w:val="22"/>
          <w:szCs w:val="22"/>
        </w:rPr>
      </w:pPr>
      <w:r w:rsidRPr="0087588B">
        <w:rPr>
          <w:rFonts w:ascii="Arial" w:hAnsi="Arial" w:cs="Arial"/>
          <w:sz w:val="22"/>
          <w:szCs w:val="22"/>
        </w:rPr>
        <w:t xml:space="preserve">In this option, </w:t>
      </w:r>
      <w:r w:rsidR="0017094B">
        <w:rPr>
          <w:rFonts w:ascii="Arial" w:hAnsi="Arial" w:cs="Arial"/>
          <w:sz w:val="22"/>
          <w:szCs w:val="22"/>
        </w:rPr>
        <w:t>PLWH</w:t>
      </w:r>
      <w:r w:rsidRPr="0087588B">
        <w:rPr>
          <w:rFonts w:ascii="Arial" w:hAnsi="Arial" w:cs="Arial"/>
          <w:sz w:val="22"/>
          <w:szCs w:val="22"/>
        </w:rPr>
        <w:t xml:space="preserve"> are asked to complete a PRO assessment on their own time and on their own devices before the appointment begins. Results are either uploaded to an E</w:t>
      </w:r>
      <w:r w:rsidR="004D3156">
        <w:rPr>
          <w:rFonts w:ascii="Arial" w:hAnsi="Arial" w:cs="Arial"/>
          <w:sz w:val="22"/>
          <w:szCs w:val="22"/>
        </w:rPr>
        <w:t>H</w:t>
      </w:r>
      <w:r w:rsidRPr="0087588B">
        <w:rPr>
          <w:rFonts w:ascii="Arial" w:hAnsi="Arial" w:cs="Arial"/>
          <w:sz w:val="22"/>
          <w:szCs w:val="22"/>
        </w:rPr>
        <w:t>R, or printed out before the appointment by clinic staff and delivered to the provider</w:t>
      </w:r>
      <w:r w:rsidR="00B96C29" w:rsidRPr="0087588B">
        <w:rPr>
          <w:rFonts w:ascii="Arial" w:hAnsi="Arial" w:cs="Arial"/>
          <w:sz w:val="22"/>
          <w:szCs w:val="22"/>
        </w:rPr>
        <w:t xml:space="preserve"> and relevant staff</w:t>
      </w:r>
      <w:r w:rsidRPr="0087588B">
        <w:rPr>
          <w:rFonts w:ascii="Arial" w:hAnsi="Arial" w:cs="Arial"/>
          <w:sz w:val="22"/>
          <w:szCs w:val="22"/>
        </w:rPr>
        <w:t xml:space="preserve">. </w:t>
      </w:r>
    </w:p>
    <w:p w14:paraId="435DEDE5" w14:textId="5769C662" w:rsidR="00CB6F86" w:rsidRPr="0087588B" w:rsidRDefault="00CB6F86" w:rsidP="006D474B">
      <w:pPr>
        <w:spacing w:before="60" w:after="60"/>
        <w:ind w:left="720"/>
        <w:rPr>
          <w:rFonts w:ascii="Arial" w:hAnsi="Arial" w:cs="Arial"/>
          <w:sz w:val="22"/>
          <w:szCs w:val="22"/>
        </w:rPr>
      </w:pPr>
      <w:r w:rsidRPr="0087588B">
        <w:rPr>
          <w:rFonts w:ascii="Arial" w:hAnsi="Arial" w:cs="Arial"/>
          <w:sz w:val="22"/>
          <w:szCs w:val="22"/>
        </w:rPr>
        <w:t xml:space="preserve">ADVANTAGES: </w:t>
      </w:r>
    </w:p>
    <w:p w14:paraId="67128CF6" w14:textId="057C3858" w:rsidR="00CB6F86" w:rsidRPr="0087588B" w:rsidRDefault="00CB6F86" w:rsidP="006D474B">
      <w:pPr>
        <w:pStyle w:val="ListParagraph"/>
        <w:numPr>
          <w:ilvl w:val="0"/>
          <w:numId w:val="28"/>
        </w:numPr>
        <w:spacing w:before="60" w:after="60"/>
        <w:contextualSpacing w:val="0"/>
        <w:rPr>
          <w:rFonts w:ascii="Arial" w:hAnsi="Arial" w:cs="Arial"/>
          <w:sz w:val="22"/>
          <w:szCs w:val="22"/>
        </w:rPr>
      </w:pPr>
      <w:r w:rsidRPr="0087588B">
        <w:rPr>
          <w:rFonts w:ascii="Arial" w:hAnsi="Arial" w:cs="Arial"/>
          <w:sz w:val="22"/>
          <w:szCs w:val="22"/>
        </w:rPr>
        <w:t xml:space="preserve">Minimal impact on clinic flow. </w:t>
      </w:r>
    </w:p>
    <w:p w14:paraId="098A4CC2" w14:textId="73BAA8FA" w:rsidR="00CB6F86" w:rsidRPr="006D474B" w:rsidRDefault="00CB6F86" w:rsidP="006D474B">
      <w:pPr>
        <w:pStyle w:val="ListParagraph"/>
        <w:numPr>
          <w:ilvl w:val="0"/>
          <w:numId w:val="28"/>
        </w:numPr>
        <w:spacing w:before="60" w:after="60"/>
        <w:contextualSpacing w:val="0"/>
        <w:rPr>
          <w:rFonts w:ascii="Arial" w:hAnsi="Arial" w:cs="Arial"/>
          <w:sz w:val="22"/>
          <w:szCs w:val="22"/>
        </w:rPr>
      </w:pPr>
      <w:r w:rsidRPr="0087588B">
        <w:rPr>
          <w:rFonts w:ascii="Arial" w:hAnsi="Arial" w:cs="Arial"/>
          <w:sz w:val="22"/>
          <w:szCs w:val="22"/>
        </w:rPr>
        <w:t>Patient controls timing and location of response.</w:t>
      </w:r>
    </w:p>
    <w:p w14:paraId="19AF5837" w14:textId="36618CF8" w:rsidR="00CB6F86" w:rsidRPr="0087588B" w:rsidRDefault="00CB6F86" w:rsidP="006D474B">
      <w:pPr>
        <w:spacing w:before="60" w:after="60"/>
        <w:ind w:left="720"/>
        <w:rPr>
          <w:rFonts w:ascii="Arial" w:hAnsi="Arial" w:cs="Arial"/>
          <w:sz w:val="22"/>
          <w:szCs w:val="22"/>
        </w:rPr>
      </w:pPr>
      <w:r w:rsidRPr="0087588B">
        <w:rPr>
          <w:rFonts w:ascii="Arial" w:hAnsi="Arial" w:cs="Arial"/>
          <w:sz w:val="22"/>
          <w:szCs w:val="22"/>
        </w:rPr>
        <w:t>DISADVANTAGES:</w:t>
      </w:r>
    </w:p>
    <w:p w14:paraId="35BB59D8" w14:textId="437DA806" w:rsidR="00CB6F86" w:rsidRPr="0087588B" w:rsidRDefault="00CB6F86" w:rsidP="006D474B">
      <w:pPr>
        <w:pStyle w:val="ListParagraph"/>
        <w:numPr>
          <w:ilvl w:val="0"/>
          <w:numId w:val="27"/>
        </w:numPr>
        <w:spacing w:before="60" w:after="60"/>
        <w:contextualSpacing w:val="0"/>
        <w:rPr>
          <w:rFonts w:ascii="Arial" w:hAnsi="Arial" w:cs="Arial"/>
          <w:sz w:val="22"/>
          <w:szCs w:val="22"/>
        </w:rPr>
      </w:pPr>
      <w:r w:rsidRPr="0087588B">
        <w:rPr>
          <w:rFonts w:ascii="Arial" w:hAnsi="Arial" w:cs="Arial"/>
          <w:sz w:val="22"/>
          <w:szCs w:val="22"/>
        </w:rPr>
        <w:t xml:space="preserve">Difficult to respond to emergencies in real time, such as suicidal ideation or intimate partner violence (e.g., if endorsed after business hours). </w:t>
      </w:r>
    </w:p>
    <w:p w14:paraId="6F728A02" w14:textId="53E0131A" w:rsidR="00CB6F86" w:rsidRPr="0087588B" w:rsidRDefault="004D3156" w:rsidP="006D474B">
      <w:pPr>
        <w:pStyle w:val="ListParagraph"/>
        <w:numPr>
          <w:ilvl w:val="0"/>
          <w:numId w:val="27"/>
        </w:numPr>
        <w:spacing w:before="60" w:after="60"/>
        <w:contextualSpacing w:val="0"/>
        <w:rPr>
          <w:rFonts w:ascii="Arial" w:hAnsi="Arial" w:cs="Arial"/>
          <w:sz w:val="22"/>
          <w:szCs w:val="22"/>
        </w:rPr>
      </w:pPr>
      <w:r>
        <w:rPr>
          <w:rFonts w:ascii="Arial" w:hAnsi="Arial" w:cs="Arial"/>
          <w:sz w:val="22"/>
          <w:szCs w:val="22"/>
        </w:rPr>
        <w:t>Excludes</w:t>
      </w:r>
      <w:r w:rsidR="00CB6F86" w:rsidRPr="0087588B">
        <w:rPr>
          <w:rFonts w:ascii="Arial" w:hAnsi="Arial" w:cs="Arial"/>
          <w:sz w:val="22"/>
          <w:szCs w:val="22"/>
        </w:rPr>
        <w:t xml:space="preserve"> patients that do not have access to electronic devices. </w:t>
      </w:r>
    </w:p>
    <w:p w14:paraId="13D7CA44" w14:textId="48A04028" w:rsidR="00CB6F86" w:rsidRPr="006D474B" w:rsidRDefault="00823A5F" w:rsidP="006D474B">
      <w:pPr>
        <w:spacing w:before="180" w:after="60"/>
        <w:rPr>
          <w:rFonts w:ascii="Arial" w:hAnsi="Arial" w:cs="Arial"/>
          <w:b/>
          <w:bCs/>
          <w:sz w:val="22"/>
          <w:szCs w:val="22"/>
        </w:rPr>
      </w:pPr>
      <w:r w:rsidRPr="006D474B">
        <w:rPr>
          <w:rFonts w:ascii="Arial" w:hAnsi="Arial" w:cs="Arial"/>
          <w:b/>
          <w:bCs/>
          <w:sz w:val="22"/>
          <w:szCs w:val="22"/>
        </w:rPr>
        <w:t>On-site</w:t>
      </w:r>
      <w:r w:rsidR="00AB46EF">
        <w:rPr>
          <w:rFonts w:ascii="Arial" w:hAnsi="Arial" w:cs="Arial"/>
          <w:b/>
          <w:bCs/>
          <w:sz w:val="22"/>
          <w:szCs w:val="22"/>
        </w:rPr>
        <w:t xml:space="preserve"> at the beginning of an appointment</w:t>
      </w:r>
      <w:r w:rsidRPr="006D474B">
        <w:rPr>
          <w:rFonts w:ascii="Arial" w:hAnsi="Arial" w:cs="Arial"/>
          <w:b/>
          <w:bCs/>
          <w:sz w:val="22"/>
          <w:szCs w:val="22"/>
        </w:rPr>
        <w:t xml:space="preserve">. </w:t>
      </w:r>
    </w:p>
    <w:p w14:paraId="19B15520" w14:textId="431B78FA" w:rsidR="00AB46EF" w:rsidRPr="0087588B" w:rsidRDefault="00823A5F" w:rsidP="006D474B">
      <w:pPr>
        <w:spacing w:before="60" w:after="180"/>
        <w:rPr>
          <w:rFonts w:ascii="Arial" w:hAnsi="Arial" w:cs="Arial"/>
          <w:sz w:val="22"/>
          <w:szCs w:val="22"/>
        </w:rPr>
      </w:pPr>
      <w:r w:rsidRPr="0087588B">
        <w:rPr>
          <w:rFonts w:ascii="Arial" w:hAnsi="Arial" w:cs="Arial"/>
          <w:sz w:val="22"/>
          <w:szCs w:val="22"/>
        </w:rPr>
        <w:t xml:space="preserve">In this option, </w:t>
      </w:r>
      <w:r w:rsidR="004D3156">
        <w:rPr>
          <w:rFonts w:ascii="Arial" w:hAnsi="Arial" w:cs="Arial"/>
          <w:sz w:val="22"/>
          <w:szCs w:val="22"/>
        </w:rPr>
        <w:t>PLWH</w:t>
      </w:r>
      <w:r w:rsidRPr="0087588B">
        <w:rPr>
          <w:rFonts w:ascii="Arial" w:hAnsi="Arial" w:cs="Arial"/>
          <w:sz w:val="22"/>
          <w:szCs w:val="22"/>
        </w:rPr>
        <w:t xml:space="preserve"> </w:t>
      </w:r>
      <w:r w:rsidR="004D3156">
        <w:rPr>
          <w:rFonts w:ascii="Arial" w:hAnsi="Arial" w:cs="Arial"/>
          <w:sz w:val="22"/>
          <w:szCs w:val="22"/>
        </w:rPr>
        <w:t>complete the PRO assessment</w:t>
      </w:r>
      <w:r w:rsidRPr="0087588B">
        <w:rPr>
          <w:rFonts w:ascii="Arial" w:hAnsi="Arial" w:cs="Arial"/>
          <w:sz w:val="22"/>
          <w:szCs w:val="22"/>
        </w:rPr>
        <w:t xml:space="preserve"> upon check-in</w:t>
      </w:r>
      <w:r w:rsidR="004D3156">
        <w:rPr>
          <w:rFonts w:ascii="Arial" w:hAnsi="Arial" w:cs="Arial"/>
          <w:sz w:val="22"/>
          <w:szCs w:val="22"/>
        </w:rPr>
        <w:t xml:space="preserve"> for a clinic appointment</w:t>
      </w:r>
      <w:r w:rsidRPr="0087588B">
        <w:rPr>
          <w:rFonts w:ascii="Arial" w:hAnsi="Arial" w:cs="Arial"/>
          <w:sz w:val="22"/>
          <w:szCs w:val="22"/>
        </w:rPr>
        <w:t>.</w:t>
      </w:r>
      <w:r w:rsidR="004D3156">
        <w:rPr>
          <w:rFonts w:ascii="Arial" w:hAnsi="Arial" w:cs="Arial"/>
          <w:sz w:val="22"/>
          <w:szCs w:val="22"/>
        </w:rPr>
        <w:t xml:space="preserve"> For many clinics, PLWH wait long enough on average to complete a brief assessment before their provider appointment. Other clinics with </w:t>
      </w:r>
      <w:r w:rsidR="00AB46EF">
        <w:rPr>
          <w:rFonts w:ascii="Arial" w:hAnsi="Arial" w:cs="Arial"/>
          <w:sz w:val="22"/>
          <w:szCs w:val="22"/>
        </w:rPr>
        <w:t>limited wait times may need to schedule the appointment time 15 minutes earlier to allow enough time to complete the assessment.</w:t>
      </w:r>
      <w:r w:rsidRPr="0087588B">
        <w:rPr>
          <w:rFonts w:ascii="Arial" w:hAnsi="Arial" w:cs="Arial"/>
          <w:sz w:val="22"/>
          <w:szCs w:val="22"/>
        </w:rPr>
        <w:t xml:space="preserve"> </w:t>
      </w:r>
      <w:r w:rsidR="00B96C29" w:rsidRPr="0087588B">
        <w:rPr>
          <w:rFonts w:ascii="Arial" w:hAnsi="Arial" w:cs="Arial"/>
          <w:sz w:val="22"/>
          <w:szCs w:val="22"/>
        </w:rPr>
        <w:t xml:space="preserve">Front desk staff, or a medical assistant sets up the assessment on a </w:t>
      </w:r>
      <w:r w:rsidR="00AB46EF">
        <w:rPr>
          <w:rFonts w:ascii="Arial" w:hAnsi="Arial" w:cs="Arial"/>
          <w:sz w:val="22"/>
          <w:szCs w:val="22"/>
        </w:rPr>
        <w:t>touch-screen tablet</w:t>
      </w:r>
      <w:r w:rsidR="00B96C29" w:rsidRPr="0087588B">
        <w:rPr>
          <w:rFonts w:ascii="Arial" w:hAnsi="Arial" w:cs="Arial"/>
          <w:sz w:val="22"/>
          <w:szCs w:val="22"/>
        </w:rPr>
        <w:t xml:space="preserve">. This is often done in conjunction with </w:t>
      </w:r>
      <w:r w:rsidR="00AB46EF">
        <w:rPr>
          <w:rFonts w:ascii="Arial" w:hAnsi="Arial" w:cs="Arial"/>
          <w:sz w:val="22"/>
          <w:szCs w:val="22"/>
        </w:rPr>
        <w:t>measuring</w:t>
      </w:r>
      <w:r w:rsidR="00B96C29" w:rsidRPr="0087588B">
        <w:rPr>
          <w:rFonts w:ascii="Arial" w:hAnsi="Arial" w:cs="Arial"/>
          <w:sz w:val="22"/>
          <w:szCs w:val="22"/>
        </w:rPr>
        <w:t xml:space="preserve"> vital</w:t>
      </w:r>
      <w:r w:rsidR="00AB46EF">
        <w:rPr>
          <w:rFonts w:ascii="Arial" w:hAnsi="Arial" w:cs="Arial"/>
          <w:sz w:val="22"/>
          <w:szCs w:val="22"/>
        </w:rPr>
        <w:t xml:space="preserve"> </w:t>
      </w:r>
      <w:r w:rsidR="00B96C29" w:rsidRPr="0087588B">
        <w:rPr>
          <w:rFonts w:ascii="Arial" w:hAnsi="Arial" w:cs="Arial"/>
          <w:sz w:val="22"/>
          <w:szCs w:val="22"/>
        </w:rPr>
        <w:t>s</w:t>
      </w:r>
      <w:r w:rsidR="00AB46EF">
        <w:rPr>
          <w:rFonts w:ascii="Arial" w:hAnsi="Arial" w:cs="Arial"/>
          <w:sz w:val="22"/>
          <w:szCs w:val="22"/>
        </w:rPr>
        <w:t>ings</w:t>
      </w:r>
      <w:r w:rsidR="00B96C29" w:rsidRPr="0087588B">
        <w:rPr>
          <w:rFonts w:ascii="Arial" w:hAnsi="Arial" w:cs="Arial"/>
          <w:sz w:val="22"/>
          <w:szCs w:val="22"/>
        </w:rPr>
        <w:t xml:space="preserve">. </w:t>
      </w:r>
    </w:p>
    <w:p w14:paraId="0E06EFF1" w14:textId="0BB19303" w:rsidR="00CB6F86" w:rsidRPr="0087588B" w:rsidRDefault="00CB6F86" w:rsidP="006D474B">
      <w:pPr>
        <w:spacing w:before="60" w:after="60"/>
        <w:ind w:left="720"/>
        <w:rPr>
          <w:rFonts w:ascii="Arial" w:hAnsi="Arial" w:cs="Arial"/>
          <w:sz w:val="22"/>
          <w:szCs w:val="22"/>
        </w:rPr>
      </w:pPr>
      <w:r w:rsidRPr="0087588B">
        <w:rPr>
          <w:rFonts w:ascii="Arial" w:hAnsi="Arial" w:cs="Arial"/>
          <w:sz w:val="22"/>
          <w:szCs w:val="22"/>
        </w:rPr>
        <w:t xml:space="preserve">ADVANTAGES: </w:t>
      </w:r>
    </w:p>
    <w:p w14:paraId="526C92B5" w14:textId="77777777" w:rsidR="00CB6F86" w:rsidRPr="0087588B" w:rsidRDefault="00CB6F86" w:rsidP="006D474B">
      <w:pPr>
        <w:pStyle w:val="ListParagraph"/>
        <w:numPr>
          <w:ilvl w:val="0"/>
          <w:numId w:val="29"/>
        </w:numPr>
        <w:spacing w:before="60" w:after="60"/>
        <w:ind w:left="1440"/>
        <w:contextualSpacing w:val="0"/>
        <w:rPr>
          <w:rFonts w:ascii="Arial" w:hAnsi="Arial" w:cs="Arial"/>
          <w:sz w:val="22"/>
          <w:szCs w:val="22"/>
        </w:rPr>
      </w:pPr>
      <w:r w:rsidRPr="0087588B">
        <w:rPr>
          <w:rFonts w:ascii="Arial" w:hAnsi="Arial" w:cs="Arial"/>
          <w:sz w:val="22"/>
          <w:szCs w:val="22"/>
        </w:rPr>
        <w:t xml:space="preserve">Up-to-the minute information on patient health status. </w:t>
      </w:r>
    </w:p>
    <w:p w14:paraId="30499479" w14:textId="0BB00C93" w:rsidR="00CB6F86" w:rsidRPr="0087588B" w:rsidRDefault="00CB6F86" w:rsidP="006D474B">
      <w:pPr>
        <w:pStyle w:val="ListParagraph"/>
        <w:numPr>
          <w:ilvl w:val="0"/>
          <w:numId w:val="29"/>
        </w:numPr>
        <w:spacing w:before="60" w:after="60"/>
        <w:ind w:left="1440"/>
        <w:contextualSpacing w:val="0"/>
        <w:rPr>
          <w:rFonts w:ascii="Arial" w:hAnsi="Arial" w:cs="Arial"/>
          <w:sz w:val="22"/>
          <w:szCs w:val="22"/>
        </w:rPr>
      </w:pPr>
      <w:r w:rsidRPr="0087588B">
        <w:rPr>
          <w:rFonts w:ascii="Arial" w:hAnsi="Arial" w:cs="Arial"/>
          <w:sz w:val="22"/>
          <w:szCs w:val="22"/>
        </w:rPr>
        <w:t>Ability to respond quickly</w:t>
      </w:r>
      <w:r w:rsidR="00A41A8E" w:rsidRPr="0087588B">
        <w:rPr>
          <w:rFonts w:ascii="Arial" w:hAnsi="Arial" w:cs="Arial"/>
          <w:sz w:val="22"/>
          <w:szCs w:val="22"/>
        </w:rPr>
        <w:t xml:space="preserve"> to emergencies</w:t>
      </w:r>
      <w:r w:rsidRPr="0087588B">
        <w:rPr>
          <w:rFonts w:ascii="Arial" w:hAnsi="Arial" w:cs="Arial"/>
          <w:sz w:val="22"/>
          <w:szCs w:val="22"/>
        </w:rPr>
        <w:t xml:space="preserve">, on-site and in real-time. </w:t>
      </w:r>
    </w:p>
    <w:p w14:paraId="686DFC61" w14:textId="2F6B3944" w:rsidR="00B96C29" w:rsidRDefault="00CB6F86" w:rsidP="006D474B">
      <w:pPr>
        <w:pStyle w:val="ListParagraph"/>
        <w:numPr>
          <w:ilvl w:val="0"/>
          <w:numId w:val="29"/>
        </w:numPr>
        <w:spacing w:before="60" w:after="60"/>
        <w:ind w:left="1440"/>
        <w:contextualSpacing w:val="0"/>
        <w:rPr>
          <w:rFonts w:ascii="Arial" w:hAnsi="Arial" w:cs="Arial"/>
          <w:sz w:val="22"/>
          <w:szCs w:val="22"/>
        </w:rPr>
      </w:pPr>
      <w:r w:rsidRPr="0087588B">
        <w:rPr>
          <w:rFonts w:ascii="Arial" w:hAnsi="Arial" w:cs="Arial"/>
          <w:sz w:val="22"/>
          <w:szCs w:val="22"/>
        </w:rPr>
        <w:t xml:space="preserve">Creates agenda for how time may be best spent during appointment. </w:t>
      </w:r>
    </w:p>
    <w:p w14:paraId="3F80AE4F" w14:textId="5FC294B8" w:rsidR="00AB46EF" w:rsidRPr="006D474B" w:rsidRDefault="00AB46EF" w:rsidP="006D474B">
      <w:pPr>
        <w:pStyle w:val="ListParagraph"/>
        <w:numPr>
          <w:ilvl w:val="0"/>
          <w:numId w:val="29"/>
        </w:numPr>
        <w:spacing w:before="60" w:after="60"/>
        <w:ind w:left="1440"/>
        <w:contextualSpacing w:val="0"/>
        <w:rPr>
          <w:rFonts w:ascii="Arial" w:hAnsi="Arial" w:cs="Arial"/>
          <w:sz w:val="22"/>
          <w:szCs w:val="22"/>
        </w:rPr>
      </w:pPr>
      <w:r>
        <w:rPr>
          <w:rFonts w:ascii="Arial" w:hAnsi="Arial" w:cs="Arial"/>
          <w:sz w:val="22"/>
          <w:szCs w:val="22"/>
        </w:rPr>
        <w:t>Includes everyone regardless of whether they have devices.</w:t>
      </w:r>
    </w:p>
    <w:p w14:paraId="4ABCBD78" w14:textId="10D66371" w:rsidR="00CB6F86" w:rsidRPr="0087588B" w:rsidRDefault="00CB6F86" w:rsidP="006D474B">
      <w:pPr>
        <w:spacing w:before="60" w:after="60"/>
        <w:ind w:left="720"/>
        <w:rPr>
          <w:rFonts w:ascii="Arial" w:hAnsi="Arial" w:cs="Arial"/>
          <w:sz w:val="22"/>
          <w:szCs w:val="22"/>
        </w:rPr>
      </w:pPr>
      <w:r w:rsidRPr="0087588B">
        <w:rPr>
          <w:rFonts w:ascii="Arial" w:hAnsi="Arial" w:cs="Arial"/>
          <w:sz w:val="22"/>
          <w:szCs w:val="22"/>
        </w:rPr>
        <w:t>DISADVANTAGES:</w:t>
      </w:r>
    </w:p>
    <w:p w14:paraId="01E98BCF" w14:textId="6B4F80E8" w:rsidR="00CB6F86" w:rsidRPr="006D474B" w:rsidRDefault="00A41A8E" w:rsidP="006D474B">
      <w:pPr>
        <w:pStyle w:val="ListParagraph"/>
        <w:numPr>
          <w:ilvl w:val="0"/>
          <w:numId w:val="30"/>
        </w:numPr>
        <w:spacing w:before="60" w:after="60"/>
        <w:ind w:left="1440"/>
        <w:contextualSpacing w:val="0"/>
        <w:rPr>
          <w:rFonts w:ascii="Arial" w:hAnsi="Arial" w:cs="Arial"/>
          <w:sz w:val="22"/>
          <w:szCs w:val="22"/>
        </w:rPr>
      </w:pPr>
      <w:r w:rsidRPr="0087588B">
        <w:rPr>
          <w:rFonts w:ascii="Arial" w:hAnsi="Arial" w:cs="Arial"/>
          <w:sz w:val="22"/>
          <w:szCs w:val="22"/>
        </w:rPr>
        <w:t>PRO completion is dependent on patient punctuality or provider delay, in order to avoid disruption of clinic flow.</w:t>
      </w:r>
    </w:p>
    <w:p w14:paraId="1DE7B73F" w14:textId="6B72F3FE" w:rsidR="00A41A8E" w:rsidRDefault="00A41A8E" w:rsidP="0017094B">
      <w:pPr>
        <w:spacing w:before="60" w:after="60"/>
        <w:rPr>
          <w:rFonts w:ascii="Arial" w:hAnsi="Arial" w:cs="Arial"/>
          <w:sz w:val="22"/>
          <w:szCs w:val="22"/>
        </w:rPr>
      </w:pPr>
    </w:p>
    <w:p w14:paraId="340735AF" w14:textId="4F990582" w:rsidR="0017094B" w:rsidRPr="0017094B" w:rsidRDefault="0017094B" w:rsidP="0017094B">
      <w:pPr>
        <w:spacing w:before="180" w:after="60"/>
        <w:rPr>
          <w:rFonts w:ascii="Arial" w:hAnsi="Arial" w:cs="Arial"/>
          <w:b/>
          <w:bCs/>
          <w:sz w:val="22"/>
          <w:szCs w:val="22"/>
        </w:rPr>
      </w:pPr>
      <w:r>
        <w:rPr>
          <w:rFonts w:ascii="Arial" w:hAnsi="Arial" w:cs="Arial"/>
          <w:b/>
          <w:bCs/>
          <w:sz w:val="22"/>
          <w:szCs w:val="22"/>
        </w:rPr>
        <w:t>A combination of both approaches.</w:t>
      </w:r>
    </w:p>
    <w:p w14:paraId="0DE11214" w14:textId="5ACDE684" w:rsidR="0017094B" w:rsidRDefault="0017094B" w:rsidP="0017094B">
      <w:pPr>
        <w:spacing w:before="60" w:after="180"/>
        <w:rPr>
          <w:rFonts w:ascii="Arial" w:hAnsi="Arial" w:cs="Arial"/>
          <w:sz w:val="22"/>
          <w:szCs w:val="22"/>
        </w:rPr>
      </w:pPr>
      <w:r w:rsidRPr="0087588B">
        <w:rPr>
          <w:rFonts w:ascii="Arial" w:hAnsi="Arial" w:cs="Arial"/>
          <w:sz w:val="22"/>
          <w:szCs w:val="22"/>
        </w:rPr>
        <w:t xml:space="preserve">In this option, </w:t>
      </w:r>
      <w:r>
        <w:rPr>
          <w:rFonts w:ascii="Arial" w:hAnsi="Arial" w:cs="Arial"/>
          <w:sz w:val="22"/>
          <w:szCs w:val="22"/>
        </w:rPr>
        <w:t>PLWH</w:t>
      </w:r>
      <w:r w:rsidRPr="0087588B">
        <w:rPr>
          <w:rFonts w:ascii="Arial" w:hAnsi="Arial" w:cs="Arial"/>
          <w:sz w:val="22"/>
          <w:szCs w:val="22"/>
        </w:rPr>
        <w:t xml:space="preserve"> are asked to complete a PRO assessment on their own time and on their own devices before the appointment. </w:t>
      </w:r>
      <w:r>
        <w:rPr>
          <w:rFonts w:ascii="Arial" w:hAnsi="Arial" w:cs="Arial"/>
          <w:sz w:val="22"/>
          <w:szCs w:val="22"/>
        </w:rPr>
        <w:t xml:space="preserve">Some PLWH do not have access or will not complete the PROs remotely. Those who do not complete the PROs remotely are then asked to do it when they come to clinic. </w:t>
      </w:r>
    </w:p>
    <w:p w14:paraId="28113111" w14:textId="1D418019" w:rsidR="0017094B" w:rsidRDefault="0017094B" w:rsidP="0017094B">
      <w:pPr>
        <w:spacing w:before="60" w:after="180"/>
        <w:rPr>
          <w:rFonts w:ascii="Arial" w:hAnsi="Arial" w:cs="Arial"/>
          <w:sz w:val="22"/>
          <w:szCs w:val="22"/>
        </w:rPr>
      </w:pPr>
      <w:r>
        <w:rPr>
          <w:rFonts w:ascii="Arial" w:hAnsi="Arial" w:cs="Arial"/>
          <w:sz w:val="22"/>
          <w:szCs w:val="22"/>
        </w:rPr>
        <w:lastRenderedPageBreak/>
        <w:t xml:space="preserve">Advantages include all of the above advantages. In addition, by having some of the PROs completed in advance, it decreases clinic flow burden. Finally, it provides </w:t>
      </w:r>
      <w:r w:rsidR="00ED638A">
        <w:rPr>
          <w:rFonts w:ascii="Arial" w:hAnsi="Arial" w:cs="Arial"/>
          <w:sz w:val="22"/>
          <w:szCs w:val="22"/>
        </w:rPr>
        <w:t xml:space="preserve">options in the current era where a larger proportion of clinic patients are being seen via telehealth in response to the COVID-19 pandemic. </w:t>
      </w:r>
    </w:p>
    <w:p w14:paraId="7066AD51" w14:textId="4D0946B3" w:rsidR="006A5B61" w:rsidRPr="005C4103" w:rsidRDefault="006A5B61" w:rsidP="005C4103">
      <w:pPr>
        <w:pStyle w:val="Style1"/>
      </w:pPr>
      <w:bookmarkStart w:id="69" w:name="_Toc49863349"/>
      <w:r w:rsidRPr="005C4103">
        <w:t>Define staff roles and centralize responsibility</w:t>
      </w:r>
      <w:bookmarkEnd w:id="69"/>
    </w:p>
    <w:p w14:paraId="7D965EA2" w14:textId="475F68BB" w:rsidR="00BD541A" w:rsidRPr="0087588B" w:rsidRDefault="00087DB1" w:rsidP="006D474B">
      <w:pPr>
        <w:spacing w:before="60" w:after="180"/>
        <w:rPr>
          <w:rFonts w:ascii="Arial" w:hAnsi="Arial" w:cs="Arial"/>
          <w:sz w:val="22"/>
          <w:szCs w:val="22"/>
        </w:rPr>
      </w:pPr>
      <w:r w:rsidRPr="0087588B">
        <w:rPr>
          <w:rFonts w:ascii="Arial" w:hAnsi="Arial" w:cs="Arial"/>
          <w:sz w:val="22"/>
          <w:szCs w:val="22"/>
        </w:rPr>
        <w:t xml:space="preserve">Consider each staff </w:t>
      </w:r>
      <w:r w:rsidR="00C620AE" w:rsidRPr="0087588B">
        <w:rPr>
          <w:rFonts w:ascii="Arial" w:hAnsi="Arial" w:cs="Arial"/>
          <w:sz w:val="22"/>
          <w:szCs w:val="22"/>
        </w:rPr>
        <w:t xml:space="preserve">member </w:t>
      </w:r>
      <w:r w:rsidRPr="0087588B">
        <w:rPr>
          <w:rFonts w:ascii="Arial" w:hAnsi="Arial" w:cs="Arial"/>
          <w:sz w:val="22"/>
          <w:szCs w:val="22"/>
        </w:rPr>
        <w:t>in the clinic</w:t>
      </w:r>
      <w:r w:rsidR="00BD541A" w:rsidRPr="0087588B">
        <w:rPr>
          <w:rFonts w:ascii="Arial" w:hAnsi="Arial" w:cs="Arial"/>
          <w:sz w:val="22"/>
          <w:szCs w:val="22"/>
        </w:rPr>
        <w:t xml:space="preserve"> and </w:t>
      </w:r>
      <w:r w:rsidRPr="0087588B">
        <w:rPr>
          <w:rFonts w:ascii="Arial" w:hAnsi="Arial" w:cs="Arial"/>
          <w:sz w:val="22"/>
          <w:szCs w:val="22"/>
        </w:rPr>
        <w:t>what role will each of them play (e.g., provider, front desk, medical assistant, other staff)</w:t>
      </w:r>
      <w:r w:rsidR="00BD541A" w:rsidRPr="0087588B">
        <w:rPr>
          <w:rFonts w:ascii="Arial" w:hAnsi="Arial" w:cs="Arial"/>
          <w:sz w:val="22"/>
          <w:szCs w:val="22"/>
        </w:rPr>
        <w:t xml:space="preserve"> in administering, tracking, and responding to </w:t>
      </w:r>
      <w:proofErr w:type="spellStart"/>
      <w:r w:rsidR="00BD541A" w:rsidRPr="0087588B">
        <w:rPr>
          <w:rFonts w:ascii="Arial" w:hAnsi="Arial" w:cs="Arial"/>
          <w:sz w:val="22"/>
          <w:szCs w:val="22"/>
        </w:rPr>
        <w:t>PROs.</w:t>
      </w:r>
      <w:proofErr w:type="spellEnd"/>
      <w:r w:rsidR="00BD541A" w:rsidRPr="0087588B">
        <w:rPr>
          <w:rFonts w:ascii="Arial" w:hAnsi="Arial" w:cs="Arial"/>
          <w:sz w:val="22"/>
          <w:szCs w:val="22"/>
        </w:rPr>
        <w:t xml:space="preserve"> A </w:t>
      </w:r>
      <w:r w:rsidR="000A2979" w:rsidRPr="0087588B">
        <w:rPr>
          <w:rFonts w:ascii="Arial" w:hAnsi="Arial" w:cs="Arial"/>
          <w:sz w:val="22"/>
          <w:szCs w:val="22"/>
        </w:rPr>
        <w:t>designated staff member</w:t>
      </w:r>
      <w:r w:rsidR="00BD541A" w:rsidRPr="0087588B">
        <w:rPr>
          <w:rFonts w:ascii="Arial" w:hAnsi="Arial" w:cs="Arial"/>
          <w:sz w:val="22"/>
          <w:szCs w:val="22"/>
        </w:rPr>
        <w:t xml:space="preserve"> is needed in order to ensure the steps of PRO administration are followed through for each patient. While we recommend that </w:t>
      </w:r>
      <w:r w:rsidR="00A87B02" w:rsidRPr="0087588B">
        <w:rPr>
          <w:rFonts w:ascii="Arial" w:hAnsi="Arial" w:cs="Arial"/>
          <w:sz w:val="22"/>
          <w:szCs w:val="22"/>
        </w:rPr>
        <w:t xml:space="preserve">this </w:t>
      </w:r>
      <w:r w:rsidR="00BD541A" w:rsidRPr="0087588B">
        <w:rPr>
          <w:rFonts w:ascii="Arial" w:hAnsi="Arial" w:cs="Arial"/>
          <w:sz w:val="22"/>
          <w:szCs w:val="22"/>
        </w:rPr>
        <w:t xml:space="preserve">responsibility </w:t>
      </w:r>
      <w:r w:rsidR="000A2979" w:rsidRPr="0087588B">
        <w:rPr>
          <w:rFonts w:ascii="Arial" w:hAnsi="Arial" w:cs="Arial"/>
          <w:sz w:val="22"/>
          <w:szCs w:val="22"/>
        </w:rPr>
        <w:t xml:space="preserve">falls upon </w:t>
      </w:r>
      <w:r w:rsidR="00A87B02" w:rsidRPr="0087588B">
        <w:rPr>
          <w:rFonts w:ascii="Arial" w:hAnsi="Arial" w:cs="Arial"/>
          <w:sz w:val="22"/>
          <w:szCs w:val="22"/>
        </w:rPr>
        <w:t xml:space="preserve">a </w:t>
      </w:r>
      <w:r w:rsidR="000A2979" w:rsidRPr="0087588B">
        <w:rPr>
          <w:rFonts w:ascii="Arial" w:hAnsi="Arial" w:cs="Arial"/>
          <w:sz w:val="22"/>
          <w:szCs w:val="22"/>
        </w:rPr>
        <w:t xml:space="preserve">single individual that champions the collection of this data overall, other individuals, such as medical assistants, may be designated to act as “point people” for PRO collection on a day-to-day basis. </w:t>
      </w:r>
    </w:p>
    <w:p w14:paraId="12739B5C" w14:textId="77777777" w:rsidR="00456125" w:rsidRPr="0087588B" w:rsidRDefault="00456125" w:rsidP="00456125">
      <w:pPr>
        <w:spacing w:before="60" w:after="60"/>
        <w:rPr>
          <w:rFonts w:ascii="Arial" w:hAnsi="Arial" w:cs="Arial"/>
          <w:sz w:val="22"/>
          <w:szCs w:val="22"/>
        </w:rPr>
      </w:pPr>
      <w:bookmarkStart w:id="70" w:name="_Toc49863350"/>
      <w:r w:rsidRPr="0087588B">
        <w:rPr>
          <w:rFonts w:ascii="Arial" w:hAnsi="Arial" w:cs="Arial"/>
          <w:sz w:val="22"/>
          <w:szCs w:val="22"/>
        </w:rPr>
        <w:t>You will want to designate in advance:</w:t>
      </w:r>
    </w:p>
    <w:p w14:paraId="781BDB8E" w14:textId="77777777" w:rsidR="00456125" w:rsidRPr="0087588B" w:rsidRDefault="00456125" w:rsidP="00456125">
      <w:pPr>
        <w:numPr>
          <w:ilvl w:val="0"/>
          <w:numId w:val="26"/>
        </w:numPr>
        <w:spacing w:before="60" w:after="60"/>
        <w:rPr>
          <w:rFonts w:ascii="Arial" w:hAnsi="Arial" w:cs="Arial"/>
          <w:sz w:val="22"/>
          <w:szCs w:val="22"/>
        </w:rPr>
      </w:pPr>
      <w:r w:rsidRPr="0087588B">
        <w:rPr>
          <w:rFonts w:ascii="Arial" w:hAnsi="Arial" w:cs="Arial"/>
          <w:sz w:val="22"/>
          <w:szCs w:val="22"/>
        </w:rPr>
        <w:t>Who schedules patients for PROs, if these are to occur on-site prior to appointment</w:t>
      </w:r>
    </w:p>
    <w:p w14:paraId="5FC2CD32" w14:textId="3C48D75A" w:rsidR="00456125" w:rsidRPr="0087588B" w:rsidRDefault="00456125" w:rsidP="00456125">
      <w:pPr>
        <w:numPr>
          <w:ilvl w:val="0"/>
          <w:numId w:val="26"/>
        </w:numPr>
        <w:spacing w:before="60" w:after="60"/>
        <w:rPr>
          <w:rFonts w:ascii="Arial" w:hAnsi="Arial" w:cs="Arial"/>
          <w:sz w:val="22"/>
          <w:szCs w:val="22"/>
        </w:rPr>
      </w:pPr>
      <w:r w:rsidRPr="0087588B">
        <w:rPr>
          <w:rFonts w:ascii="Arial" w:hAnsi="Arial" w:cs="Arial"/>
          <w:sz w:val="22"/>
          <w:szCs w:val="22"/>
        </w:rPr>
        <w:t>Who maintains list of patients that should not be offered PROs, in order to avoid scheduling them</w:t>
      </w:r>
      <w:r w:rsidR="00300C40">
        <w:rPr>
          <w:rFonts w:ascii="Arial" w:hAnsi="Arial" w:cs="Arial"/>
          <w:sz w:val="22"/>
          <w:szCs w:val="22"/>
        </w:rPr>
        <w:t xml:space="preserve"> </w:t>
      </w:r>
    </w:p>
    <w:p w14:paraId="4F46E5AF" w14:textId="77777777" w:rsidR="00456125" w:rsidRPr="0087588B" w:rsidRDefault="00456125" w:rsidP="00456125">
      <w:pPr>
        <w:numPr>
          <w:ilvl w:val="0"/>
          <w:numId w:val="26"/>
        </w:numPr>
        <w:spacing w:before="60" w:after="60"/>
        <w:rPr>
          <w:rFonts w:ascii="Arial" w:hAnsi="Arial" w:cs="Arial"/>
          <w:sz w:val="22"/>
          <w:szCs w:val="22"/>
        </w:rPr>
      </w:pPr>
      <w:r w:rsidRPr="0087588B">
        <w:rPr>
          <w:rFonts w:ascii="Arial" w:hAnsi="Arial" w:cs="Arial"/>
          <w:sz w:val="22"/>
          <w:szCs w:val="22"/>
        </w:rPr>
        <w:t>Who introduces PROs to the patient and sets them up with the associated device</w:t>
      </w:r>
    </w:p>
    <w:p w14:paraId="35658D7C" w14:textId="77777777" w:rsidR="00456125" w:rsidRPr="0087588B" w:rsidRDefault="00456125" w:rsidP="00456125">
      <w:pPr>
        <w:numPr>
          <w:ilvl w:val="0"/>
          <w:numId w:val="26"/>
        </w:numPr>
        <w:spacing w:before="60" w:after="60"/>
        <w:rPr>
          <w:rFonts w:ascii="Arial" w:hAnsi="Arial" w:cs="Arial"/>
          <w:sz w:val="22"/>
          <w:szCs w:val="22"/>
        </w:rPr>
      </w:pPr>
      <w:r w:rsidRPr="0087588B">
        <w:rPr>
          <w:rFonts w:ascii="Arial" w:hAnsi="Arial" w:cs="Arial"/>
          <w:sz w:val="22"/>
          <w:szCs w:val="22"/>
        </w:rPr>
        <w:t>Who decides at point of care whether it is appropriate to administer PROs to a particular patient based on timing (e.g., late arrival, provider running behind, etc.</w:t>
      </w:r>
      <w:proofErr w:type="gramStart"/>
      <w:r w:rsidRPr="0087588B">
        <w:rPr>
          <w:rFonts w:ascii="Arial" w:hAnsi="Arial" w:cs="Arial"/>
          <w:sz w:val="22"/>
          <w:szCs w:val="22"/>
        </w:rPr>
        <w:t>)</w:t>
      </w:r>
      <w:proofErr w:type="gramEnd"/>
    </w:p>
    <w:p w14:paraId="13F190A9" w14:textId="77777777" w:rsidR="00456125" w:rsidRPr="0087588B" w:rsidRDefault="00456125" w:rsidP="00456125">
      <w:pPr>
        <w:numPr>
          <w:ilvl w:val="0"/>
          <w:numId w:val="26"/>
        </w:numPr>
        <w:spacing w:before="60" w:after="60"/>
        <w:rPr>
          <w:rFonts w:ascii="Arial" w:hAnsi="Arial" w:cs="Arial"/>
          <w:sz w:val="22"/>
          <w:szCs w:val="22"/>
        </w:rPr>
      </w:pPr>
      <w:r w:rsidRPr="0087588B">
        <w:rPr>
          <w:rFonts w:ascii="Arial" w:hAnsi="Arial" w:cs="Arial"/>
          <w:sz w:val="22"/>
          <w:szCs w:val="22"/>
        </w:rPr>
        <w:t>Who monitors level of completion of PROs, offers help if needed, and collects tablet</w:t>
      </w:r>
    </w:p>
    <w:p w14:paraId="3547693B" w14:textId="77777777" w:rsidR="00456125" w:rsidRPr="0087588B" w:rsidRDefault="00456125" w:rsidP="00456125">
      <w:pPr>
        <w:numPr>
          <w:ilvl w:val="0"/>
          <w:numId w:val="26"/>
        </w:numPr>
        <w:spacing w:before="60" w:after="60"/>
        <w:rPr>
          <w:rFonts w:ascii="Arial" w:hAnsi="Arial" w:cs="Arial"/>
          <w:sz w:val="22"/>
          <w:szCs w:val="22"/>
        </w:rPr>
      </w:pPr>
      <w:r w:rsidRPr="0087588B">
        <w:rPr>
          <w:rFonts w:ascii="Arial" w:hAnsi="Arial" w:cs="Arial"/>
          <w:sz w:val="22"/>
          <w:szCs w:val="22"/>
        </w:rPr>
        <w:t>Who coordinates clinic response if suicidality or other risk behaviors are endorsed</w:t>
      </w:r>
    </w:p>
    <w:p w14:paraId="0F9CBB01" w14:textId="77777777" w:rsidR="00456125" w:rsidRPr="0087588B" w:rsidRDefault="00456125" w:rsidP="00456125">
      <w:pPr>
        <w:numPr>
          <w:ilvl w:val="0"/>
          <w:numId w:val="26"/>
        </w:numPr>
        <w:spacing w:before="60" w:after="60"/>
        <w:rPr>
          <w:rFonts w:ascii="Arial" w:hAnsi="Arial" w:cs="Arial"/>
          <w:sz w:val="22"/>
          <w:szCs w:val="22"/>
        </w:rPr>
      </w:pPr>
      <w:r w:rsidRPr="0087588B">
        <w:rPr>
          <w:rFonts w:ascii="Arial" w:hAnsi="Arial" w:cs="Arial"/>
          <w:sz w:val="22"/>
          <w:szCs w:val="22"/>
        </w:rPr>
        <w:t>Who delivers results, if paper-based delivery</w:t>
      </w:r>
    </w:p>
    <w:p w14:paraId="0ABEBC2E" w14:textId="77777777" w:rsidR="00456125" w:rsidRPr="0087588B" w:rsidRDefault="00456125" w:rsidP="00456125">
      <w:pPr>
        <w:numPr>
          <w:ilvl w:val="0"/>
          <w:numId w:val="26"/>
        </w:numPr>
        <w:spacing w:before="60" w:after="60"/>
        <w:rPr>
          <w:rFonts w:ascii="Arial" w:hAnsi="Arial" w:cs="Arial"/>
          <w:sz w:val="22"/>
          <w:szCs w:val="22"/>
        </w:rPr>
      </w:pPr>
      <w:r w:rsidRPr="0087588B">
        <w:rPr>
          <w:rFonts w:ascii="Arial" w:hAnsi="Arial" w:cs="Arial"/>
          <w:sz w:val="22"/>
          <w:szCs w:val="22"/>
        </w:rPr>
        <w:t>Who sanitizes tablet in between patients</w:t>
      </w:r>
    </w:p>
    <w:p w14:paraId="5245E7A2" w14:textId="77777777" w:rsidR="00456125" w:rsidRPr="0087588B" w:rsidRDefault="00456125" w:rsidP="00456125">
      <w:pPr>
        <w:numPr>
          <w:ilvl w:val="0"/>
          <w:numId w:val="26"/>
        </w:numPr>
        <w:spacing w:before="60" w:after="60"/>
        <w:rPr>
          <w:rFonts w:ascii="Arial" w:hAnsi="Arial" w:cs="Arial"/>
          <w:sz w:val="22"/>
          <w:szCs w:val="22"/>
        </w:rPr>
      </w:pPr>
      <w:r w:rsidRPr="0087588B">
        <w:rPr>
          <w:rFonts w:ascii="Arial" w:hAnsi="Arial" w:cs="Arial"/>
          <w:sz w:val="22"/>
          <w:szCs w:val="22"/>
        </w:rPr>
        <w:t>Who discusses results with patients</w:t>
      </w:r>
    </w:p>
    <w:p w14:paraId="72A5F0E0" w14:textId="05A6889C" w:rsidR="00C4206A" w:rsidRPr="005C4103" w:rsidRDefault="00C4206A" w:rsidP="005C4103">
      <w:pPr>
        <w:pStyle w:val="Style1"/>
      </w:pPr>
      <w:r w:rsidRPr="005C4103">
        <w:t xml:space="preserve">Create protocol: </w:t>
      </w:r>
      <w:r w:rsidR="00952E0F" w:rsidRPr="005C4103">
        <w:t xml:space="preserve">when </w:t>
      </w:r>
      <w:r w:rsidR="00557AA1" w:rsidRPr="005C4103">
        <w:t xml:space="preserve">NOT </w:t>
      </w:r>
      <w:r w:rsidRPr="005C4103">
        <w:t>to administer PROs</w:t>
      </w:r>
      <w:bookmarkEnd w:id="70"/>
      <w:r w:rsidRPr="005C4103">
        <w:t xml:space="preserve"> </w:t>
      </w:r>
    </w:p>
    <w:p w14:paraId="19394BEE" w14:textId="40B6BBEC" w:rsidR="00C4206A" w:rsidRPr="006D474B" w:rsidRDefault="00C4206A" w:rsidP="006D474B">
      <w:pPr>
        <w:spacing w:before="60" w:after="180"/>
        <w:rPr>
          <w:rFonts w:ascii="Arial" w:hAnsi="Arial" w:cs="Arial"/>
          <w:sz w:val="22"/>
          <w:szCs w:val="22"/>
        </w:rPr>
      </w:pPr>
      <w:r w:rsidRPr="0087588B">
        <w:rPr>
          <w:rFonts w:ascii="Arial" w:hAnsi="Arial" w:cs="Arial"/>
          <w:sz w:val="22"/>
          <w:szCs w:val="22"/>
        </w:rPr>
        <w:t xml:space="preserve">We recommend setting clear protocols regarding whether to ask patients to complete PROs, taking patient-based and flow-related factors into account. </w:t>
      </w:r>
    </w:p>
    <w:p w14:paraId="6316B4D6" w14:textId="42E4A0FC" w:rsidR="00C4206A" w:rsidRPr="006D474B" w:rsidRDefault="00C4206A" w:rsidP="006D474B">
      <w:pPr>
        <w:spacing w:before="180" w:after="60"/>
        <w:rPr>
          <w:rFonts w:ascii="Arial" w:hAnsi="Arial" w:cs="Arial"/>
          <w:b/>
          <w:bCs/>
          <w:sz w:val="22"/>
          <w:szCs w:val="22"/>
        </w:rPr>
      </w:pPr>
      <w:r w:rsidRPr="006D474B">
        <w:rPr>
          <w:rFonts w:ascii="Arial" w:hAnsi="Arial" w:cs="Arial"/>
          <w:b/>
          <w:bCs/>
          <w:sz w:val="22"/>
          <w:szCs w:val="22"/>
        </w:rPr>
        <w:t>Patient-based factors</w:t>
      </w:r>
    </w:p>
    <w:p w14:paraId="1E1FFC92" w14:textId="4F26CB4A" w:rsidR="00456125" w:rsidRPr="0087588B" w:rsidRDefault="00456125" w:rsidP="00456125">
      <w:pPr>
        <w:pBdr>
          <w:top w:val="nil"/>
          <w:left w:val="nil"/>
          <w:bottom w:val="nil"/>
          <w:right w:val="nil"/>
          <w:between w:val="nil"/>
        </w:pBdr>
        <w:spacing w:before="60" w:after="180"/>
        <w:rPr>
          <w:rFonts w:ascii="Arial" w:hAnsi="Arial" w:cs="Arial"/>
          <w:sz w:val="22"/>
          <w:szCs w:val="22"/>
        </w:rPr>
      </w:pPr>
      <w:bookmarkStart w:id="71" w:name="_Toc49863351"/>
      <w:r w:rsidRPr="0087588B">
        <w:rPr>
          <w:rFonts w:ascii="Arial" w:eastAsia="Calibri" w:hAnsi="Arial" w:cs="Arial"/>
          <w:color w:val="000000"/>
          <w:sz w:val="22"/>
          <w:szCs w:val="22"/>
        </w:rPr>
        <w:t xml:space="preserve">We do not recommend administering PROs during acute or urgent care visits, as in those cases the priority is to address their </w:t>
      </w:r>
      <w:r w:rsidR="00B46DD1">
        <w:rPr>
          <w:rFonts w:ascii="Arial" w:eastAsia="Calibri" w:hAnsi="Arial" w:cs="Arial"/>
          <w:color w:val="000000"/>
          <w:sz w:val="22"/>
          <w:szCs w:val="22"/>
        </w:rPr>
        <w:t>acute issue</w:t>
      </w:r>
      <w:r w:rsidRPr="0087588B">
        <w:rPr>
          <w:rFonts w:ascii="Arial" w:eastAsia="Calibri" w:hAnsi="Arial" w:cs="Arial"/>
          <w:color w:val="000000"/>
          <w:sz w:val="22"/>
          <w:szCs w:val="22"/>
        </w:rPr>
        <w:t>; these patients are more likely to be too ill or in distress to tolerate a</w:t>
      </w:r>
      <w:r w:rsidR="00B46DD1">
        <w:rPr>
          <w:rFonts w:ascii="Arial" w:eastAsia="Calibri" w:hAnsi="Arial" w:cs="Arial"/>
          <w:color w:val="000000"/>
          <w:sz w:val="22"/>
          <w:szCs w:val="22"/>
        </w:rPr>
        <w:t>n assessment</w:t>
      </w:r>
      <w:r w:rsidRPr="0087588B">
        <w:rPr>
          <w:rFonts w:ascii="Arial" w:eastAsia="Calibri" w:hAnsi="Arial" w:cs="Arial"/>
          <w:color w:val="000000"/>
          <w:sz w:val="22"/>
          <w:szCs w:val="22"/>
        </w:rPr>
        <w:t>.</w:t>
      </w:r>
      <w:r>
        <w:rPr>
          <w:rFonts w:ascii="Arial" w:eastAsia="Calibri" w:hAnsi="Arial" w:cs="Arial"/>
          <w:color w:val="000000"/>
          <w:sz w:val="22"/>
          <w:szCs w:val="22"/>
        </w:rPr>
        <w:t xml:space="preserve"> </w:t>
      </w:r>
      <w:r w:rsidRPr="0087588B">
        <w:rPr>
          <w:rFonts w:ascii="Arial" w:eastAsia="Calibri" w:hAnsi="Arial" w:cs="Arial"/>
          <w:color w:val="000000"/>
          <w:sz w:val="22"/>
          <w:szCs w:val="22"/>
        </w:rPr>
        <w:t xml:space="preserve">Similarly, </w:t>
      </w:r>
      <w:r w:rsidR="00B46DD1">
        <w:rPr>
          <w:rFonts w:ascii="Arial" w:eastAsia="Calibri" w:hAnsi="Arial" w:cs="Arial"/>
          <w:color w:val="000000"/>
          <w:sz w:val="22"/>
          <w:szCs w:val="22"/>
        </w:rPr>
        <w:t>PLWH</w:t>
      </w:r>
      <w:r w:rsidRPr="0087588B">
        <w:rPr>
          <w:rFonts w:ascii="Arial" w:eastAsia="Calibri" w:hAnsi="Arial" w:cs="Arial"/>
          <w:color w:val="000000"/>
          <w:sz w:val="22"/>
          <w:szCs w:val="22"/>
        </w:rPr>
        <w:t xml:space="preserve"> with known low literacy levels, limited command of available languages, impaired cognitive functioning, impaired physical functioning that impedes answering questions, and patients historically easily agitated by questionnaires, should not be asked to self-administer </w:t>
      </w:r>
      <w:proofErr w:type="spellStart"/>
      <w:r w:rsidRPr="0087588B">
        <w:rPr>
          <w:rFonts w:ascii="Arial" w:eastAsia="Calibri" w:hAnsi="Arial" w:cs="Arial"/>
          <w:color w:val="000000"/>
          <w:sz w:val="22"/>
          <w:szCs w:val="22"/>
        </w:rPr>
        <w:t>PROs.</w:t>
      </w:r>
      <w:proofErr w:type="spellEnd"/>
      <w:r w:rsidRPr="0087588B">
        <w:rPr>
          <w:rFonts w:ascii="Arial" w:eastAsia="Calibri" w:hAnsi="Arial" w:cs="Arial"/>
          <w:color w:val="000000"/>
          <w:sz w:val="22"/>
          <w:szCs w:val="22"/>
        </w:rPr>
        <w:t xml:space="preserve"> </w:t>
      </w:r>
    </w:p>
    <w:p w14:paraId="4C292CF4" w14:textId="77777777" w:rsidR="00456125" w:rsidRPr="006D474B" w:rsidRDefault="00456125" w:rsidP="00456125">
      <w:pPr>
        <w:spacing w:before="180" w:after="60"/>
        <w:rPr>
          <w:rFonts w:ascii="Arial" w:hAnsi="Arial" w:cs="Arial"/>
          <w:b/>
          <w:bCs/>
          <w:sz w:val="22"/>
          <w:szCs w:val="22"/>
        </w:rPr>
      </w:pPr>
      <w:r w:rsidRPr="006D474B">
        <w:rPr>
          <w:rFonts w:ascii="Arial" w:hAnsi="Arial" w:cs="Arial"/>
          <w:b/>
          <w:bCs/>
          <w:sz w:val="22"/>
          <w:szCs w:val="22"/>
        </w:rPr>
        <w:t>Flow-related factors</w:t>
      </w:r>
    </w:p>
    <w:p w14:paraId="62AE6428" w14:textId="77777777" w:rsidR="00456125" w:rsidRPr="006D474B" w:rsidRDefault="00456125" w:rsidP="00456125">
      <w:pPr>
        <w:spacing w:before="60" w:after="180"/>
        <w:rPr>
          <w:rFonts w:ascii="Arial" w:hAnsi="Arial" w:cs="Arial"/>
          <w:sz w:val="22"/>
          <w:szCs w:val="22"/>
        </w:rPr>
      </w:pPr>
      <w:r w:rsidRPr="0087588B">
        <w:rPr>
          <w:rFonts w:ascii="Arial" w:hAnsi="Arial" w:cs="Arial"/>
          <w:sz w:val="22"/>
          <w:szCs w:val="22"/>
        </w:rPr>
        <w:t xml:space="preserve">Flow-related factors should also be taken into consideration when deciding whether to administer PROs to a particular patient. Is the patient late? If so, is there enough time for the patient to complete the assessment? How busy is the clinic day? Is there sufficient private space and time for the patient to comfortably and confidentially self-administer the assessment without delaying other patients and providers? If providers are running late, is there an opportunity to administer PROs during waiting periods to help occupy time? For example, if a patient is late for their appointment, yet the provider is ready to see the patient and has a full </w:t>
      </w:r>
      <w:r w:rsidRPr="0087588B">
        <w:rPr>
          <w:rFonts w:ascii="Arial" w:hAnsi="Arial" w:cs="Arial"/>
          <w:sz w:val="22"/>
          <w:szCs w:val="22"/>
        </w:rPr>
        <w:lastRenderedPageBreak/>
        <w:t xml:space="preserve">schedule, it may be wiser to forego PROs for that particular patient on that day in the interest of not impeding clinic flow. </w:t>
      </w:r>
    </w:p>
    <w:p w14:paraId="11779AD9" w14:textId="7D5F80D9" w:rsidR="006A5B61" w:rsidRPr="005C4103" w:rsidRDefault="00C4206A" w:rsidP="005C4103">
      <w:pPr>
        <w:pStyle w:val="Style1"/>
      </w:pPr>
      <w:r w:rsidRPr="005C4103">
        <w:t>Set a standard for</w:t>
      </w:r>
      <w:r w:rsidR="006A5B61" w:rsidRPr="005C4103">
        <w:t xml:space="preserve"> introduc</w:t>
      </w:r>
      <w:r w:rsidRPr="005C4103">
        <w:t>ing</w:t>
      </w:r>
      <w:r w:rsidR="006A5B61" w:rsidRPr="005C4103">
        <w:t xml:space="preserve"> PROs to patients</w:t>
      </w:r>
      <w:bookmarkEnd w:id="71"/>
      <w:r w:rsidR="006A5B61" w:rsidRPr="005C4103">
        <w:tab/>
      </w:r>
    </w:p>
    <w:p w14:paraId="017F90C0" w14:textId="77777777" w:rsidR="00456125" w:rsidRPr="0087588B" w:rsidRDefault="00456125" w:rsidP="00456125">
      <w:pPr>
        <w:spacing w:before="60" w:after="180"/>
        <w:rPr>
          <w:rFonts w:ascii="Arial" w:hAnsi="Arial" w:cs="Arial"/>
          <w:sz w:val="22"/>
          <w:szCs w:val="22"/>
        </w:rPr>
      </w:pPr>
      <w:bookmarkStart w:id="72" w:name="_Toc49863352"/>
      <w:r w:rsidRPr="0087588B">
        <w:rPr>
          <w:rFonts w:ascii="Arial" w:hAnsi="Arial" w:cs="Arial"/>
          <w:sz w:val="22"/>
          <w:szCs w:val="22"/>
        </w:rPr>
        <w:t>Consistent, accurate language is critical when introducing PROs to patients. We recommend that this messaging include the following attributes:</w:t>
      </w:r>
    </w:p>
    <w:p w14:paraId="15E0B6A5" w14:textId="77777777" w:rsidR="00456125" w:rsidRPr="0087588B" w:rsidRDefault="00456125" w:rsidP="00456125">
      <w:pPr>
        <w:pStyle w:val="ListParagraph"/>
        <w:numPr>
          <w:ilvl w:val="0"/>
          <w:numId w:val="32"/>
        </w:numPr>
        <w:spacing w:before="60" w:after="60"/>
        <w:contextualSpacing w:val="0"/>
        <w:rPr>
          <w:rFonts w:ascii="Arial" w:hAnsi="Arial" w:cs="Arial"/>
          <w:sz w:val="22"/>
          <w:szCs w:val="22"/>
        </w:rPr>
      </w:pPr>
      <w:r w:rsidRPr="0087588B">
        <w:rPr>
          <w:rFonts w:ascii="Arial" w:hAnsi="Arial" w:cs="Arial"/>
          <w:sz w:val="22"/>
          <w:szCs w:val="22"/>
        </w:rPr>
        <w:t>Use a term patients will understand when referring to PROs, such as “personal health assessment” or “health questionnaire”; avoid terms like “survey”, which connotes population or data</w:t>
      </w:r>
    </w:p>
    <w:p w14:paraId="68CBA7D0" w14:textId="77777777" w:rsidR="00456125" w:rsidRPr="0087588B" w:rsidRDefault="00456125" w:rsidP="00456125">
      <w:pPr>
        <w:pStyle w:val="ListParagraph"/>
        <w:numPr>
          <w:ilvl w:val="0"/>
          <w:numId w:val="32"/>
        </w:numPr>
        <w:spacing w:before="60" w:after="60"/>
        <w:contextualSpacing w:val="0"/>
        <w:rPr>
          <w:rFonts w:ascii="Arial" w:hAnsi="Arial" w:cs="Arial"/>
          <w:sz w:val="22"/>
          <w:szCs w:val="22"/>
        </w:rPr>
      </w:pPr>
      <w:r w:rsidRPr="0087588B">
        <w:rPr>
          <w:rFonts w:ascii="Arial" w:hAnsi="Arial" w:cs="Arial"/>
          <w:sz w:val="22"/>
          <w:szCs w:val="22"/>
        </w:rPr>
        <w:t>Very brief overview of the nature of PRO content (e.g., “symptoms and health behaviors”)</w:t>
      </w:r>
    </w:p>
    <w:p w14:paraId="67F1D407" w14:textId="77777777" w:rsidR="00456125" w:rsidRPr="0087588B" w:rsidRDefault="00456125" w:rsidP="00456125">
      <w:pPr>
        <w:pStyle w:val="ListParagraph"/>
        <w:numPr>
          <w:ilvl w:val="0"/>
          <w:numId w:val="32"/>
        </w:numPr>
        <w:spacing w:before="60" w:after="60"/>
        <w:contextualSpacing w:val="0"/>
        <w:rPr>
          <w:rFonts w:ascii="Arial" w:hAnsi="Arial" w:cs="Arial"/>
          <w:sz w:val="22"/>
          <w:szCs w:val="22"/>
        </w:rPr>
      </w:pPr>
      <w:r w:rsidRPr="0087588B">
        <w:rPr>
          <w:rFonts w:ascii="Arial" w:hAnsi="Arial" w:cs="Arial"/>
          <w:sz w:val="22"/>
          <w:szCs w:val="22"/>
        </w:rPr>
        <w:t xml:space="preserve">Conveyance that the information is important to care team </w:t>
      </w:r>
    </w:p>
    <w:p w14:paraId="436003A2" w14:textId="77777777" w:rsidR="00456125" w:rsidRPr="0087588B" w:rsidRDefault="00456125" w:rsidP="00456125">
      <w:pPr>
        <w:pStyle w:val="ListParagraph"/>
        <w:numPr>
          <w:ilvl w:val="0"/>
          <w:numId w:val="32"/>
        </w:numPr>
        <w:spacing w:before="60" w:after="60"/>
        <w:contextualSpacing w:val="0"/>
        <w:rPr>
          <w:rFonts w:ascii="Arial" w:hAnsi="Arial" w:cs="Arial"/>
          <w:sz w:val="22"/>
          <w:szCs w:val="22"/>
        </w:rPr>
      </w:pPr>
      <w:r w:rsidRPr="0087588B">
        <w:rPr>
          <w:rFonts w:ascii="Arial" w:hAnsi="Arial" w:cs="Arial"/>
          <w:sz w:val="22"/>
          <w:szCs w:val="22"/>
        </w:rPr>
        <w:t>Gives care team a more complete picture of overall health</w:t>
      </w:r>
    </w:p>
    <w:p w14:paraId="557837B1" w14:textId="77777777" w:rsidR="00456125" w:rsidRPr="0087588B" w:rsidRDefault="00456125" w:rsidP="00456125">
      <w:pPr>
        <w:pStyle w:val="ListParagraph"/>
        <w:numPr>
          <w:ilvl w:val="0"/>
          <w:numId w:val="32"/>
        </w:numPr>
        <w:spacing w:before="60" w:after="60"/>
        <w:contextualSpacing w:val="0"/>
        <w:rPr>
          <w:rFonts w:ascii="Arial" w:hAnsi="Arial" w:cs="Arial"/>
          <w:sz w:val="22"/>
          <w:szCs w:val="22"/>
        </w:rPr>
      </w:pPr>
      <w:r w:rsidRPr="0087588B">
        <w:rPr>
          <w:rFonts w:ascii="Arial" w:hAnsi="Arial" w:cs="Arial"/>
          <w:sz w:val="22"/>
          <w:szCs w:val="22"/>
        </w:rPr>
        <w:t>Estimated time to completion</w:t>
      </w:r>
    </w:p>
    <w:p w14:paraId="7FFD52F8" w14:textId="77777777" w:rsidR="00456125" w:rsidRPr="0087588B" w:rsidRDefault="00456125" w:rsidP="00456125">
      <w:pPr>
        <w:pStyle w:val="ListParagraph"/>
        <w:numPr>
          <w:ilvl w:val="0"/>
          <w:numId w:val="32"/>
        </w:numPr>
        <w:spacing w:before="60" w:after="60"/>
        <w:contextualSpacing w:val="0"/>
        <w:rPr>
          <w:rFonts w:ascii="Arial" w:hAnsi="Arial" w:cs="Arial"/>
          <w:sz w:val="22"/>
          <w:szCs w:val="22"/>
        </w:rPr>
      </w:pPr>
      <w:r w:rsidRPr="0087588B">
        <w:rPr>
          <w:rFonts w:ascii="Arial" w:hAnsi="Arial" w:cs="Arial"/>
          <w:sz w:val="22"/>
          <w:szCs w:val="22"/>
        </w:rPr>
        <w:t>Provider/care team will review the results</w:t>
      </w:r>
    </w:p>
    <w:p w14:paraId="3464F3D9" w14:textId="77777777" w:rsidR="00456125" w:rsidRPr="006D474B" w:rsidRDefault="00456125" w:rsidP="00456125">
      <w:pPr>
        <w:pStyle w:val="ListParagraph"/>
        <w:numPr>
          <w:ilvl w:val="0"/>
          <w:numId w:val="32"/>
        </w:numPr>
        <w:spacing w:before="60" w:after="60"/>
        <w:contextualSpacing w:val="0"/>
        <w:rPr>
          <w:rFonts w:ascii="Arial" w:hAnsi="Arial" w:cs="Arial"/>
          <w:sz w:val="22"/>
          <w:szCs w:val="22"/>
        </w:rPr>
      </w:pPr>
      <w:r w:rsidRPr="0087588B">
        <w:rPr>
          <w:rFonts w:ascii="Arial" w:hAnsi="Arial" w:cs="Arial"/>
          <w:sz w:val="22"/>
          <w:szCs w:val="22"/>
        </w:rPr>
        <w:t>Answering questions is optional</w:t>
      </w:r>
    </w:p>
    <w:p w14:paraId="1FEB9A22" w14:textId="77777777" w:rsidR="00456125" w:rsidRDefault="00456125" w:rsidP="00456125">
      <w:pPr>
        <w:spacing w:before="180" w:after="180"/>
        <w:rPr>
          <w:rFonts w:ascii="Arial" w:hAnsi="Arial" w:cs="Arial"/>
          <w:sz w:val="22"/>
          <w:szCs w:val="22"/>
        </w:rPr>
      </w:pPr>
      <w:r w:rsidRPr="0087588B">
        <w:rPr>
          <w:rFonts w:ascii="Arial" w:hAnsi="Arial" w:cs="Arial"/>
          <w:sz w:val="22"/>
          <w:szCs w:val="22"/>
        </w:rPr>
        <w:t>A sample script is below:</w:t>
      </w:r>
    </w:p>
    <w:p w14:paraId="2C84DD13" w14:textId="77777777" w:rsidR="00456125" w:rsidRPr="0087588B" w:rsidRDefault="00456125" w:rsidP="00456125">
      <w:pPr>
        <w:spacing w:before="180" w:after="180"/>
        <w:rPr>
          <w:rFonts w:ascii="Arial" w:hAnsi="Arial" w:cs="Arial"/>
        </w:rPr>
      </w:pPr>
      <w:r>
        <w:rPr>
          <w:rFonts w:ascii="Arial" w:hAnsi="Arial" w:cs="Arial"/>
          <w:noProof/>
          <w:sz w:val="22"/>
          <w:szCs w:val="22"/>
        </w:rPr>
        <mc:AlternateContent>
          <mc:Choice Requires="wps">
            <w:drawing>
              <wp:anchor distT="0" distB="0" distL="114300" distR="114300" simplePos="0" relativeHeight="251678720" behindDoc="0" locked="0" layoutInCell="1" allowOverlap="1" wp14:anchorId="0021E9C3" wp14:editId="301198BC">
                <wp:simplePos x="0" y="0"/>
                <wp:positionH relativeFrom="column">
                  <wp:posOffset>12700</wp:posOffset>
                </wp:positionH>
                <wp:positionV relativeFrom="paragraph">
                  <wp:posOffset>24765</wp:posOffset>
                </wp:positionV>
                <wp:extent cx="6146800" cy="1493520"/>
                <wp:effectExtent l="12700" t="12700" r="12700" b="7620"/>
                <wp:wrapSquare wrapText="bothSides"/>
                <wp:docPr id="14" name="Text Box 14"/>
                <wp:cNvGraphicFramePr/>
                <a:graphic xmlns:a="http://schemas.openxmlformats.org/drawingml/2006/main">
                  <a:graphicData uri="http://schemas.microsoft.com/office/word/2010/wordprocessingShape">
                    <wps:wsp>
                      <wps:cNvSpPr txBox="1"/>
                      <wps:spPr>
                        <a:xfrm>
                          <a:off x="0" y="0"/>
                          <a:ext cx="6146800" cy="1493520"/>
                        </a:xfrm>
                        <a:prstGeom prst="rect">
                          <a:avLst/>
                        </a:prstGeom>
                        <a:solidFill>
                          <a:schemeClr val="accent1">
                            <a:lumMod val="20000"/>
                            <a:lumOff val="80000"/>
                          </a:schemeClr>
                        </a:solidFill>
                        <a:ln w="25400">
                          <a:solidFill>
                            <a:schemeClr val="accent1">
                              <a:lumMod val="75000"/>
                            </a:schemeClr>
                          </a:solidFill>
                        </a:ln>
                      </wps:spPr>
                      <wps:txbx>
                        <w:txbxContent>
                          <w:p w14:paraId="2CE20473" w14:textId="77777777" w:rsidR="00743449" w:rsidRPr="00870E96" w:rsidRDefault="00743449" w:rsidP="00456125">
                            <w:pPr>
                              <w:pBdr>
                                <w:top w:val="nil"/>
                                <w:left w:val="nil"/>
                                <w:bottom w:val="nil"/>
                                <w:right w:val="nil"/>
                                <w:between w:val="nil"/>
                              </w:pBdr>
                              <w:spacing w:before="40" w:after="40"/>
                              <w:rPr>
                                <w:rFonts w:ascii="Arial" w:eastAsia="Calibri" w:hAnsi="Arial" w:cs="Arial"/>
                                <w:color w:val="000000"/>
                              </w:rPr>
                            </w:pPr>
                            <w:r w:rsidRPr="00870E96">
                              <w:rPr>
                                <w:rFonts w:ascii="Arial" w:eastAsia="Calibri" w:hAnsi="Arial" w:cs="Arial"/>
                                <w:color w:val="000000"/>
                              </w:rPr>
                              <w:t>”Hi, I’m &lt;name&gt;. Your provider &lt;name&gt; is interested in finding out a little bit more about how you’re doing before your appointment starts.</w:t>
                            </w:r>
                          </w:p>
                          <w:p w14:paraId="75D18245" w14:textId="77777777" w:rsidR="00743449" w:rsidRPr="00870E96" w:rsidRDefault="00743449" w:rsidP="00456125">
                            <w:r w:rsidRPr="00870E96">
                              <w:rPr>
                                <w:rFonts w:ascii="Arial" w:eastAsia="Calibri" w:hAnsi="Arial" w:cs="Arial"/>
                                <w:color w:val="000000"/>
                              </w:rPr>
                              <w:t>This questionnaire gives us a better idea of your general health, like your health behaviors and any symptoms you might have. It takes about &lt;x&gt; minutes to complete. All questions are optional. Are you willing to do this today? (if yes) Great. Let us know if you get stuck and need help.”</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21E9C3" id="Text Box 14" o:spid="_x0000_s1036" type="#_x0000_t202" style="position:absolute;margin-left:1pt;margin-top:1.95pt;width:484pt;height:131.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" fillcolor="#d9e2f3 [660]" strokecolor="#2f5496 [2404]" strokeweight="2pt">
                <v:textbox style="mso-fit-shape-to-text:t" inset="14.4pt,14.4pt,14.4pt,14.4pt">
                  <w:txbxContent>
                    <w:p w14:paraId="2CE20473" w14:textId="77777777" w:rsidR="00743449" w:rsidRPr="00870E96" w:rsidRDefault="00743449" w:rsidP="00456125">
                      <w:pPr>
                        <w:pBdr>
                          <w:top w:val="nil"/>
                          <w:left w:val="nil"/>
                          <w:bottom w:val="nil"/>
                          <w:right w:val="nil"/>
                          <w:between w:val="nil"/>
                        </w:pBdr>
                        <w:spacing w:before="40" w:after="40"/>
                        <w:rPr>
                          <w:rFonts w:ascii="Arial" w:eastAsia="Calibri" w:hAnsi="Arial" w:cs="Arial"/>
                          <w:color w:val="000000"/>
                        </w:rPr>
                      </w:pPr>
                      <w:proofErr w:type="gramStart"/>
                      <w:r w:rsidRPr="00870E96">
                        <w:rPr>
                          <w:rFonts w:ascii="Arial" w:eastAsia="Calibri" w:hAnsi="Arial" w:cs="Arial"/>
                          <w:color w:val="000000"/>
                        </w:rPr>
                        <w:t>”Hi</w:t>
                      </w:r>
                      <w:proofErr w:type="gramEnd"/>
                      <w:r w:rsidRPr="00870E96">
                        <w:rPr>
                          <w:rFonts w:ascii="Arial" w:eastAsia="Calibri" w:hAnsi="Arial" w:cs="Arial"/>
                          <w:color w:val="000000"/>
                        </w:rPr>
                        <w:t>, I’m &lt;name&gt;. Your provider &lt;name&gt; is interested in finding out a little bit more about how you’re doing before your appointment starts.</w:t>
                      </w:r>
                    </w:p>
                    <w:p w14:paraId="75D18245" w14:textId="77777777" w:rsidR="00743449" w:rsidRPr="00870E96" w:rsidRDefault="00743449" w:rsidP="00456125">
                      <w:r w:rsidRPr="00870E96">
                        <w:rPr>
                          <w:rFonts w:ascii="Arial" w:eastAsia="Calibri" w:hAnsi="Arial" w:cs="Arial"/>
                          <w:color w:val="000000"/>
                        </w:rPr>
                        <w:t>This questionnaire gives us a better idea of your general health, like your health behaviors and any symptoms you might have. It takes about &lt;x&gt; minutes to complete. All questions are optional. Are you willing to do this today? (if yes) Great. Let us know if you get stuck and need help.”</w:t>
                      </w:r>
                    </w:p>
                  </w:txbxContent>
                </v:textbox>
                <w10:wrap type="square"/>
              </v:shape>
            </w:pict>
          </mc:Fallback>
        </mc:AlternateContent>
      </w:r>
    </w:p>
    <w:p w14:paraId="65DA70D8" w14:textId="153B8B79" w:rsidR="006A5B61" w:rsidRPr="005C4103" w:rsidRDefault="0024790B" w:rsidP="005C4103">
      <w:pPr>
        <w:pStyle w:val="Style1"/>
      </w:pPr>
      <w:r w:rsidRPr="005C4103">
        <w:t xml:space="preserve">Define emergency </w:t>
      </w:r>
      <w:r w:rsidR="006A5B61" w:rsidRPr="005C4103">
        <w:t>and high-risk protocols</w:t>
      </w:r>
      <w:bookmarkEnd w:id="72"/>
    </w:p>
    <w:p w14:paraId="6E1AE63E" w14:textId="68F6D307" w:rsidR="00456125" w:rsidRPr="0087588B" w:rsidRDefault="00456125" w:rsidP="00456125">
      <w:pPr>
        <w:spacing w:before="60" w:after="180"/>
        <w:rPr>
          <w:rFonts w:ascii="Arial" w:hAnsi="Arial" w:cs="Arial"/>
          <w:sz w:val="22"/>
          <w:szCs w:val="22"/>
        </w:rPr>
      </w:pPr>
      <w:bookmarkStart w:id="73" w:name="_Toc49863353"/>
      <w:r w:rsidRPr="0087588B">
        <w:rPr>
          <w:rFonts w:ascii="Arial" w:hAnsi="Arial" w:cs="Arial"/>
          <w:sz w:val="22"/>
          <w:szCs w:val="22"/>
        </w:rPr>
        <w:t xml:space="preserve">PRO results may identify a life-threatening health issue, such as current suicidal ideation or intimate partner violence, requiring the use of emergency protocols. PROs can be configured to trigger pager alerts in real time when these or other symptoms are endorsed. </w:t>
      </w:r>
    </w:p>
    <w:p w14:paraId="18FFB882" w14:textId="77777777" w:rsidR="00456125" w:rsidRPr="0087588B" w:rsidRDefault="00456125" w:rsidP="00456125">
      <w:pPr>
        <w:spacing w:before="60" w:after="180"/>
        <w:rPr>
          <w:rFonts w:ascii="Arial" w:hAnsi="Arial" w:cs="Arial"/>
          <w:sz w:val="22"/>
          <w:szCs w:val="22"/>
        </w:rPr>
      </w:pPr>
      <w:r w:rsidRPr="0087588B">
        <w:rPr>
          <w:rFonts w:ascii="Arial" w:hAnsi="Arial" w:cs="Arial"/>
          <w:sz w:val="22"/>
          <w:szCs w:val="22"/>
        </w:rPr>
        <w:t xml:space="preserve">Consider which staff should receive alert for these circumstances, and how staff will respond to alerts in a timely fashion. </w:t>
      </w:r>
    </w:p>
    <w:p w14:paraId="255620EE" w14:textId="77777777" w:rsidR="00456125" w:rsidRPr="00210474" w:rsidRDefault="00456125" w:rsidP="00456125">
      <w:pPr>
        <w:spacing w:before="60" w:after="180"/>
        <w:rPr>
          <w:rFonts w:ascii="Arial" w:hAnsi="Arial" w:cs="Arial"/>
          <w:sz w:val="22"/>
          <w:szCs w:val="22"/>
        </w:rPr>
      </w:pPr>
      <w:r w:rsidRPr="0087588B">
        <w:rPr>
          <w:rFonts w:ascii="Arial" w:hAnsi="Arial" w:cs="Arial"/>
          <w:sz w:val="22"/>
          <w:szCs w:val="22"/>
        </w:rPr>
        <w:t>It is also possible to set alerts for other high-risk circumstances or behaviors, such as lack of housing, poor ART adherence, or STI transmission risk, which may be useful to other clinic staff such as case managers, health educators, or on-site pharmacists.</w:t>
      </w:r>
    </w:p>
    <w:p w14:paraId="0827F02E" w14:textId="03906693" w:rsidR="006A5B61" w:rsidRPr="005C4103" w:rsidRDefault="006A5B61" w:rsidP="005C4103">
      <w:pPr>
        <w:pStyle w:val="Style1"/>
      </w:pPr>
      <w:r w:rsidRPr="005C4103">
        <w:t>Pilot</w:t>
      </w:r>
      <w:bookmarkEnd w:id="73"/>
      <w:r w:rsidRPr="005C4103">
        <w:t xml:space="preserve"> </w:t>
      </w:r>
    </w:p>
    <w:p w14:paraId="1DD75F85" w14:textId="423820D9" w:rsidR="00D150C8" w:rsidRPr="0087588B" w:rsidRDefault="00AE47B0" w:rsidP="00210474">
      <w:pPr>
        <w:spacing w:before="60" w:after="180"/>
        <w:rPr>
          <w:rFonts w:ascii="Arial" w:hAnsi="Arial" w:cs="Arial"/>
          <w:sz w:val="22"/>
          <w:szCs w:val="22"/>
        </w:rPr>
      </w:pPr>
      <w:r w:rsidRPr="0087588B">
        <w:rPr>
          <w:rFonts w:ascii="Arial" w:hAnsi="Arial" w:cs="Arial"/>
          <w:sz w:val="22"/>
          <w:szCs w:val="22"/>
        </w:rPr>
        <w:t xml:space="preserve">Once </w:t>
      </w:r>
      <w:r w:rsidR="00A65816" w:rsidRPr="0087588B">
        <w:rPr>
          <w:rFonts w:ascii="Arial" w:hAnsi="Arial" w:cs="Arial"/>
          <w:sz w:val="22"/>
          <w:szCs w:val="22"/>
        </w:rPr>
        <w:t xml:space="preserve">the workflow </w:t>
      </w:r>
      <w:r w:rsidRPr="0087588B">
        <w:rPr>
          <w:rFonts w:ascii="Arial" w:hAnsi="Arial" w:cs="Arial"/>
          <w:sz w:val="22"/>
          <w:szCs w:val="22"/>
        </w:rPr>
        <w:t xml:space="preserve">protocols are in place, </w:t>
      </w:r>
      <w:r w:rsidR="00A65816" w:rsidRPr="0087588B">
        <w:rPr>
          <w:rFonts w:ascii="Arial" w:hAnsi="Arial" w:cs="Arial"/>
          <w:sz w:val="22"/>
          <w:szCs w:val="22"/>
        </w:rPr>
        <w:t xml:space="preserve">and clinic staff trained (see Chapter 6, Train Clinic Staff), </w:t>
      </w:r>
      <w:r w:rsidR="00B46DD1" w:rsidRPr="00B46DD1">
        <w:rPr>
          <w:rFonts w:ascii="Arial" w:hAnsi="Arial" w:cs="Arial"/>
          <w:color w:val="7F7F7F" w:themeColor="text1" w:themeTint="80"/>
          <w:sz w:val="22"/>
          <w:szCs w:val="22"/>
        </w:rPr>
        <w:t xml:space="preserve">[Add Link] </w:t>
      </w:r>
      <w:r w:rsidRPr="0087588B">
        <w:rPr>
          <w:rFonts w:ascii="Arial" w:hAnsi="Arial" w:cs="Arial"/>
          <w:sz w:val="22"/>
          <w:szCs w:val="22"/>
        </w:rPr>
        <w:t>we strongly recommend conducting a</w:t>
      </w:r>
      <w:r w:rsidR="00D150C8" w:rsidRPr="0087588B">
        <w:rPr>
          <w:rFonts w:ascii="Arial" w:hAnsi="Arial" w:cs="Arial"/>
          <w:sz w:val="22"/>
          <w:szCs w:val="22"/>
        </w:rPr>
        <w:t xml:space="preserve"> pilot test </w:t>
      </w:r>
      <w:r w:rsidRPr="0087588B">
        <w:rPr>
          <w:rFonts w:ascii="Arial" w:hAnsi="Arial" w:cs="Arial"/>
          <w:sz w:val="22"/>
          <w:szCs w:val="22"/>
        </w:rPr>
        <w:t xml:space="preserve">of the </w:t>
      </w:r>
      <w:r w:rsidR="00D150C8" w:rsidRPr="0087588B">
        <w:rPr>
          <w:rFonts w:ascii="Arial" w:hAnsi="Arial" w:cs="Arial"/>
          <w:sz w:val="22"/>
          <w:szCs w:val="22"/>
        </w:rPr>
        <w:t>PRO</w:t>
      </w:r>
      <w:r w:rsidRPr="0087588B">
        <w:rPr>
          <w:rFonts w:ascii="Arial" w:hAnsi="Arial" w:cs="Arial"/>
          <w:sz w:val="22"/>
          <w:szCs w:val="22"/>
        </w:rPr>
        <w:t>s</w:t>
      </w:r>
      <w:r w:rsidR="00D150C8" w:rsidRPr="0087588B">
        <w:rPr>
          <w:rFonts w:ascii="Arial" w:hAnsi="Arial" w:cs="Arial"/>
          <w:sz w:val="22"/>
          <w:szCs w:val="22"/>
        </w:rPr>
        <w:t xml:space="preserve"> </w:t>
      </w:r>
      <w:r w:rsidRPr="0087588B">
        <w:rPr>
          <w:rFonts w:ascii="Arial" w:hAnsi="Arial" w:cs="Arial"/>
          <w:sz w:val="22"/>
          <w:szCs w:val="22"/>
        </w:rPr>
        <w:t xml:space="preserve">and their operationalization within clinic workflow prior to launching PROs with actual patients. </w:t>
      </w:r>
      <w:r w:rsidR="00962F04" w:rsidRPr="0087588B">
        <w:rPr>
          <w:rFonts w:ascii="Arial" w:hAnsi="Arial" w:cs="Arial"/>
          <w:sz w:val="22"/>
          <w:szCs w:val="22"/>
        </w:rPr>
        <w:t>Walk through the patient experience from start to finish. Among the areas to test in this phase:</w:t>
      </w:r>
    </w:p>
    <w:p w14:paraId="18989E2E" w14:textId="7E50F1DB" w:rsidR="00962F04" w:rsidRPr="0087588B" w:rsidRDefault="00962F04" w:rsidP="00210474">
      <w:pPr>
        <w:pStyle w:val="ListParagraph"/>
        <w:numPr>
          <w:ilvl w:val="0"/>
          <w:numId w:val="33"/>
        </w:numPr>
        <w:spacing w:before="60" w:after="60"/>
        <w:contextualSpacing w:val="0"/>
        <w:rPr>
          <w:rFonts w:ascii="Arial" w:hAnsi="Arial" w:cs="Arial"/>
          <w:sz w:val="22"/>
          <w:szCs w:val="22"/>
        </w:rPr>
      </w:pPr>
      <w:proofErr w:type="spellStart"/>
      <w:r w:rsidRPr="0087588B">
        <w:rPr>
          <w:rFonts w:ascii="Arial" w:hAnsi="Arial" w:cs="Arial"/>
          <w:sz w:val="22"/>
          <w:szCs w:val="22"/>
        </w:rPr>
        <w:lastRenderedPageBreak/>
        <w:t>Wifi</w:t>
      </w:r>
      <w:proofErr w:type="spellEnd"/>
      <w:r w:rsidRPr="0087588B">
        <w:rPr>
          <w:rFonts w:ascii="Arial" w:hAnsi="Arial" w:cs="Arial"/>
          <w:sz w:val="22"/>
          <w:szCs w:val="22"/>
        </w:rPr>
        <w:t xml:space="preserve"> connectivity. Test the assessment in all room areas in which patients will be administered PROs to ensure adequate internet connection. </w:t>
      </w:r>
    </w:p>
    <w:p w14:paraId="5A9CA8DB" w14:textId="79F17F27" w:rsidR="00962F04" w:rsidRPr="0087588B" w:rsidRDefault="00962F04" w:rsidP="00210474">
      <w:pPr>
        <w:pStyle w:val="ListParagraph"/>
        <w:numPr>
          <w:ilvl w:val="0"/>
          <w:numId w:val="33"/>
        </w:numPr>
        <w:spacing w:before="60" w:after="60"/>
        <w:contextualSpacing w:val="0"/>
        <w:rPr>
          <w:rFonts w:ascii="Arial" w:hAnsi="Arial" w:cs="Arial"/>
          <w:sz w:val="22"/>
          <w:szCs w:val="22"/>
        </w:rPr>
      </w:pPr>
      <w:r w:rsidRPr="0087588B">
        <w:rPr>
          <w:rFonts w:ascii="Arial" w:hAnsi="Arial" w:cs="Arial"/>
          <w:sz w:val="22"/>
          <w:szCs w:val="22"/>
        </w:rPr>
        <w:t>Responsiveness of touch-screen device.</w:t>
      </w:r>
    </w:p>
    <w:p w14:paraId="40A8045D" w14:textId="08BC2DBE" w:rsidR="00CB022B" w:rsidRPr="0087588B" w:rsidRDefault="00CB022B" w:rsidP="00210474">
      <w:pPr>
        <w:pStyle w:val="ListParagraph"/>
        <w:numPr>
          <w:ilvl w:val="0"/>
          <w:numId w:val="33"/>
        </w:numPr>
        <w:spacing w:before="60" w:after="60"/>
        <w:contextualSpacing w:val="0"/>
        <w:rPr>
          <w:rFonts w:ascii="Arial" w:hAnsi="Arial" w:cs="Arial"/>
          <w:sz w:val="22"/>
          <w:szCs w:val="22"/>
        </w:rPr>
      </w:pPr>
      <w:r w:rsidRPr="0087588B">
        <w:rPr>
          <w:rFonts w:ascii="Arial" w:hAnsi="Arial" w:cs="Arial"/>
          <w:sz w:val="22"/>
          <w:szCs w:val="22"/>
        </w:rPr>
        <w:t>Ease of navigating content.</w:t>
      </w:r>
    </w:p>
    <w:p w14:paraId="5ED5D9CA" w14:textId="01A8F0DB" w:rsidR="00CB022B" w:rsidRPr="0087588B" w:rsidRDefault="00CB022B" w:rsidP="00210474">
      <w:pPr>
        <w:pStyle w:val="ListParagraph"/>
        <w:numPr>
          <w:ilvl w:val="0"/>
          <w:numId w:val="33"/>
        </w:numPr>
        <w:spacing w:before="60" w:after="60"/>
        <w:contextualSpacing w:val="0"/>
        <w:rPr>
          <w:rFonts w:ascii="Arial" w:hAnsi="Arial" w:cs="Arial"/>
          <w:sz w:val="22"/>
          <w:szCs w:val="22"/>
        </w:rPr>
      </w:pPr>
      <w:r w:rsidRPr="0087588B">
        <w:rPr>
          <w:rFonts w:ascii="Arial" w:hAnsi="Arial" w:cs="Arial"/>
          <w:sz w:val="22"/>
          <w:szCs w:val="22"/>
        </w:rPr>
        <w:t>Success of paging protocols when urgent issues are endorsed.</w:t>
      </w:r>
    </w:p>
    <w:p w14:paraId="6942B0EB" w14:textId="2D386B66" w:rsidR="00962F04" w:rsidRPr="0087588B" w:rsidRDefault="00962F04" w:rsidP="00210474">
      <w:pPr>
        <w:pStyle w:val="ListParagraph"/>
        <w:numPr>
          <w:ilvl w:val="0"/>
          <w:numId w:val="33"/>
        </w:numPr>
        <w:spacing w:before="60" w:after="60"/>
        <w:contextualSpacing w:val="0"/>
        <w:rPr>
          <w:rFonts w:ascii="Arial" w:hAnsi="Arial" w:cs="Arial"/>
          <w:sz w:val="22"/>
          <w:szCs w:val="22"/>
        </w:rPr>
      </w:pPr>
      <w:r w:rsidRPr="0087588B">
        <w:rPr>
          <w:rFonts w:ascii="Arial" w:hAnsi="Arial" w:cs="Arial"/>
          <w:sz w:val="22"/>
          <w:szCs w:val="22"/>
        </w:rPr>
        <w:t xml:space="preserve">Ease of generating results </w:t>
      </w:r>
      <w:r w:rsidR="00CB022B" w:rsidRPr="0087588B">
        <w:rPr>
          <w:rFonts w:ascii="Arial" w:hAnsi="Arial" w:cs="Arial"/>
          <w:sz w:val="22"/>
          <w:szCs w:val="22"/>
        </w:rPr>
        <w:t xml:space="preserve">and </w:t>
      </w:r>
      <w:r w:rsidRPr="0087588B">
        <w:rPr>
          <w:rFonts w:ascii="Arial" w:hAnsi="Arial" w:cs="Arial"/>
          <w:sz w:val="22"/>
          <w:szCs w:val="22"/>
        </w:rPr>
        <w:t xml:space="preserve">delivery to provider. </w:t>
      </w:r>
    </w:p>
    <w:p w14:paraId="687CE93D" w14:textId="5C913541" w:rsidR="00CB022B" w:rsidRPr="0087588B" w:rsidRDefault="00CB022B" w:rsidP="00210474">
      <w:pPr>
        <w:pStyle w:val="ListParagraph"/>
        <w:numPr>
          <w:ilvl w:val="0"/>
          <w:numId w:val="33"/>
        </w:numPr>
        <w:spacing w:before="60" w:after="60"/>
        <w:contextualSpacing w:val="0"/>
        <w:rPr>
          <w:rFonts w:ascii="Arial" w:hAnsi="Arial" w:cs="Arial"/>
          <w:sz w:val="22"/>
          <w:szCs w:val="22"/>
        </w:rPr>
      </w:pPr>
      <w:r w:rsidRPr="0087588B">
        <w:rPr>
          <w:rFonts w:ascii="Arial" w:hAnsi="Arial" w:cs="Arial"/>
          <w:sz w:val="22"/>
          <w:szCs w:val="22"/>
        </w:rPr>
        <w:t>Ease of provider interpretation of results.</w:t>
      </w:r>
    </w:p>
    <w:p w14:paraId="55BA49E8" w14:textId="646E3795" w:rsidR="00962F04" w:rsidRPr="0087588B" w:rsidRDefault="00962F04" w:rsidP="00210474">
      <w:pPr>
        <w:pStyle w:val="ListParagraph"/>
        <w:numPr>
          <w:ilvl w:val="0"/>
          <w:numId w:val="33"/>
        </w:numPr>
        <w:spacing w:before="60" w:after="60"/>
        <w:contextualSpacing w:val="0"/>
        <w:rPr>
          <w:rFonts w:ascii="Arial" w:hAnsi="Arial" w:cs="Arial"/>
          <w:sz w:val="22"/>
          <w:szCs w:val="22"/>
        </w:rPr>
      </w:pPr>
      <w:r w:rsidRPr="0087588B">
        <w:rPr>
          <w:rFonts w:ascii="Arial" w:hAnsi="Arial" w:cs="Arial"/>
          <w:sz w:val="22"/>
          <w:szCs w:val="22"/>
        </w:rPr>
        <w:t xml:space="preserve">Anticipated patient experience. Are they being moved around during this process for other purposes, such as collection of vitals? How easy or difficult is it to </w:t>
      </w:r>
      <w:r w:rsidR="00CB022B" w:rsidRPr="0087588B">
        <w:rPr>
          <w:rFonts w:ascii="Arial" w:hAnsi="Arial" w:cs="Arial"/>
          <w:sz w:val="22"/>
          <w:szCs w:val="22"/>
        </w:rPr>
        <w:t>follow up with the patient? Is it clear to the PRO “point person” when the patient has finished or if they need help?</w:t>
      </w:r>
      <w:r w:rsidRPr="0087588B">
        <w:rPr>
          <w:rFonts w:ascii="Arial" w:hAnsi="Arial" w:cs="Arial"/>
          <w:sz w:val="22"/>
          <w:szCs w:val="22"/>
        </w:rPr>
        <w:t xml:space="preserve"> </w:t>
      </w:r>
    </w:p>
    <w:p w14:paraId="77589EF7" w14:textId="1423E1DA" w:rsidR="00D150C8" w:rsidRPr="00210474" w:rsidRDefault="00CB022B" w:rsidP="00210474">
      <w:pPr>
        <w:pStyle w:val="ListParagraph"/>
        <w:numPr>
          <w:ilvl w:val="0"/>
          <w:numId w:val="33"/>
        </w:numPr>
        <w:spacing w:before="60" w:after="60"/>
        <w:contextualSpacing w:val="0"/>
        <w:rPr>
          <w:rFonts w:ascii="Arial" w:hAnsi="Arial" w:cs="Arial"/>
          <w:sz w:val="22"/>
          <w:szCs w:val="22"/>
        </w:rPr>
      </w:pPr>
      <w:r w:rsidRPr="0087588B">
        <w:rPr>
          <w:rFonts w:ascii="Arial" w:hAnsi="Arial" w:cs="Arial"/>
          <w:sz w:val="22"/>
          <w:szCs w:val="22"/>
        </w:rPr>
        <w:t>Real vs. anticipated time burden.</w:t>
      </w:r>
    </w:p>
    <w:p w14:paraId="7F35D9CB" w14:textId="77777777" w:rsidR="006A5B61" w:rsidRPr="005C4103" w:rsidRDefault="006A5B61" w:rsidP="005C4103">
      <w:pPr>
        <w:pStyle w:val="Style1"/>
      </w:pPr>
      <w:bookmarkStart w:id="74" w:name="_Toc49863354"/>
      <w:r w:rsidRPr="005C4103">
        <w:t>Launch</w:t>
      </w:r>
      <w:bookmarkEnd w:id="74"/>
    </w:p>
    <w:p w14:paraId="1D402410" w14:textId="2E8F8982" w:rsidR="006A5B61" w:rsidRDefault="0001496D" w:rsidP="00210474">
      <w:pPr>
        <w:spacing w:before="60" w:after="180"/>
        <w:rPr>
          <w:rFonts w:ascii="Arial" w:hAnsi="Arial" w:cs="Arial"/>
          <w:sz w:val="22"/>
          <w:szCs w:val="22"/>
        </w:rPr>
      </w:pPr>
      <w:r w:rsidRPr="0087588B">
        <w:rPr>
          <w:rFonts w:ascii="Arial" w:eastAsia="Calibri" w:hAnsi="Arial" w:cs="Arial"/>
          <w:color w:val="000000"/>
          <w:sz w:val="22"/>
          <w:szCs w:val="22"/>
        </w:rPr>
        <w:t>We recommend a gradual approach, such as</w:t>
      </w:r>
      <w:r w:rsidR="00CB022B" w:rsidRPr="0087588B">
        <w:rPr>
          <w:rFonts w:ascii="Arial" w:eastAsia="Calibri" w:hAnsi="Arial" w:cs="Arial"/>
          <w:color w:val="000000"/>
          <w:sz w:val="22"/>
          <w:szCs w:val="22"/>
        </w:rPr>
        <w:t xml:space="preserve"> implementing</w:t>
      </w:r>
      <w:r w:rsidR="006A5B61" w:rsidRPr="0087588B">
        <w:rPr>
          <w:rFonts w:ascii="Arial" w:eastAsia="Calibri" w:hAnsi="Arial" w:cs="Arial"/>
          <w:color w:val="000000"/>
          <w:sz w:val="22"/>
          <w:szCs w:val="22"/>
        </w:rPr>
        <w:t xml:space="preserve"> PROs </w:t>
      </w:r>
      <w:r w:rsidR="00CB022B" w:rsidRPr="0087588B">
        <w:rPr>
          <w:rFonts w:ascii="Arial" w:eastAsia="Calibri" w:hAnsi="Arial" w:cs="Arial"/>
          <w:color w:val="000000"/>
          <w:sz w:val="22"/>
          <w:szCs w:val="22"/>
        </w:rPr>
        <w:t>with a limited number of</w:t>
      </w:r>
      <w:r w:rsidR="006A5B61" w:rsidRPr="0087588B">
        <w:rPr>
          <w:rFonts w:ascii="Arial" w:eastAsia="Calibri" w:hAnsi="Arial" w:cs="Arial"/>
          <w:color w:val="000000"/>
          <w:sz w:val="22"/>
          <w:szCs w:val="22"/>
        </w:rPr>
        <w:t xml:space="preserve"> providers </w:t>
      </w:r>
      <w:r w:rsidR="00CB022B" w:rsidRPr="0087588B">
        <w:rPr>
          <w:rFonts w:ascii="Arial" w:eastAsia="Calibri" w:hAnsi="Arial" w:cs="Arial"/>
          <w:color w:val="000000"/>
          <w:sz w:val="22"/>
          <w:szCs w:val="22"/>
        </w:rPr>
        <w:t>and their patients to start, to allow for troubleshooting before a wider scale launch.</w:t>
      </w:r>
      <w:r w:rsidR="00087DB1" w:rsidRPr="0087588B">
        <w:rPr>
          <w:rFonts w:ascii="Arial" w:hAnsi="Arial" w:cs="Arial"/>
          <w:sz w:val="22"/>
          <w:szCs w:val="22"/>
        </w:rPr>
        <w:t xml:space="preserve"> </w:t>
      </w:r>
      <w:r w:rsidR="00307766" w:rsidRPr="0087588B">
        <w:rPr>
          <w:rFonts w:ascii="Arial" w:hAnsi="Arial" w:cs="Arial"/>
          <w:sz w:val="22"/>
          <w:szCs w:val="22"/>
        </w:rPr>
        <w:t>Check in with patients in this early phase regarding their experience of the process</w:t>
      </w:r>
      <w:r w:rsidR="002F6F33" w:rsidRPr="0087588B">
        <w:rPr>
          <w:rFonts w:ascii="Arial" w:hAnsi="Arial" w:cs="Arial"/>
          <w:sz w:val="22"/>
          <w:szCs w:val="22"/>
        </w:rPr>
        <w:t xml:space="preserve"> </w:t>
      </w:r>
      <w:r w:rsidR="00307766" w:rsidRPr="0087588B">
        <w:rPr>
          <w:rFonts w:ascii="Arial" w:hAnsi="Arial" w:cs="Arial"/>
          <w:sz w:val="22"/>
          <w:szCs w:val="22"/>
        </w:rPr>
        <w:t xml:space="preserve">and </w:t>
      </w:r>
      <w:r w:rsidRPr="0087588B">
        <w:rPr>
          <w:rFonts w:ascii="Arial" w:hAnsi="Arial" w:cs="Arial"/>
          <w:sz w:val="22"/>
          <w:szCs w:val="22"/>
        </w:rPr>
        <w:t>solicit their insights for how to</w:t>
      </w:r>
      <w:r w:rsidR="00307766" w:rsidRPr="0087588B">
        <w:rPr>
          <w:rFonts w:ascii="Arial" w:hAnsi="Arial" w:cs="Arial"/>
          <w:sz w:val="22"/>
          <w:szCs w:val="22"/>
        </w:rPr>
        <w:t xml:space="preserve"> improve it</w:t>
      </w:r>
      <w:r w:rsidRPr="0087588B">
        <w:rPr>
          <w:rFonts w:ascii="Arial" w:hAnsi="Arial" w:cs="Arial"/>
          <w:sz w:val="22"/>
          <w:szCs w:val="22"/>
        </w:rPr>
        <w:t>.</w:t>
      </w:r>
      <w:r w:rsidR="00307766" w:rsidRPr="0087588B">
        <w:rPr>
          <w:rFonts w:ascii="Arial" w:hAnsi="Arial" w:cs="Arial"/>
          <w:sz w:val="22"/>
          <w:szCs w:val="22"/>
        </w:rPr>
        <w:t xml:space="preserve"> </w:t>
      </w:r>
      <w:r w:rsidRPr="0087588B">
        <w:rPr>
          <w:rFonts w:ascii="Arial" w:hAnsi="Arial" w:cs="Arial"/>
          <w:sz w:val="22"/>
          <w:szCs w:val="22"/>
        </w:rPr>
        <w:t>C</w:t>
      </w:r>
      <w:r w:rsidR="00307766" w:rsidRPr="0087588B">
        <w:rPr>
          <w:rFonts w:ascii="Arial" w:hAnsi="Arial" w:cs="Arial"/>
          <w:sz w:val="22"/>
          <w:szCs w:val="22"/>
        </w:rPr>
        <w:t xml:space="preserve">heck in with </w:t>
      </w:r>
      <w:r w:rsidRPr="0087588B">
        <w:rPr>
          <w:rFonts w:ascii="Arial" w:hAnsi="Arial" w:cs="Arial"/>
          <w:sz w:val="22"/>
          <w:szCs w:val="22"/>
        </w:rPr>
        <w:t xml:space="preserve">staff </w:t>
      </w:r>
      <w:r w:rsidR="00307766" w:rsidRPr="0087588B">
        <w:rPr>
          <w:rFonts w:ascii="Arial" w:hAnsi="Arial" w:cs="Arial"/>
          <w:sz w:val="22"/>
          <w:szCs w:val="22"/>
        </w:rPr>
        <w:t xml:space="preserve">at all levels </w:t>
      </w:r>
      <w:r w:rsidRPr="0087588B">
        <w:rPr>
          <w:rFonts w:ascii="Arial" w:hAnsi="Arial" w:cs="Arial"/>
          <w:sz w:val="22"/>
          <w:szCs w:val="22"/>
        </w:rPr>
        <w:t xml:space="preserve">at least twice each day </w:t>
      </w:r>
      <w:r w:rsidR="00307766" w:rsidRPr="0087588B">
        <w:rPr>
          <w:rFonts w:ascii="Arial" w:hAnsi="Arial" w:cs="Arial"/>
          <w:sz w:val="22"/>
          <w:szCs w:val="22"/>
        </w:rPr>
        <w:t>(e.g., once after the morning shift and once at the end of the afternoon</w:t>
      </w:r>
      <w:r w:rsidRPr="0087588B">
        <w:rPr>
          <w:rFonts w:ascii="Arial" w:hAnsi="Arial" w:cs="Arial"/>
          <w:sz w:val="22"/>
          <w:szCs w:val="22"/>
        </w:rPr>
        <w:t xml:space="preserve"> shift</w:t>
      </w:r>
      <w:r w:rsidR="00307766" w:rsidRPr="0087588B">
        <w:rPr>
          <w:rFonts w:ascii="Arial" w:hAnsi="Arial" w:cs="Arial"/>
          <w:sz w:val="22"/>
          <w:szCs w:val="22"/>
        </w:rPr>
        <w:t xml:space="preserve">), including front desk staff, medical assistants, and </w:t>
      </w:r>
      <w:r w:rsidR="0085053E">
        <w:rPr>
          <w:rFonts w:ascii="Arial" w:hAnsi="Arial" w:cs="Arial"/>
          <w:sz w:val="22"/>
          <w:szCs w:val="22"/>
        </w:rPr>
        <w:t>providers</w:t>
      </w:r>
      <w:r w:rsidR="00307766" w:rsidRPr="0087588B">
        <w:rPr>
          <w:rFonts w:ascii="Arial" w:hAnsi="Arial" w:cs="Arial"/>
          <w:sz w:val="22"/>
          <w:szCs w:val="22"/>
        </w:rPr>
        <w:t xml:space="preserve"> to assess and troubleshoot impact on flow, and make adjustments as needed. </w:t>
      </w:r>
    </w:p>
    <w:p w14:paraId="30FE77C9" w14:textId="77777777" w:rsidR="00456125" w:rsidRPr="0087588B" w:rsidRDefault="00456125" w:rsidP="00456125">
      <w:pPr>
        <w:spacing w:before="60" w:after="180"/>
        <w:rPr>
          <w:rFonts w:ascii="Arial" w:hAnsi="Arial" w:cs="Arial"/>
          <w:sz w:val="22"/>
          <w:szCs w:val="22"/>
        </w:rPr>
      </w:pPr>
      <w:r>
        <w:rPr>
          <w:rFonts w:ascii="Arial" w:hAnsi="Arial" w:cs="Arial"/>
          <w:noProof/>
          <w:sz w:val="22"/>
          <w:szCs w:val="22"/>
        </w:rPr>
        <mc:AlternateContent>
          <mc:Choice Requires="wps">
            <w:drawing>
              <wp:anchor distT="0" distB="182880" distL="114300" distR="114300" simplePos="0" relativeHeight="251680768" behindDoc="0" locked="0" layoutInCell="1" allowOverlap="1" wp14:anchorId="2D462985" wp14:editId="77B3A270">
                <wp:simplePos x="0" y="0"/>
                <wp:positionH relativeFrom="column">
                  <wp:posOffset>0</wp:posOffset>
                </wp:positionH>
                <wp:positionV relativeFrom="paragraph">
                  <wp:posOffset>292100</wp:posOffset>
                </wp:positionV>
                <wp:extent cx="6144260" cy="1727200"/>
                <wp:effectExtent l="12700" t="12700" r="1524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144260" cy="1727200"/>
                        </a:xfrm>
                        <a:prstGeom prst="rect">
                          <a:avLst/>
                        </a:prstGeom>
                        <a:solidFill>
                          <a:schemeClr val="accent1">
                            <a:lumMod val="20000"/>
                            <a:lumOff val="80000"/>
                          </a:schemeClr>
                        </a:solidFill>
                        <a:ln w="25400">
                          <a:solidFill>
                            <a:schemeClr val="accent1">
                              <a:lumMod val="75000"/>
                            </a:schemeClr>
                          </a:solidFill>
                        </a:ln>
                      </wps:spPr>
                      <wps:txbx>
                        <w:txbxContent>
                          <w:p w14:paraId="301299DB" w14:textId="77777777" w:rsidR="00743449" w:rsidRPr="009A49C8" w:rsidRDefault="00743449" w:rsidP="00456125">
                            <w:pPr>
                              <w:rPr>
                                <w:rFonts w:ascii="Arial" w:hAnsi="Arial" w:cs="Arial"/>
                                <w:b/>
                                <w:i/>
                                <w:sz w:val="22"/>
                                <w:szCs w:val="22"/>
                              </w:rPr>
                            </w:pPr>
                            <w:r w:rsidRPr="009A49C8">
                              <w:rPr>
                                <w:rFonts w:ascii="Arial" w:hAnsi="Arial" w:cs="Arial"/>
                                <w:b/>
                                <w:i/>
                                <w:sz w:val="22"/>
                                <w:szCs w:val="22"/>
                              </w:rPr>
                              <w:t>Case study – Graduated Approach to Implementation</w:t>
                            </w:r>
                          </w:p>
                          <w:p w14:paraId="54A538FB" w14:textId="77777777" w:rsidR="00743449" w:rsidRPr="009A49C8" w:rsidRDefault="00743449" w:rsidP="00456125">
                            <w:pPr>
                              <w:rPr>
                                <w:rFonts w:ascii="Arial" w:hAnsi="Arial" w:cs="Arial"/>
                                <w:sz w:val="22"/>
                                <w:szCs w:val="22"/>
                              </w:rPr>
                            </w:pPr>
                            <w:r w:rsidRPr="009A49C8">
                              <w:rPr>
                                <w:rFonts w:ascii="Arial" w:hAnsi="Arial" w:cs="Arial"/>
                                <w:sz w:val="22"/>
                                <w:szCs w:val="22"/>
                              </w:rPr>
                              <w:t xml:space="preserve">“… </w:t>
                            </w:r>
                            <w:proofErr w:type="gramStart"/>
                            <w:r w:rsidRPr="009A49C8">
                              <w:rPr>
                                <w:rFonts w:ascii="Arial" w:hAnsi="Arial" w:cs="Arial"/>
                                <w:i/>
                                <w:sz w:val="22"/>
                                <w:szCs w:val="22"/>
                              </w:rPr>
                              <w:t>we</w:t>
                            </w:r>
                            <w:proofErr w:type="gramEnd"/>
                            <w:r w:rsidRPr="009A49C8">
                              <w:rPr>
                                <w:rFonts w:ascii="Arial" w:hAnsi="Arial" w:cs="Arial"/>
                                <w:i/>
                                <w:sz w:val="22"/>
                                <w:szCs w:val="22"/>
                              </w:rPr>
                              <w:t xml:space="preserve"> did a graduated approach ... we definitely had a lot of reluctant providers,… I think having the gradual approach was good because it got other people interested, … once you’re on this system you no longer have to hand out specific PRO health questionnaires, like the PHQ9 for depression to the patient, collect that and then enter that in. All of it would happen automatically through our PRO system. So, that actually increased buy-in</w:t>
                            </w:r>
                            <w:proofErr w:type="gramStart"/>
                            <w:r w:rsidRPr="009A49C8">
                              <w:rPr>
                                <w:rFonts w:ascii="Arial" w:hAnsi="Arial" w:cs="Arial"/>
                                <w:i/>
                                <w:sz w:val="22"/>
                                <w:szCs w:val="22"/>
                              </w:rPr>
                              <w:t>..</w:t>
                            </w:r>
                            <w:proofErr w:type="gramEnd"/>
                            <w:r w:rsidRPr="009A49C8">
                              <w:rPr>
                                <w:rFonts w:ascii="Arial" w:hAnsi="Arial" w:cs="Arial"/>
                                <w:i/>
                                <w:sz w:val="22"/>
                                <w:szCs w:val="22"/>
                              </w:rPr>
                              <w:t xml:space="preserve"> </w:t>
                            </w:r>
                            <w:proofErr w:type="gramStart"/>
                            <w:r w:rsidRPr="009A49C8">
                              <w:rPr>
                                <w:rFonts w:ascii="Arial" w:hAnsi="Arial" w:cs="Arial"/>
                                <w:i/>
                                <w:sz w:val="22"/>
                                <w:szCs w:val="22"/>
                              </w:rPr>
                              <w:t>and</w:t>
                            </w:r>
                            <w:proofErr w:type="gramEnd"/>
                            <w:r w:rsidRPr="009A49C8">
                              <w:rPr>
                                <w:rFonts w:ascii="Arial" w:hAnsi="Arial" w:cs="Arial"/>
                                <w:i/>
                                <w:sz w:val="22"/>
                                <w:szCs w:val="22"/>
                              </w:rPr>
                              <w:t xml:space="preserve"> had a lot of people interested and eager to join the program</w:t>
                            </w:r>
                            <w:r w:rsidRPr="009A49C8">
                              <w:rPr>
                                <w:rFonts w:ascii="Arial" w:hAnsi="Arial" w:cs="Arial"/>
                                <w:sz w:val="22"/>
                                <w:szCs w:val="22"/>
                              </w:rPr>
                              <w:t>.“</w:t>
                            </w:r>
                          </w:p>
                          <w:p w14:paraId="6187C787" w14:textId="77777777" w:rsidR="00743449" w:rsidRPr="009A49C8" w:rsidRDefault="00743449" w:rsidP="00456125">
                            <w:pPr>
                              <w:pBdr>
                                <w:top w:val="nil"/>
                                <w:left w:val="nil"/>
                                <w:bottom w:val="nil"/>
                                <w:right w:val="nil"/>
                                <w:between w:val="nil"/>
                              </w:pBdr>
                              <w:spacing w:before="40" w:after="40"/>
                              <w:rPr>
                                <w:sz w:val="22"/>
                                <w:szCs w:val="22"/>
                              </w:rPr>
                            </w:pPr>
                            <w:r w:rsidRPr="009A49C8">
                              <w:rPr>
                                <w:rFonts w:ascii="Arial" w:hAnsi="Arial" w:cs="Arial"/>
                                <w:b/>
                                <w:i/>
                                <w:sz w:val="22"/>
                                <w:szCs w:val="22"/>
                              </w:rPr>
                              <w:t>- ePRO Manager</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462985" id="Text Box 15" o:spid="_x0000_s1037" type="#_x0000_t202" style="position:absolute;margin-left:0;margin-top:23pt;width:483.8pt;height:136pt;z-index:251680768;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" fillcolor="#d9e2f3 [660]" strokecolor="#2f5496 [2404]" strokeweight="2pt">
                <v:textbox style="mso-fit-shape-to-text:t" inset="14.4pt,14.4pt,14.4pt,14.4pt">
                  <w:txbxContent>
                    <w:p w14:paraId="301299DB" w14:textId="77777777" w:rsidR="00743449" w:rsidRPr="009A49C8" w:rsidRDefault="00743449" w:rsidP="00456125">
                      <w:pPr>
                        <w:rPr>
                          <w:rFonts w:ascii="Arial" w:hAnsi="Arial" w:cs="Arial"/>
                          <w:b/>
                          <w:i/>
                          <w:sz w:val="22"/>
                          <w:szCs w:val="22"/>
                        </w:rPr>
                      </w:pPr>
                      <w:r w:rsidRPr="009A49C8">
                        <w:rPr>
                          <w:rFonts w:ascii="Arial" w:hAnsi="Arial" w:cs="Arial"/>
                          <w:b/>
                          <w:i/>
                          <w:sz w:val="22"/>
                          <w:szCs w:val="22"/>
                        </w:rPr>
                        <w:t>Case study – Graduated Approach to Implementation</w:t>
                      </w:r>
                    </w:p>
                    <w:p w14:paraId="54A538FB" w14:textId="77777777" w:rsidR="00743449" w:rsidRPr="009A49C8" w:rsidRDefault="00743449" w:rsidP="00456125">
                      <w:pPr>
                        <w:rPr>
                          <w:rFonts w:ascii="Arial" w:hAnsi="Arial" w:cs="Arial"/>
                          <w:sz w:val="22"/>
                          <w:szCs w:val="22"/>
                        </w:rPr>
                      </w:pPr>
                      <w:r w:rsidRPr="009A49C8">
                        <w:rPr>
                          <w:rFonts w:ascii="Arial" w:hAnsi="Arial" w:cs="Arial"/>
                          <w:sz w:val="22"/>
                          <w:szCs w:val="22"/>
                        </w:rPr>
                        <w:t xml:space="preserve">“… </w:t>
                      </w:r>
                      <w:r w:rsidRPr="009A49C8">
                        <w:rPr>
                          <w:rFonts w:ascii="Arial" w:hAnsi="Arial" w:cs="Arial"/>
                          <w:i/>
                          <w:sz w:val="22"/>
                          <w:szCs w:val="22"/>
                        </w:rPr>
                        <w:t xml:space="preserve">we did a graduated approach ... we definitely had a lot of reluctant </w:t>
                      </w:r>
                      <w:proofErr w:type="gramStart"/>
                      <w:r w:rsidRPr="009A49C8">
                        <w:rPr>
                          <w:rFonts w:ascii="Arial" w:hAnsi="Arial" w:cs="Arial"/>
                          <w:i/>
                          <w:sz w:val="22"/>
                          <w:szCs w:val="22"/>
                        </w:rPr>
                        <w:t>providers,…</w:t>
                      </w:r>
                      <w:proofErr w:type="gramEnd"/>
                      <w:r w:rsidRPr="009A49C8">
                        <w:rPr>
                          <w:rFonts w:ascii="Arial" w:hAnsi="Arial" w:cs="Arial"/>
                          <w:i/>
                          <w:sz w:val="22"/>
                          <w:szCs w:val="22"/>
                        </w:rPr>
                        <w:t xml:space="preserve"> I think having the gradual approach was good because it got other people interested, … once you’re on this system you no longer have to hand out specific PRO health questionnaires, like the PHQ9 for depression to the patient, collect that and then enter that in. All of it would happen automatically through our PRO system. So, that actually increased buy-</w:t>
                      </w:r>
                      <w:proofErr w:type="gramStart"/>
                      <w:r w:rsidRPr="009A49C8">
                        <w:rPr>
                          <w:rFonts w:ascii="Arial" w:hAnsi="Arial" w:cs="Arial"/>
                          <w:i/>
                          <w:sz w:val="22"/>
                          <w:szCs w:val="22"/>
                        </w:rPr>
                        <w:t>in..</w:t>
                      </w:r>
                      <w:proofErr w:type="gramEnd"/>
                      <w:r w:rsidRPr="009A49C8">
                        <w:rPr>
                          <w:rFonts w:ascii="Arial" w:hAnsi="Arial" w:cs="Arial"/>
                          <w:i/>
                          <w:sz w:val="22"/>
                          <w:szCs w:val="22"/>
                        </w:rPr>
                        <w:t xml:space="preserve"> and had a lot of people interested and eager to join the </w:t>
                      </w:r>
                      <w:proofErr w:type="gramStart"/>
                      <w:r w:rsidRPr="009A49C8">
                        <w:rPr>
                          <w:rFonts w:ascii="Arial" w:hAnsi="Arial" w:cs="Arial"/>
                          <w:i/>
                          <w:sz w:val="22"/>
                          <w:szCs w:val="22"/>
                        </w:rPr>
                        <w:t>program</w:t>
                      </w:r>
                      <w:r w:rsidRPr="009A49C8">
                        <w:rPr>
                          <w:rFonts w:ascii="Arial" w:hAnsi="Arial" w:cs="Arial"/>
                          <w:sz w:val="22"/>
                          <w:szCs w:val="22"/>
                        </w:rPr>
                        <w:t>.“</w:t>
                      </w:r>
                      <w:proofErr w:type="gramEnd"/>
                    </w:p>
                    <w:p w14:paraId="6187C787" w14:textId="77777777" w:rsidR="00743449" w:rsidRPr="009A49C8" w:rsidRDefault="00743449" w:rsidP="00456125">
                      <w:pPr>
                        <w:pBdr>
                          <w:top w:val="nil"/>
                          <w:left w:val="nil"/>
                          <w:bottom w:val="nil"/>
                          <w:right w:val="nil"/>
                          <w:between w:val="nil"/>
                        </w:pBdr>
                        <w:spacing w:before="40" w:after="40"/>
                        <w:rPr>
                          <w:sz w:val="22"/>
                          <w:szCs w:val="22"/>
                        </w:rPr>
                      </w:pPr>
                      <w:r w:rsidRPr="009A49C8">
                        <w:rPr>
                          <w:rFonts w:ascii="Arial" w:hAnsi="Arial" w:cs="Arial"/>
                          <w:b/>
                          <w:i/>
                          <w:sz w:val="22"/>
                          <w:szCs w:val="22"/>
                        </w:rPr>
                        <w:t>- ePRO Manager</w:t>
                      </w:r>
                    </w:p>
                  </w:txbxContent>
                </v:textbox>
                <w10:wrap type="square"/>
              </v:shape>
            </w:pict>
          </mc:Fallback>
        </mc:AlternateContent>
      </w:r>
    </w:p>
    <w:p w14:paraId="21EAED5B" w14:textId="046BA12B" w:rsidR="00210474" w:rsidRPr="0087588B" w:rsidRDefault="00210474" w:rsidP="00210474">
      <w:pPr>
        <w:spacing w:before="60" w:after="180"/>
        <w:rPr>
          <w:ins w:id="75" w:author="Heidi M Crane" w:date="2020-08-28T08:22:00Z"/>
          <w:rFonts w:ascii="Arial" w:hAnsi="Arial" w:cs="Arial"/>
          <w:sz w:val="22"/>
          <w:szCs w:val="22"/>
        </w:rPr>
      </w:pPr>
    </w:p>
    <w:p w14:paraId="40B42B7E" w14:textId="77777777" w:rsidR="006A5B61" w:rsidRPr="005C4103" w:rsidRDefault="006A5B61" w:rsidP="00210474">
      <w:pPr>
        <w:pStyle w:val="Style1"/>
      </w:pPr>
      <w:bookmarkStart w:id="76" w:name="_Toc49863355"/>
      <w:r w:rsidRPr="005C4103">
        <w:t>Resources</w:t>
      </w:r>
      <w:bookmarkEnd w:id="76"/>
    </w:p>
    <w:p w14:paraId="1E83E5F7" w14:textId="77777777" w:rsidR="0096099B" w:rsidRPr="00210474" w:rsidRDefault="00CE292C" w:rsidP="00210474">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hyperlink r:id="rId23">
        <w:r w:rsidR="0096099B" w:rsidRPr="00210474">
          <w:rPr>
            <w:rFonts w:ascii="Arial" w:eastAsia="Calibri" w:hAnsi="Arial" w:cs="Arial"/>
            <w:color w:val="0000FF"/>
            <w:sz w:val="22"/>
            <w:szCs w:val="22"/>
            <w:u w:val="single"/>
          </w:rPr>
          <w:t>ISOQOL User’s Guide</w:t>
        </w:r>
      </w:hyperlink>
      <w:r w:rsidR="0096099B" w:rsidRPr="00210474">
        <w:rPr>
          <w:rFonts w:ascii="Arial" w:eastAsia="Calibri" w:hAnsi="Arial" w:cs="Arial"/>
          <w:color w:val="000000"/>
          <w:sz w:val="22"/>
          <w:szCs w:val="22"/>
        </w:rPr>
        <w:t xml:space="preserve"> to Implementing Patient-Reported Outcomes Assessment in Clinical Practice. V2: January 2015</w:t>
      </w:r>
    </w:p>
    <w:p w14:paraId="4519F698" w14:textId="77777777" w:rsidR="0096099B" w:rsidRPr="00210474" w:rsidRDefault="00CE292C" w:rsidP="00210474">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hyperlink r:id="rId24">
        <w:r w:rsidR="0096099B" w:rsidRPr="00210474">
          <w:rPr>
            <w:rFonts w:ascii="Arial" w:eastAsia="Calibri" w:hAnsi="Arial" w:cs="Arial"/>
            <w:color w:val="0000FF"/>
            <w:sz w:val="22"/>
            <w:szCs w:val="22"/>
            <w:u w:val="single"/>
          </w:rPr>
          <w:t>PROMIS</w:t>
        </w:r>
      </w:hyperlink>
      <w:r w:rsidR="0096099B" w:rsidRPr="00210474">
        <w:rPr>
          <w:rFonts w:ascii="Arial" w:eastAsia="Calibri" w:hAnsi="Arial" w:cs="Arial"/>
          <w:color w:val="000000"/>
          <w:sz w:val="22"/>
          <w:szCs w:val="22"/>
        </w:rPr>
        <w:t xml:space="preserve"> health measures</w:t>
      </w:r>
    </w:p>
    <w:p w14:paraId="1015F219" w14:textId="77777777" w:rsidR="0096099B" w:rsidRPr="00210474" w:rsidRDefault="00CE292C" w:rsidP="00210474">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hyperlink r:id="rId25">
        <w:proofErr w:type="spellStart"/>
        <w:r w:rsidR="0096099B" w:rsidRPr="00210474">
          <w:rPr>
            <w:rFonts w:ascii="Arial" w:eastAsia="Calibri" w:hAnsi="Arial" w:cs="Arial"/>
            <w:color w:val="0000FF"/>
            <w:sz w:val="22"/>
            <w:szCs w:val="22"/>
            <w:u w:val="single"/>
          </w:rPr>
          <w:t>REDCap</w:t>
        </w:r>
        <w:proofErr w:type="spellEnd"/>
        <w:r w:rsidR="0096099B" w:rsidRPr="00210474">
          <w:rPr>
            <w:rFonts w:ascii="Arial" w:eastAsia="Calibri" w:hAnsi="Arial" w:cs="Arial"/>
            <w:color w:val="0000FF"/>
            <w:sz w:val="22"/>
            <w:szCs w:val="22"/>
            <w:u w:val="single"/>
          </w:rPr>
          <w:t xml:space="preserve"> Shared Library, </w:t>
        </w:r>
        <w:proofErr w:type="spellStart"/>
        <w:r w:rsidR="0096099B" w:rsidRPr="00210474">
          <w:rPr>
            <w:rFonts w:ascii="Arial" w:eastAsia="Calibri" w:hAnsi="Arial" w:cs="Arial"/>
            <w:color w:val="0000FF"/>
            <w:sz w:val="22"/>
            <w:szCs w:val="22"/>
            <w:u w:val="single"/>
          </w:rPr>
          <w:t>REDCap</w:t>
        </w:r>
        <w:proofErr w:type="spellEnd"/>
        <w:r w:rsidR="0096099B" w:rsidRPr="00210474">
          <w:rPr>
            <w:rFonts w:ascii="Arial" w:eastAsia="Calibri" w:hAnsi="Arial" w:cs="Arial"/>
            <w:color w:val="0000FF"/>
            <w:sz w:val="22"/>
            <w:szCs w:val="22"/>
            <w:u w:val="single"/>
          </w:rPr>
          <w:t xml:space="preserve"> data collection instruments</w:t>
        </w:r>
      </w:hyperlink>
    </w:p>
    <w:p w14:paraId="7A4130C6" w14:textId="77777777" w:rsidR="00087DB1" w:rsidRPr="00210474" w:rsidRDefault="00087DB1" w:rsidP="00210474">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r w:rsidRPr="00210474">
        <w:rPr>
          <w:rFonts w:ascii="Arial" w:eastAsia="Calibri" w:hAnsi="Arial" w:cs="Arial"/>
          <w:color w:val="000000"/>
          <w:sz w:val="22"/>
          <w:szCs w:val="22"/>
        </w:rPr>
        <w:t>PCORI Patient-Reported Outcomes (PRO) Infrastructure Workshop “</w:t>
      </w:r>
      <w:hyperlink r:id="rId26">
        <w:r w:rsidRPr="00210474">
          <w:rPr>
            <w:rFonts w:ascii="Arial" w:eastAsia="Calibri" w:hAnsi="Arial" w:cs="Arial"/>
            <w:color w:val="0000FF"/>
            <w:sz w:val="22"/>
            <w:szCs w:val="22"/>
            <w:u w:val="single"/>
          </w:rPr>
          <w:t>Integrating PROs into EHRs</w:t>
        </w:r>
      </w:hyperlink>
      <w:r w:rsidRPr="00210474">
        <w:rPr>
          <w:rFonts w:ascii="Arial" w:eastAsia="Calibri" w:hAnsi="Arial" w:cs="Arial"/>
          <w:color w:val="000000"/>
          <w:sz w:val="22"/>
          <w:szCs w:val="22"/>
        </w:rPr>
        <w:t>” Atlanta, November 19-20, 2013, Draft – October 15, 2014</w:t>
      </w:r>
    </w:p>
    <w:p w14:paraId="31F90C9F" w14:textId="77777777" w:rsidR="00087DB1" w:rsidRPr="00210474" w:rsidRDefault="00087DB1" w:rsidP="00210474">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r w:rsidRPr="00210474">
        <w:rPr>
          <w:rFonts w:ascii="Arial" w:eastAsia="Calibri" w:hAnsi="Arial" w:cs="Arial"/>
          <w:color w:val="000000"/>
          <w:sz w:val="22"/>
          <w:szCs w:val="22"/>
        </w:rPr>
        <w:t xml:space="preserve">The Ottawa Hospital, Patient Decision Aids </w:t>
      </w:r>
      <w:hyperlink r:id="rId27">
        <w:r w:rsidRPr="00210474">
          <w:rPr>
            <w:rFonts w:ascii="Arial" w:eastAsia="Calibri" w:hAnsi="Arial" w:cs="Arial"/>
            <w:color w:val="0000FF"/>
            <w:sz w:val="22"/>
            <w:szCs w:val="22"/>
            <w:u w:val="single"/>
          </w:rPr>
          <w:t>https://decisionaid.ohri.ca/azlist.html</w:t>
        </w:r>
      </w:hyperlink>
    </w:p>
    <w:p w14:paraId="3A6610CB" w14:textId="77777777" w:rsidR="00087DB1" w:rsidRPr="00210474" w:rsidRDefault="00087DB1" w:rsidP="00210474">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r w:rsidRPr="00210474">
        <w:rPr>
          <w:rFonts w:ascii="Arial" w:eastAsia="Calibri" w:hAnsi="Arial" w:cs="Arial"/>
          <w:color w:val="000000"/>
          <w:sz w:val="22"/>
          <w:szCs w:val="22"/>
        </w:rPr>
        <w:lastRenderedPageBreak/>
        <w:t xml:space="preserve">Mayo Clinic, Center for Innovation, </w:t>
      </w:r>
      <w:hyperlink r:id="rId28">
        <w:r w:rsidRPr="00210474">
          <w:rPr>
            <w:rFonts w:ascii="Arial" w:eastAsia="Calibri" w:hAnsi="Arial" w:cs="Arial"/>
            <w:color w:val="0000FF"/>
            <w:sz w:val="22"/>
            <w:szCs w:val="22"/>
            <w:u w:val="single"/>
          </w:rPr>
          <w:t>Depression Decision Aid, “What you should know”</w:t>
        </w:r>
      </w:hyperlink>
    </w:p>
    <w:p w14:paraId="789F1E33" w14:textId="77777777" w:rsidR="00087DB1" w:rsidRPr="00210474" w:rsidRDefault="00087DB1" w:rsidP="00210474">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r w:rsidRPr="00210474">
        <w:rPr>
          <w:rFonts w:ascii="Arial" w:eastAsia="Calibri" w:hAnsi="Arial" w:cs="Arial"/>
          <w:color w:val="000000"/>
          <w:sz w:val="22"/>
          <w:szCs w:val="22"/>
        </w:rPr>
        <w:t xml:space="preserve">Dartmouth-Hitchcock, </w:t>
      </w:r>
      <w:hyperlink r:id="rId29">
        <w:r w:rsidRPr="00210474">
          <w:rPr>
            <w:rFonts w:ascii="Arial" w:eastAsia="Calibri" w:hAnsi="Arial" w:cs="Arial"/>
            <w:color w:val="0000FF"/>
            <w:sz w:val="22"/>
            <w:szCs w:val="22"/>
            <w:u w:val="single"/>
          </w:rPr>
          <w:t>Decision Support Toolkit for Primary Care</w:t>
        </w:r>
      </w:hyperlink>
    </w:p>
    <w:p w14:paraId="0B567E4C" w14:textId="77777777" w:rsidR="00087DB1" w:rsidRPr="00210474" w:rsidRDefault="00087DB1" w:rsidP="00210474">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r w:rsidRPr="00210474">
        <w:rPr>
          <w:rFonts w:ascii="Arial" w:eastAsia="Calibri" w:hAnsi="Arial" w:cs="Arial"/>
          <w:color w:val="000000"/>
          <w:sz w:val="22"/>
          <w:szCs w:val="22"/>
        </w:rPr>
        <w:t xml:space="preserve">National Learning Consortium, </w:t>
      </w:r>
      <w:hyperlink r:id="rId30">
        <w:r w:rsidRPr="00210474">
          <w:rPr>
            <w:rFonts w:ascii="Arial" w:eastAsia="Calibri" w:hAnsi="Arial" w:cs="Arial"/>
            <w:color w:val="0000FF"/>
            <w:sz w:val="22"/>
            <w:szCs w:val="22"/>
            <w:u w:val="single"/>
          </w:rPr>
          <w:t>Shared Decision Making, Fact Sheet</w:t>
        </w:r>
      </w:hyperlink>
      <w:r w:rsidRPr="00210474">
        <w:rPr>
          <w:rFonts w:ascii="Arial" w:eastAsia="Calibri" w:hAnsi="Arial" w:cs="Arial"/>
          <w:color w:val="000000"/>
          <w:sz w:val="22"/>
          <w:szCs w:val="22"/>
        </w:rPr>
        <w:t xml:space="preserve"> </w:t>
      </w:r>
    </w:p>
    <w:p w14:paraId="4812BEB8" w14:textId="3BCEFA83" w:rsidR="00087DB1" w:rsidRPr="00210474" w:rsidRDefault="00087DB1" w:rsidP="00210474">
      <w:pPr>
        <w:pStyle w:val="ListParagraph"/>
        <w:numPr>
          <w:ilvl w:val="0"/>
          <w:numId w:val="41"/>
        </w:numPr>
        <w:pBdr>
          <w:top w:val="nil"/>
          <w:left w:val="nil"/>
          <w:bottom w:val="nil"/>
          <w:right w:val="nil"/>
          <w:between w:val="nil"/>
        </w:pBdr>
        <w:spacing w:before="120" w:after="120"/>
        <w:ind w:left="360"/>
        <w:contextualSpacing w:val="0"/>
        <w:rPr>
          <w:rFonts w:ascii="Arial" w:hAnsi="Arial" w:cs="Arial"/>
        </w:rPr>
      </w:pPr>
      <w:r w:rsidRPr="00210474">
        <w:rPr>
          <w:rFonts w:ascii="Arial" w:eastAsia="Calibri" w:hAnsi="Arial" w:cs="Arial"/>
          <w:color w:val="000000"/>
          <w:sz w:val="22"/>
          <w:szCs w:val="22"/>
        </w:rPr>
        <w:t xml:space="preserve">Agency for Healthcare Research and Quality, </w:t>
      </w:r>
      <w:hyperlink r:id="rId31">
        <w:r w:rsidRPr="00210474">
          <w:rPr>
            <w:rFonts w:ascii="Arial" w:eastAsia="Calibri" w:hAnsi="Arial" w:cs="Arial"/>
            <w:color w:val="0000FF"/>
            <w:sz w:val="22"/>
            <w:szCs w:val="22"/>
            <w:u w:val="single"/>
          </w:rPr>
          <w:t>The Share Approach</w:t>
        </w:r>
      </w:hyperlink>
    </w:p>
    <w:p w14:paraId="5FE44986" w14:textId="77777777" w:rsidR="0096099B" w:rsidRPr="0087588B" w:rsidRDefault="0096099B" w:rsidP="0096099B">
      <w:pPr>
        <w:rPr>
          <w:rFonts w:ascii="Arial" w:hAnsi="Arial" w:cs="Arial"/>
        </w:rPr>
      </w:pPr>
      <w:r w:rsidRPr="0087588B">
        <w:rPr>
          <w:rFonts w:ascii="Arial" w:hAnsi="Arial" w:cs="Arial"/>
        </w:rPr>
        <w:br w:type="page"/>
      </w:r>
    </w:p>
    <w:p w14:paraId="3657D18D" w14:textId="4625ACE0" w:rsidR="00EC7BF0" w:rsidRPr="00210474" w:rsidRDefault="00E07D8C" w:rsidP="00210474">
      <w:pPr>
        <w:pStyle w:val="Heading1"/>
      </w:pPr>
      <w:bookmarkStart w:id="77" w:name="_Toc49509574"/>
      <w:bookmarkStart w:id="78" w:name="_Toc49863356"/>
      <w:r w:rsidRPr="009B1A80">
        <w:lastRenderedPageBreak/>
        <w:t xml:space="preserve">CHAPTER </w:t>
      </w:r>
      <w:r w:rsidR="006A5B61" w:rsidRPr="009B1A80">
        <w:t>6</w:t>
      </w:r>
      <w:r w:rsidRPr="009B1A80">
        <w:t>.</w:t>
      </w:r>
      <w:r w:rsidR="005C4103">
        <w:t xml:space="preserve"> </w:t>
      </w:r>
      <w:r w:rsidRPr="009B1A80">
        <w:t>TRAIN CLINIC PERSONNEL</w:t>
      </w:r>
      <w:bookmarkEnd w:id="77"/>
      <w:bookmarkEnd w:id="78"/>
    </w:p>
    <w:p w14:paraId="75B9C9AC" w14:textId="326C52DC" w:rsidR="00E07D8C" w:rsidRPr="005C4103" w:rsidRDefault="00E07D8C" w:rsidP="005C4103">
      <w:pPr>
        <w:pStyle w:val="Style1"/>
      </w:pPr>
      <w:bookmarkStart w:id="79" w:name="_Toc49863357"/>
      <w:r w:rsidRPr="005C4103">
        <w:t xml:space="preserve">Initial </w:t>
      </w:r>
      <w:r w:rsidR="00870BFA" w:rsidRPr="005C4103">
        <w:t>training</w:t>
      </w:r>
      <w:bookmarkEnd w:id="79"/>
      <w:r w:rsidR="00870BFA" w:rsidRPr="005C4103">
        <w:t xml:space="preserve"> </w:t>
      </w:r>
    </w:p>
    <w:p w14:paraId="1F502DDF" w14:textId="77777777" w:rsidR="00456125" w:rsidRPr="0087588B" w:rsidRDefault="00456125" w:rsidP="00456125">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Training appropriate staff members on the integration of PROs is critical to its smooth integration into clinical care. A general overview of the process and the value will be relevant to all involved; specific training elements relevant to the execution of individual roles will also need to be developed according to the flow adopted by the clinic.</w:t>
      </w:r>
    </w:p>
    <w:p w14:paraId="61FC9801" w14:textId="77777777" w:rsidR="00456125" w:rsidRPr="0087588B" w:rsidRDefault="00456125" w:rsidP="00456125">
      <w:pPr>
        <w:pBdr>
          <w:top w:val="nil"/>
          <w:left w:val="nil"/>
          <w:bottom w:val="nil"/>
          <w:right w:val="nil"/>
          <w:between w:val="nil"/>
        </w:pBdr>
        <w:spacing w:before="60" w:after="180"/>
        <w:rPr>
          <w:rFonts w:ascii="Arial" w:hAnsi="Arial" w:cs="Arial"/>
          <w:color w:val="000000"/>
        </w:rPr>
      </w:pPr>
      <w:bookmarkStart w:id="80" w:name="_heading=h.34g0dwd" w:colFirst="0" w:colLast="0"/>
      <w:bookmarkEnd w:id="80"/>
      <w:r w:rsidRPr="0087588B">
        <w:rPr>
          <w:rFonts w:ascii="Arial" w:eastAsia="Calibri" w:hAnsi="Arial" w:cs="Arial"/>
          <w:color w:val="000000"/>
          <w:sz w:val="22"/>
          <w:szCs w:val="22"/>
        </w:rPr>
        <w:t xml:space="preserve">Figure </w:t>
      </w:r>
      <w:r>
        <w:rPr>
          <w:rFonts w:ascii="Arial" w:eastAsia="Calibri" w:hAnsi="Arial" w:cs="Arial"/>
          <w:color w:val="000000"/>
          <w:sz w:val="22"/>
          <w:szCs w:val="22"/>
        </w:rPr>
        <w:t>6</w:t>
      </w:r>
      <w:r w:rsidRPr="0087588B">
        <w:rPr>
          <w:rFonts w:ascii="Arial" w:eastAsia="Calibri" w:hAnsi="Arial" w:cs="Arial"/>
          <w:color w:val="000000"/>
          <w:sz w:val="22"/>
          <w:szCs w:val="22"/>
        </w:rPr>
        <w:t xml:space="preserve"> shows a sample training agenda covering the topics necessary to equip staff and providers to begin administering </w:t>
      </w:r>
      <w:proofErr w:type="spellStart"/>
      <w:r w:rsidRPr="0087588B">
        <w:rPr>
          <w:rFonts w:ascii="Arial" w:eastAsia="Calibri" w:hAnsi="Arial" w:cs="Arial"/>
          <w:color w:val="000000"/>
          <w:sz w:val="22"/>
          <w:szCs w:val="22"/>
        </w:rPr>
        <w:t>PROs.</w:t>
      </w:r>
      <w:proofErr w:type="spellEnd"/>
      <w:r w:rsidRPr="0087588B">
        <w:rPr>
          <w:rFonts w:ascii="Arial" w:eastAsia="Calibri" w:hAnsi="Arial" w:cs="Arial"/>
          <w:color w:val="000000"/>
          <w:sz w:val="22"/>
          <w:szCs w:val="22"/>
        </w:rPr>
        <w:t xml:space="preserve"> This may be broken up into more than one training, such as one for orienting to PROs in general, and another detailing or developing protocols; or, for training different levels of staff. In our experience, initial trainings that include all staff types work well, particularly for smaller clinics. The training becomes a dynamic and iterative process in which staff members in different roles collaboratively think through how patients administered PROs will move through their visit, refining protocols in the process.</w:t>
      </w:r>
      <w:r>
        <w:rPr>
          <w:rFonts w:ascii="Arial" w:eastAsia="Calibri" w:hAnsi="Arial" w:cs="Arial"/>
          <w:color w:val="000000"/>
          <w:sz w:val="22"/>
          <w:szCs w:val="22"/>
        </w:rPr>
        <w:t xml:space="preserve"> </w:t>
      </w:r>
    </w:p>
    <w:p w14:paraId="32604FF5" w14:textId="77777777" w:rsidR="00456125" w:rsidRPr="0087588B" w:rsidRDefault="00456125" w:rsidP="00456125">
      <w:pPr>
        <w:pBdr>
          <w:top w:val="nil"/>
          <w:left w:val="nil"/>
          <w:bottom w:val="nil"/>
          <w:right w:val="nil"/>
          <w:between w:val="nil"/>
        </w:pBdr>
        <w:spacing w:before="60" w:after="180"/>
        <w:rPr>
          <w:rFonts w:ascii="Arial" w:hAnsi="Arial" w:cs="Arial"/>
          <w:color w:val="000000"/>
        </w:rPr>
      </w:pPr>
      <w:bookmarkStart w:id="81" w:name="_heading=h.1jlao46" w:colFirst="0" w:colLast="0"/>
      <w:bookmarkEnd w:id="81"/>
      <w:r w:rsidRPr="0087588B">
        <w:rPr>
          <w:rFonts w:ascii="Arial" w:eastAsia="Calibri" w:hAnsi="Arial" w:cs="Arial"/>
          <w:color w:val="000000"/>
          <w:sz w:val="22"/>
          <w:szCs w:val="22"/>
        </w:rPr>
        <w:t xml:space="preserve">Each clinic will have a different approach to facilitating communication regarding the implementation of </w:t>
      </w:r>
      <w:proofErr w:type="spellStart"/>
      <w:r w:rsidRPr="0087588B">
        <w:rPr>
          <w:rFonts w:ascii="Arial" w:eastAsia="Calibri" w:hAnsi="Arial" w:cs="Arial"/>
          <w:color w:val="000000"/>
          <w:sz w:val="22"/>
          <w:szCs w:val="22"/>
        </w:rPr>
        <w:t>PROs.</w:t>
      </w:r>
      <w:proofErr w:type="spellEnd"/>
      <w:r w:rsidRPr="0087588B">
        <w:rPr>
          <w:rFonts w:ascii="Arial" w:eastAsia="Calibri" w:hAnsi="Arial" w:cs="Arial"/>
          <w:color w:val="000000"/>
          <w:sz w:val="22"/>
          <w:szCs w:val="22"/>
        </w:rPr>
        <w:t xml:space="preserve"> Approach to communication can depend on the clinic staffing model – whether the same providers are there every day or whether, as in an academic setting, there are numerous providers working in the clinic only part time. Approaches to communication can include e-mail roll-out and updates, staff meetings, section in orientation manual for the clinic, specifically convened meetings for trainings.</w:t>
      </w:r>
      <w:r>
        <w:rPr>
          <w:rFonts w:ascii="Arial" w:eastAsia="Calibri" w:hAnsi="Arial" w:cs="Arial"/>
          <w:color w:val="000000"/>
          <w:sz w:val="22"/>
          <w:szCs w:val="22"/>
        </w:rPr>
        <w:t xml:space="preserve"> </w:t>
      </w:r>
      <w:r w:rsidRPr="0087588B">
        <w:rPr>
          <w:rFonts w:ascii="Arial" w:eastAsia="Calibri" w:hAnsi="Arial" w:cs="Arial"/>
          <w:color w:val="000000"/>
          <w:sz w:val="22"/>
          <w:szCs w:val="22"/>
        </w:rPr>
        <w:t>The choice depends on how the clinic is staffed and the usual methods used for communication.</w:t>
      </w:r>
    </w:p>
    <w:p w14:paraId="09935786" w14:textId="77777777" w:rsidR="00EC7BF0" w:rsidRPr="0087588B" w:rsidRDefault="00EC7BF0" w:rsidP="00210474">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PRO output given to providers should be easy enough to interpret that no specialized training is needed.</w:t>
      </w:r>
    </w:p>
    <w:p w14:paraId="21043E15" w14:textId="349DBAF7" w:rsidR="00D93DA9" w:rsidRPr="0087588B" w:rsidRDefault="00EC7BF0" w:rsidP="00210474">
      <w:pPr>
        <w:pBdr>
          <w:top w:val="nil"/>
          <w:left w:val="nil"/>
          <w:bottom w:val="nil"/>
          <w:right w:val="nil"/>
          <w:between w:val="nil"/>
        </w:pBdr>
        <w:spacing w:before="60" w:after="180"/>
        <w:rPr>
          <w:rFonts w:ascii="Arial" w:hAnsi="Arial" w:cs="Arial"/>
        </w:rPr>
      </w:pPr>
      <w:r w:rsidRPr="0087588B">
        <w:rPr>
          <w:rFonts w:ascii="Arial" w:eastAsia="Calibri" w:hAnsi="Arial" w:cs="Arial"/>
          <w:color w:val="000000"/>
          <w:sz w:val="22"/>
          <w:szCs w:val="22"/>
        </w:rPr>
        <w:t>Where possible it may be that best practice clinic approaches can be documented or recorded for both ongoing review by staff members and for supporting the development of new team members. Such examples have included PRO coordinator scripts.</w:t>
      </w:r>
    </w:p>
    <w:p w14:paraId="737AD0C7" w14:textId="7ABF01DE" w:rsidR="00E07D8C" w:rsidRPr="005C4103" w:rsidRDefault="00E07D8C" w:rsidP="005C4103">
      <w:pPr>
        <w:pStyle w:val="Style1"/>
      </w:pPr>
      <w:bookmarkStart w:id="82" w:name="_Toc49863358"/>
      <w:r w:rsidRPr="005C4103">
        <w:t xml:space="preserve">Ongoing </w:t>
      </w:r>
      <w:r w:rsidR="00870BFA" w:rsidRPr="005C4103">
        <w:t>training</w:t>
      </w:r>
      <w:bookmarkEnd w:id="82"/>
    </w:p>
    <w:p w14:paraId="2A23E5B0" w14:textId="70429E8C" w:rsidR="00456125" w:rsidRDefault="00456125" w:rsidP="00456125">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Consider providing refresher training or process checks as time goes on to ensure that the process is operating optimally. Options include observation by another staff member or a formal refresher session.</w:t>
      </w:r>
    </w:p>
    <w:p w14:paraId="46C95812" w14:textId="02B158B0" w:rsidR="00CD389C" w:rsidRPr="0087588B" w:rsidRDefault="00CD389C" w:rsidP="00456125">
      <w:pPr>
        <w:pBdr>
          <w:top w:val="nil"/>
          <w:left w:val="nil"/>
          <w:bottom w:val="nil"/>
          <w:right w:val="nil"/>
          <w:between w:val="nil"/>
        </w:pBdr>
        <w:spacing w:before="60" w:after="180"/>
        <w:rPr>
          <w:rFonts w:ascii="Arial" w:eastAsia="Calibri" w:hAnsi="Arial" w:cs="Arial"/>
          <w:color w:val="000000"/>
          <w:sz w:val="22"/>
          <w:szCs w:val="22"/>
        </w:rPr>
      </w:pPr>
      <w:r>
        <w:rPr>
          <w:rFonts w:ascii="Arial" w:hAnsi="Arial" w:cs="Arial"/>
          <w:noProof/>
          <w:sz w:val="22"/>
          <w:szCs w:val="22"/>
        </w:rPr>
        <mc:AlternateContent>
          <mc:Choice Requires="wps">
            <w:drawing>
              <wp:anchor distT="0" distB="182880" distL="114300" distR="114300" simplePos="0" relativeHeight="251711488" behindDoc="0" locked="0" layoutInCell="1" allowOverlap="1" wp14:anchorId="68A40B69" wp14:editId="7856B32E">
                <wp:simplePos x="0" y="0"/>
                <wp:positionH relativeFrom="column">
                  <wp:posOffset>0</wp:posOffset>
                </wp:positionH>
                <wp:positionV relativeFrom="paragraph">
                  <wp:posOffset>292735</wp:posOffset>
                </wp:positionV>
                <wp:extent cx="6144260" cy="2175510"/>
                <wp:effectExtent l="12700" t="12700" r="15240" b="15240"/>
                <wp:wrapSquare wrapText="bothSides"/>
                <wp:docPr id="42" name="Text Box 42"/>
                <wp:cNvGraphicFramePr/>
                <a:graphic xmlns:a="http://schemas.openxmlformats.org/drawingml/2006/main">
                  <a:graphicData uri="http://schemas.microsoft.com/office/word/2010/wordprocessingShape">
                    <wps:wsp>
                      <wps:cNvSpPr txBox="1"/>
                      <wps:spPr>
                        <a:xfrm>
                          <a:off x="0" y="0"/>
                          <a:ext cx="6144260" cy="2175510"/>
                        </a:xfrm>
                        <a:prstGeom prst="rect">
                          <a:avLst/>
                        </a:prstGeom>
                        <a:solidFill>
                          <a:schemeClr val="accent1">
                            <a:lumMod val="20000"/>
                            <a:lumOff val="80000"/>
                          </a:schemeClr>
                        </a:solidFill>
                        <a:ln w="25400">
                          <a:solidFill>
                            <a:schemeClr val="accent1">
                              <a:lumMod val="75000"/>
                            </a:schemeClr>
                          </a:solidFill>
                        </a:ln>
                      </wps:spPr>
                      <wps:txbx>
                        <w:txbxContent>
                          <w:p w14:paraId="0A6C0DAB" w14:textId="77777777" w:rsidR="00CD389C" w:rsidRPr="0087588B" w:rsidRDefault="00CD389C" w:rsidP="00CD389C">
                            <w:pPr>
                              <w:pBdr>
                                <w:top w:val="nil"/>
                                <w:left w:val="nil"/>
                                <w:bottom w:val="nil"/>
                                <w:right w:val="nil"/>
                                <w:between w:val="nil"/>
                              </w:pBdr>
                              <w:spacing w:before="60" w:after="60"/>
                              <w:rPr>
                                <w:rFonts w:ascii="Arial" w:eastAsia="Calibri" w:hAnsi="Arial" w:cs="Arial"/>
                                <w:b/>
                                <w:i/>
                                <w:color w:val="000000"/>
                                <w:sz w:val="22"/>
                                <w:szCs w:val="22"/>
                              </w:rPr>
                            </w:pPr>
                            <w:r w:rsidRPr="0087588B">
                              <w:rPr>
                                <w:rFonts w:ascii="Arial" w:eastAsia="Calibri" w:hAnsi="Arial" w:cs="Arial"/>
                                <w:b/>
                                <w:i/>
                                <w:color w:val="000000"/>
                                <w:sz w:val="22"/>
                                <w:szCs w:val="22"/>
                              </w:rPr>
                              <w:t>Practical Tip:</w:t>
                            </w:r>
                            <w:r>
                              <w:rPr>
                                <w:rFonts w:ascii="Arial" w:eastAsia="Calibri" w:hAnsi="Arial" w:cs="Arial"/>
                                <w:b/>
                                <w:i/>
                                <w:color w:val="000000"/>
                                <w:sz w:val="22"/>
                                <w:szCs w:val="22"/>
                              </w:rPr>
                              <w:t xml:space="preserve"> </w:t>
                            </w:r>
                            <w:r w:rsidRPr="00CD389C">
                              <w:rPr>
                                <w:rFonts w:ascii="Arial" w:eastAsia="Calibri" w:hAnsi="Arial" w:cs="Arial"/>
                                <w:bCs/>
                                <w:iCs/>
                                <w:color w:val="000000"/>
                                <w:sz w:val="22"/>
                                <w:szCs w:val="22"/>
                              </w:rPr>
                              <w:t>If the clinic has an orientation manual for new hires, include a short paragraph about the</w:t>
                            </w:r>
                            <w:r w:rsidRPr="00CD389C">
                              <w:rPr>
                                <w:rStyle w:val="CommentReference"/>
                                <w:rFonts w:ascii="Arial" w:hAnsi="Arial" w:cs="Arial"/>
                                <w:bCs/>
                                <w:iCs/>
                              </w:rPr>
                              <w:annotationRef/>
                            </w:r>
                            <w:r w:rsidRPr="00CD389C">
                              <w:rPr>
                                <w:rFonts w:ascii="Arial" w:eastAsia="Calibri" w:hAnsi="Arial" w:cs="Arial"/>
                                <w:bCs/>
                                <w:iCs/>
                                <w:color w:val="000000"/>
                                <w:sz w:val="22"/>
                                <w:szCs w:val="22"/>
                              </w:rPr>
                              <w:t xml:space="preserve"> PRO process</w:t>
                            </w:r>
                          </w:p>
                          <w:p w14:paraId="6E550613" w14:textId="77777777" w:rsidR="00CD389C" w:rsidRPr="00CD389C" w:rsidRDefault="00CD389C" w:rsidP="00CD389C">
                            <w:pPr>
                              <w:pBdr>
                                <w:top w:val="nil"/>
                                <w:left w:val="nil"/>
                                <w:bottom w:val="nil"/>
                                <w:right w:val="nil"/>
                                <w:between w:val="nil"/>
                              </w:pBdr>
                              <w:spacing w:before="60" w:after="60"/>
                              <w:rPr>
                                <w:rFonts w:ascii="Arial" w:eastAsia="Calibri" w:hAnsi="Arial" w:cs="Arial"/>
                                <w:bCs/>
                                <w:iCs/>
                                <w:color w:val="000000"/>
                                <w:sz w:val="22"/>
                                <w:szCs w:val="22"/>
                              </w:rPr>
                            </w:pPr>
                            <w:r w:rsidRPr="0087588B">
                              <w:rPr>
                                <w:rFonts w:ascii="Arial" w:eastAsia="Calibri" w:hAnsi="Arial" w:cs="Arial"/>
                                <w:b/>
                                <w:i/>
                                <w:color w:val="000000"/>
                                <w:sz w:val="22"/>
                                <w:szCs w:val="22"/>
                              </w:rPr>
                              <w:t>Practical Tip:</w:t>
                            </w:r>
                            <w:r>
                              <w:rPr>
                                <w:rFonts w:ascii="Arial" w:eastAsia="Calibri" w:hAnsi="Arial" w:cs="Arial"/>
                                <w:b/>
                                <w:i/>
                                <w:color w:val="000000"/>
                                <w:sz w:val="22"/>
                                <w:szCs w:val="22"/>
                              </w:rPr>
                              <w:t xml:space="preserve"> </w:t>
                            </w:r>
                            <w:r w:rsidRPr="00CD389C">
                              <w:rPr>
                                <w:rFonts w:ascii="Arial" w:eastAsia="Calibri" w:hAnsi="Arial" w:cs="Arial"/>
                                <w:bCs/>
                                <w:iCs/>
                                <w:color w:val="000000"/>
                                <w:sz w:val="22"/>
                                <w:szCs w:val="22"/>
                              </w:rPr>
                              <w:t>Having staff complete a demonstration PRO assessment on the table can quickly demonstrate how easy it is and greatly decrease hurdles</w:t>
                            </w:r>
                          </w:p>
                          <w:p w14:paraId="4ED70681" w14:textId="77777777" w:rsidR="00CD389C" w:rsidRDefault="00CD389C" w:rsidP="00CD389C">
                            <w:pPr>
                              <w:pBdr>
                                <w:top w:val="nil"/>
                                <w:left w:val="nil"/>
                                <w:bottom w:val="nil"/>
                                <w:right w:val="nil"/>
                                <w:between w:val="nil"/>
                              </w:pBdr>
                              <w:spacing w:before="60" w:after="60"/>
                              <w:rPr>
                                <w:rFonts w:ascii="Arial" w:eastAsia="Calibri" w:hAnsi="Arial" w:cs="Arial"/>
                                <w:b/>
                                <w:i/>
                                <w:color w:val="000000"/>
                                <w:sz w:val="22"/>
                                <w:szCs w:val="22"/>
                              </w:rPr>
                            </w:pPr>
                            <w:r w:rsidRPr="0087588B">
                              <w:rPr>
                                <w:rFonts w:ascii="Arial" w:eastAsia="Calibri" w:hAnsi="Arial" w:cs="Arial"/>
                                <w:b/>
                                <w:i/>
                                <w:color w:val="000000"/>
                                <w:sz w:val="22"/>
                                <w:szCs w:val="22"/>
                              </w:rPr>
                              <w:t>Practical Tip:</w:t>
                            </w:r>
                            <w:r>
                              <w:rPr>
                                <w:rFonts w:ascii="Arial" w:eastAsia="Calibri" w:hAnsi="Arial" w:cs="Arial"/>
                                <w:b/>
                                <w:i/>
                                <w:color w:val="000000"/>
                                <w:sz w:val="22"/>
                                <w:szCs w:val="22"/>
                              </w:rPr>
                              <w:t xml:space="preserve"> </w:t>
                            </w:r>
                            <w:r w:rsidRPr="00CD389C">
                              <w:rPr>
                                <w:rFonts w:ascii="Arial" w:eastAsia="Calibri" w:hAnsi="Arial" w:cs="Arial"/>
                                <w:bCs/>
                                <w:iCs/>
                                <w:color w:val="000000"/>
                                <w:sz w:val="22"/>
                                <w:szCs w:val="22"/>
                              </w:rPr>
                              <w:t>While formal refresher sessions are one option to provide ongoing training and maintain enthusiasm, we have found that annual brief presentations of key findings (e.g. % of PLWH reporting depression, methamphetamine use, etc.) to the entire staff (as part of quarterly staff and provider joint meetings) has resulted in ownership and ongoing support not just from the providers but also from other staff members.</w:t>
                            </w:r>
                            <w:r>
                              <w:rPr>
                                <w:rFonts w:ascii="Arial" w:eastAsia="Calibri" w:hAnsi="Arial" w:cs="Arial"/>
                                <w:b/>
                                <w:i/>
                                <w:color w:val="000000"/>
                                <w:sz w:val="22"/>
                                <w:szCs w:val="22"/>
                              </w:rPr>
                              <w:t xml:space="preserve"> </w:t>
                            </w:r>
                            <w:r w:rsidRPr="0087588B">
                              <w:rPr>
                                <w:rFonts w:ascii="Arial" w:eastAsia="Calibri" w:hAnsi="Arial" w:cs="Arial"/>
                                <w:b/>
                                <w:i/>
                                <w:color w:val="000000"/>
                                <w:sz w:val="22"/>
                                <w:szCs w:val="22"/>
                              </w:rPr>
                              <w:t xml:space="preserve"> </w:t>
                            </w:r>
                          </w:p>
                          <w:p w14:paraId="2EA17279" w14:textId="40E77479" w:rsidR="00CD389C" w:rsidRPr="009A49C8" w:rsidRDefault="00CD389C" w:rsidP="00CD389C">
                            <w:pPr>
                              <w:pBdr>
                                <w:top w:val="nil"/>
                                <w:left w:val="nil"/>
                                <w:bottom w:val="nil"/>
                                <w:right w:val="nil"/>
                                <w:between w:val="nil"/>
                              </w:pBdr>
                              <w:spacing w:before="40" w:after="40"/>
                              <w:rPr>
                                <w:sz w:val="22"/>
                                <w:szCs w:val="22"/>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A40B69" id="Text Box 42" o:spid="_x0000_s1038" type="#_x0000_t202" style="position:absolute;margin-left:0;margin-top:23.05pt;width:483.8pt;height:136pt;z-index:251711488;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" fillcolor="#d9e2f3 [660]" strokecolor="#2f5496 [2404]" strokeweight="2pt">
                <v:textbox style="mso-fit-shape-to-text:t" inset="14.4pt,14.4pt,14.4pt,14.4pt">
                  <w:txbxContent>
                    <w:p w14:paraId="0A6C0DAB" w14:textId="77777777" w:rsidR="00CD389C" w:rsidRPr="0087588B" w:rsidRDefault="00CD389C" w:rsidP="00CD389C">
                      <w:pPr>
                        <w:pBdr>
                          <w:top w:val="nil"/>
                          <w:left w:val="nil"/>
                          <w:bottom w:val="nil"/>
                          <w:right w:val="nil"/>
                          <w:between w:val="nil"/>
                        </w:pBdr>
                        <w:spacing w:before="60" w:after="60"/>
                        <w:rPr>
                          <w:rFonts w:ascii="Arial" w:eastAsia="Calibri" w:hAnsi="Arial" w:cs="Arial"/>
                          <w:b/>
                          <w:i/>
                          <w:color w:val="000000"/>
                          <w:sz w:val="22"/>
                          <w:szCs w:val="22"/>
                        </w:rPr>
                      </w:pPr>
                      <w:r w:rsidRPr="0087588B">
                        <w:rPr>
                          <w:rFonts w:ascii="Arial" w:eastAsia="Calibri" w:hAnsi="Arial" w:cs="Arial"/>
                          <w:b/>
                          <w:i/>
                          <w:color w:val="000000"/>
                          <w:sz w:val="22"/>
                          <w:szCs w:val="22"/>
                        </w:rPr>
                        <w:t>Practical Tip:</w:t>
                      </w:r>
                      <w:r>
                        <w:rPr>
                          <w:rFonts w:ascii="Arial" w:eastAsia="Calibri" w:hAnsi="Arial" w:cs="Arial"/>
                          <w:b/>
                          <w:i/>
                          <w:color w:val="000000"/>
                          <w:sz w:val="22"/>
                          <w:szCs w:val="22"/>
                        </w:rPr>
                        <w:t xml:space="preserve"> </w:t>
                      </w:r>
                      <w:r w:rsidRPr="00CD389C">
                        <w:rPr>
                          <w:rFonts w:ascii="Arial" w:eastAsia="Calibri" w:hAnsi="Arial" w:cs="Arial"/>
                          <w:bCs/>
                          <w:iCs/>
                          <w:color w:val="000000"/>
                          <w:sz w:val="22"/>
                          <w:szCs w:val="22"/>
                        </w:rPr>
                        <w:t>If the clinic has an orientation manual for new hires, include a short paragraph about the</w:t>
                      </w:r>
                      <w:r w:rsidRPr="00CD389C">
                        <w:rPr>
                          <w:rStyle w:val="CommentReference"/>
                          <w:rFonts w:ascii="Arial" w:hAnsi="Arial" w:cs="Arial"/>
                          <w:bCs/>
                          <w:iCs/>
                        </w:rPr>
                        <w:annotationRef/>
                      </w:r>
                      <w:r w:rsidRPr="00CD389C">
                        <w:rPr>
                          <w:rFonts w:ascii="Arial" w:eastAsia="Calibri" w:hAnsi="Arial" w:cs="Arial"/>
                          <w:bCs/>
                          <w:iCs/>
                          <w:color w:val="000000"/>
                          <w:sz w:val="22"/>
                          <w:szCs w:val="22"/>
                        </w:rPr>
                        <w:t xml:space="preserve"> PRO process</w:t>
                      </w:r>
                    </w:p>
                    <w:p w14:paraId="6E550613" w14:textId="77777777" w:rsidR="00CD389C" w:rsidRPr="00CD389C" w:rsidRDefault="00CD389C" w:rsidP="00CD389C">
                      <w:pPr>
                        <w:pBdr>
                          <w:top w:val="nil"/>
                          <w:left w:val="nil"/>
                          <w:bottom w:val="nil"/>
                          <w:right w:val="nil"/>
                          <w:between w:val="nil"/>
                        </w:pBdr>
                        <w:spacing w:before="60" w:after="60"/>
                        <w:rPr>
                          <w:rFonts w:ascii="Arial" w:eastAsia="Calibri" w:hAnsi="Arial" w:cs="Arial"/>
                          <w:bCs/>
                          <w:iCs/>
                          <w:color w:val="000000"/>
                          <w:sz w:val="22"/>
                          <w:szCs w:val="22"/>
                        </w:rPr>
                      </w:pPr>
                      <w:r w:rsidRPr="0087588B">
                        <w:rPr>
                          <w:rFonts w:ascii="Arial" w:eastAsia="Calibri" w:hAnsi="Arial" w:cs="Arial"/>
                          <w:b/>
                          <w:i/>
                          <w:color w:val="000000"/>
                          <w:sz w:val="22"/>
                          <w:szCs w:val="22"/>
                        </w:rPr>
                        <w:t>Practical Tip:</w:t>
                      </w:r>
                      <w:r>
                        <w:rPr>
                          <w:rFonts w:ascii="Arial" w:eastAsia="Calibri" w:hAnsi="Arial" w:cs="Arial"/>
                          <w:b/>
                          <w:i/>
                          <w:color w:val="000000"/>
                          <w:sz w:val="22"/>
                          <w:szCs w:val="22"/>
                        </w:rPr>
                        <w:t xml:space="preserve"> </w:t>
                      </w:r>
                      <w:r w:rsidRPr="00CD389C">
                        <w:rPr>
                          <w:rFonts w:ascii="Arial" w:eastAsia="Calibri" w:hAnsi="Arial" w:cs="Arial"/>
                          <w:bCs/>
                          <w:iCs/>
                          <w:color w:val="000000"/>
                          <w:sz w:val="22"/>
                          <w:szCs w:val="22"/>
                        </w:rPr>
                        <w:t>Having staff complete a demonstration PRO assessment on the table can quickly demonstrate how easy it is and greatly decrease hurdles</w:t>
                      </w:r>
                    </w:p>
                    <w:p w14:paraId="4ED70681" w14:textId="77777777" w:rsidR="00CD389C" w:rsidRDefault="00CD389C" w:rsidP="00CD389C">
                      <w:pPr>
                        <w:pBdr>
                          <w:top w:val="nil"/>
                          <w:left w:val="nil"/>
                          <w:bottom w:val="nil"/>
                          <w:right w:val="nil"/>
                          <w:between w:val="nil"/>
                        </w:pBdr>
                        <w:spacing w:before="60" w:after="60"/>
                        <w:rPr>
                          <w:rFonts w:ascii="Arial" w:eastAsia="Calibri" w:hAnsi="Arial" w:cs="Arial"/>
                          <w:b/>
                          <w:i/>
                          <w:color w:val="000000"/>
                          <w:sz w:val="22"/>
                          <w:szCs w:val="22"/>
                        </w:rPr>
                      </w:pPr>
                      <w:r w:rsidRPr="0087588B">
                        <w:rPr>
                          <w:rFonts w:ascii="Arial" w:eastAsia="Calibri" w:hAnsi="Arial" w:cs="Arial"/>
                          <w:b/>
                          <w:i/>
                          <w:color w:val="000000"/>
                          <w:sz w:val="22"/>
                          <w:szCs w:val="22"/>
                        </w:rPr>
                        <w:t>Practical Tip:</w:t>
                      </w:r>
                      <w:r>
                        <w:rPr>
                          <w:rFonts w:ascii="Arial" w:eastAsia="Calibri" w:hAnsi="Arial" w:cs="Arial"/>
                          <w:b/>
                          <w:i/>
                          <w:color w:val="000000"/>
                          <w:sz w:val="22"/>
                          <w:szCs w:val="22"/>
                        </w:rPr>
                        <w:t xml:space="preserve"> </w:t>
                      </w:r>
                      <w:r w:rsidRPr="00CD389C">
                        <w:rPr>
                          <w:rFonts w:ascii="Arial" w:eastAsia="Calibri" w:hAnsi="Arial" w:cs="Arial"/>
                          <w:bCs/>
                          <w:iCs/>
                          <w:color w:val="000000"/>
                          <w:sz w:val="22"/>
                          <w:szCs w:val="22"/>
                        </w:rPr>
                        <w:t>While formal refresher sessions are one option to provide ongoing training and maintain enthusiasm, we have found that annual brief presentations of key findings (e.g. % of PLWH reporting depression, methamphetamine use, etc.) to the entire staff (as part of quarterly staff and provider joint meetings) has resulted in ownership and ongoing support not just from the providers but also from other staff members.</w:t>
                      </w:r>
                      <w:r>
                        <w:rPr>
                          <w:rFonts w:ascii="Arial" w:eastAsia="Calibri" w:hAnsi="Arial" w:cs="Arial"/>
                          <w:b/>
                          <w:i/>
                          <w:color w:val="000000"/>
                          <w:sz w:val="22"/>
                          <w:szCs w:val="22"/>
                        </w:rPr>
                        <w:t xml:space="preserve"> </w:t>
                      </w:r>
                      <w:r w:rsidRPr="0087588B">
                        <w:rPr>
                          <w:rFonts w:ascii="Arial" w:eastAsia="Calibri" w:hAnsi="Arial" w:cs="Arial"/>
                          <w:b/>
                          <w:i/>
                          <w:color w:val="000000"/>
                          <w:sz w:val="22"/>
                          <w:szCs w:val="22"/>
                        </w:rPr>
                        <w:t xml:space="preserve"> </w:t>
                      </w:r>
                    </w:p>
                    <w:p w14:paraId="2EA17279" w14:textId="40E77479" w:rsidR="00CD389C" w:rsidRPr="009A49C8" w:rsidRDefault="00CD389C" w:rsidP="00CD389C">
                      <w:pPr>
                        <w:pBdr>
                          <w:top w:val="nil"/>
                          <w:left w:val="nil"/>
                          <w:bottom w:val="nil"/>
                          <w:right w:val="nil"/>
                          <w:between w:val="nil"/>
                        </w:pBdr>
                        <w:spacing w:before="40" w:after="40"/>
                        <w:rPr>
                          <w:sz w:val="22"/>
                          <w:szCs w:val="22"/>
                        </w:rPr>
                      </w:pPr>
                    </w:p>
                  </w:txbxContent>
                </v:textbox>
                <w10:wrap type="square"/>
              </v:shape>
            </w:pict>
          </mc:Fallback>
        </mc:AlternateContent>
      </w:r>
    </w:p>
    <w:p w14:paraId="78F4022F" w14:textId="04968DDE" w:rsidR="00F76B2C" w:rsidRDefault="005C4103" w:rsidP="00456125">
      <w:pPr>
        <w:pBdr>
          <w:top w:val="nil"/>
          <w:left w:val="nil"/>
          <w:bottom w:val="nil"/>
          <w:right w:val="nil"/>
          <w:between w:val="nil"/>
        </w:pBdr>
        <w:spacing w:before="60" w:after="60"/>
        <w:rPr>
          <w:rFonts w:ascii="Arial" w:eastAsia="Calibri" w:hAnsi="Arial" w:cs="Arial"/>
          <w:b/>
          <w:i/>
          <w:color w:val="000000"/>
          <w:sz w:val="22"/>
          <w:szCs w:val="22"/>
        </w:rPr>
      </w:pPr>
      <w:r>
        <w:rPr>
          <w:rFonts w:ascii="Arial" w:eastAsia="Calibri" w:hAnsi="Arial" w:cs="Arial"/>
          <w:b/>
          <w:i/>
          <w:color w:val="000000"/>
          <w:sz w:val="22"/>
          <w:szCs w:val="22"/>
        </w:rPr>
        <w:lastRenderedPageBreak/>
        <w:t xml:space="preserve"> </w:t>
      </w:r>
      <w:ins w:id="83" w:author="Heidi M Crane" w:date="2020-08-28T08:14:00Z">
        <w:r w:rsidR="00075F44" w:rsidRPr="0087588B">
          <w:rPr>
            <w:rFonts w:ascii="Arial" w:eastAsia="Calibri" w:hAnsi="Arial" w:cs="Arial"/>
            <w:b/>
            <w:i/>
            <w:color w:val="000000"/>
            <w:sz w:val="22"/>
            <w:szCs w:val="22"/>
          </w:rPr>
          <w:t xml:space="preserve"> </w:t>
        </w:r>
      </w:ins>
    </w:p>
    <w:p w14:paraId="4AA1E8E7" w14:textId="08F0C10B" w:rsidR="00670F3C" w:rsidRPr="00670F3C" w:rsidRDefault="00456125" w:rsidP="00670F3C">
      <w:pPr>
        <w:pBdr>
          <w:top w:val="nil"/>
          <w:left w:val="nil"/>
          <w:bottom w:val="nil"/>
          <w:right w:val="nil"/>
          <w:between w:val="nil"/>
        </w:pBdr>
        <w:spacing w:before="60" w:after="60"/>
        <w:rPr>
          <w:rFonts w:ascii="Arial" w:hAnsi="Arial" w:cs="Arial"/>
          <w:b/>
          <w:i/>
          <w:color w:val="000000"/>
        </w:rPr>
      </w:pPr>
      <w:r w:rsidRPr="0087588B">
        <w:rPr>
          <w:rFonts w:ascii="Arial" w:hAnsi="Arial" w:cs="Arial"/>
          <w:noProof/>
        </w:rPr>
        <mc:AlternateContent>
          <mc:Choice Requires="wps">
            <w:drawing>
              <wp:anchor distT="0" distB="0" distL="114300" distR="114300" simplePos="0" relativeHeight="251682816" behindDoc="0" locked="0" layoutInCell="1" allowOverlap="1" wp14:anchorId="172A7414" wp14:editId="52B3D5C4">
                <wp:simplePos x="0" y="0"/>
                <wp:positionH relativeFrom="column">
                  <wp:posOffset>0</wp:posOffset>
                </wp:positionH>
                <wp:positionV relativeFrom="paragraph">
                  <wp:posOffset>223520</wp:posOffset>
                </wp:positionV>
                <wp:extent cx="5969000" cy="3784600"/>
                <wp:effectExtent l="12700" t="12700" r="12700" b="17145"/>
                <wp:wrapSquare wrapText="bothSides"/>
                <wp:docPr id="12" name="Text Box 12"/>
                <wp:cNvGraphicFramePr/>
                <a:graphic xmlns:a="http://schemas.openxmlformats.org/drawingml/2006/main">
                  <a:graphicData uri="http://schemas.microsoft.com/office/word/2010/wordprocessingShape">
                    <wps:wsp>
                      <wps:cNvSpPr txBox="1"/>
                      <wps:spPr>
                        <a:xfrm>
                          <a:off x="0" y="0"/>
                          <a:ext cx="5969000" cy="3784600"/>
                        </a:xfrm>
                        <a:prstGeom prst="rect">
                          <a:avLst/>
                        </a:prstGeom>
                        <a:solidFill>
                          <a:schemeClr val="accent1">
                            <a:lumMod val="20000"/>
                            <a:lumOff val="80000"/>
                          </a:schemeClr>
                        </a:solidFill>
                        <a:ln w="25400">
                          <a:solidFill>
                            <a:schemeClr val="accent1">
                              <a:lumMod val="75000"/>
                            </a:schemeClr>
                          </a:solidFill>
                        </a:ln>
                        <a:effectLst/>
                        <a:extLst>
                          <a:ext uri="{C572A759-6A51-4108-AA02-DFA0A04FC94B}">
                            <ma14:wrappingTextBoxFlag xmlns:ma14="http://schemas.microsoft.com/office/mac/drawingml/2011/main"/>
                          </a:ext>
                        </a:extLst>
                      </wps:spPr>
                      <wps:txbx>
                        <w:txbxContent>
                          <w:p w14:paraId="7C63014E" w14:textId="77777777" w:rsidR="00743449" w:rsidRPr="00670F3C" w:rsidRDefault="00743449" w:rsidP="00456125">
                            <w:pPr>
                              <w:spacing w:before="20" w:after="20"/>
                              <w:rPr>
                                <w:rFonts w:ascii="Arial" w:hAnsi="Arial" w:cs="Arial"/>
                                <w:b/>
                                <w:color w:val="000000" w:themeColor="text1"/>
                                <w:sz w:val="18"/>
                                <w:szCs w:val="18"/>
                              </w:rPr>
                            </w:pPr>
                            <w:r w:rsidRPr="00670F3C">
                              <w:rPr>
                                <w:rFonts w:ascii="Arial" w:hAnsi="Arial" w:cs="Arial"/>
                                <w:b/>
                                <w:i/>
                                <w:iCs/>
                                <w:color w:val="000000" w:themeColor="text1"/>
                                <w:sz w:val="18"/>
                                <w:szCs w:val="18"/>
                              </w:rPr>
                              <w:t xml:space="preserve">Figure </w:t>
                            </w:r>
                            <w:r>
                              <w:rPr>
                                <w:rFonts w:ascii="Arial" w:hAnsi="Arial" w:cs="Arial"/>
                                <w:b/>
                                <w:i/>
                                <w:iCs/>
                                <w:color w:val="000000" w:themeColor="text1"/>
                                <w:sz w:val="18"/>
                                <w:szCs w:val="18"/>
                              </w:rPr>
                              <w:t>6</w:t>
                            </w:r>
                            <w:r w:rsidRPr="00670F3C">
                              <w:rPr>
                                <w:rFonts w:ascii="Arial" w:hAnsi="Arial" w:cs="Arial"/>
                                <w:b/>
                                <w:i/>
                                <w:iCs/>
                                <w:color w:val="000000" w:themeColor="text1"/>
                                <w:sz w:val="18"/>
                                <w:szCs w:val="18"/>
                              </w:rPr>
                              <w:t>.</w:t>
                            </w:r>
                            <w:r w:rsidRPr="00670F3C">
                              <w:rPr>
                                <w:rFonts w:ascii="Arial" w:hAnsi="Arial" w:cs="Arial"/>
                                <w:b/>
                                <w:color w:val="000000" w:themeColor="text1"/>
                                <w:sz w:val="18"/>
                                <w:szCs w:val="18"/>
                              </w:rPr>
                              <w:t xml:space="preserve"> Sample training agenda</w:t>
                            </w:r>
                          </w:p>
                          <w:p w14:paraId="7D360A2A" w14:textId="77777777" w:rsidR="00743449" w:rsidRPr="00210474" w:rsidRDefault="00743449" w:rsidP="00456125">
                            <w:pPr>
                              <w:spacing w:before="40" w:after="20"/>
                              <w:rPr>
                                <w:rFonts w:ascii="Arial" w:hAnsi="Arial" w:cs="Arial"/>
                                <w:sz w:val="18"/>
                                <w:szCs w:val="18"/>
                                <w:u w:val="single"/>
                              </w:rPr>
                            </w:pPr>
                            <w:r w:rsidRPr="00210474">
                              <w:rPr>
                                <w:rFonts w:ascii="Arial" w:hAnsi="Arial" w:cs="Arial"/>
                                <w:sz w:val="18"/>
                                <w:szCs w:val="18"/>
                                <w:u w:val="single"/>
                              </w:rPr>
                              <w:t>Clinic staff training (all levels, group meeting)</w:t>
                            </w:r>
                          </w:p>
                          <w:p w14:paraId="1D30DEC7" w14:textId="77777777" w:rsidR="00743449" w:rsidRPr="00210474" w:rsidRDefault="00743449" w:rsidP="00456125">
                            <w:pPr>
                              <w:spacing w:before="40" w:after="20"/>
                              <w:rPr>
                                <w:rFonts w:ascii="Arial" w:hAnsi="Arial" w:cs="Arial"/>
                                <w:sz w:val="18"/>
                                <w:szCs w:val="18"/>
                                <w:u w:val="single"/>
                              </w:rPr>
                            </w:pPr>
                            <w:r w:rsidRPr="00210474">
                              <w:rPr>
                                <w:rFonts w:ascii="Arial" w:hAnsi="Arial" w:cs="Arial"/>
                                <w:sz w:val="18"/>
                                <w:szCs w:val="18"/>
                                <w:u w:val="single"/>
                              </w:rPr>
                              <w:t>PROs: purpose and general orientation</w:t>
                            </w:r>
                          </w:p>
                          <w:p w14:paraId="76DF32F5"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PROs-introduction, definition</w:t>
                            </w:r>
                          </w:p>
                          <w:p w14:paraId="6BB2E9D2"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Value of PROs- known clinical/research value, reduces social desirability bias, prioritizes needs</w:t>
                            </w:r>
                          </w:p>
                          <w:p w14:paraId="49C11134"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PRO domains- examples</w:t>
                            </w:r>
                          </w:p>
                          <w:p w14:paraId="0EBDD1BC"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iPad demo of PROs: what patients see</w:t>
                            </w:r>
                          </w:p>
                          <w:p w14:paraId="2323C49C"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Results: what providers see</w:t>
                            </w:r>
                          </w:p>
                          <w:p w14:paraId="2E3A47B3"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Silent group activity: all staff members self-administer PRO assessment on separate devices (if possible), as if at risk for all categories</w:t>
                            </w:r>
                          </w:p>
                          <w:p w14:paraId="0CDD6C42" w14:textId="77777777" w:rsidR="00743449" w:rsidRPr="00210474" w:rsidRDefault="00743449" w:rsidP="00456125">
                            <w:pPr>
                              <w:pStyle w:val="ListParagraph"/>
                              <w:numPr>
                                <w:ilvl w:val="1"/>
                                <w:numId w:val="19"/>
                              </w:numPr>
                              <w:rPr>
                                <w:rFonts w:ascii="Arial" w:hAnsi="Arial" w:cs="Arial"/>
                                <w:sz w:val="18"/>
                                <w:szCs w:val="18"/>
                              </w:rPr>
                            </w:pPr>
                            <w:r w:rsidRPr="00210474">
                              <w:rPr>
                                <w:rFonts w:ascii="Arial" w:hAnsi="Arial" w:cs="Arial"/>
                                <w:sz w:val="18"/>
                                <w:szCs w:val="18"/>
                              </w:rPr>
                              <w:t>Discussion of PRO assessment/experience of answering PROs</w:t>
                            </w:r>
                          </w:p>
                          <w:p w14:paraId="258EC55E" w14:textId="77777777" w:rsidR="00743449" w:rsidRPr="00210474" w:rsidRDefault="00743449" w:rsidP="00456125">
                            <w:pPr>
                              <w:pStyle w:val="ListParagraph"/>
                              <w:numPr>
                                <w:ilvl w:val="1"/>
                                <w:numId w:val="19"/>
                              </w:numPr>
                              <w:rPr>
                                <w:rFonts w:ascii="Arial" w:hAnsi="Arial" w:cs="Arial"/>
                                <w:sz w:val="18"/>
                                <w:szCs w:val="18"/>
                              </w:rPr>
                            </w:pPr>
                            <w:r w:rsidRPr="00210474">
                              <w:rPr>
                                <w:rFonts w:ascii="Arial" w:hAnsi="Arial" w:cs="Arial"/>
                                <w:sz w:val="18"/>
                                <w:szCs w:val="18"/>
                              </w:rPr>
                              <w:t>Discussion regarding improving, adding, or modifying content</w:t>
                            </w:r>
                          </w:p>
                          <w:p w14:paraId="71367320" w14:textId="77777777" w:rsidR="00743449" w:rsidRPr="00210474" w:rsidRDefault="00743449" w:rsidP="00456125">
                            <w:pPr>
                              <w:spacing w:before="40" w:after="20"/>
                              <w:rPr>
                                <w:rFonts w:ascii="Arial" w:hAnsi="Arial" w:cs="Arial"/>
                                <w:sz w:val="18"/>
                                <w:szCs w:val="18"/>
                              </w:rPr>
                            </w:pPr>
                            <w:r w:rsidRPr="00210474">
                              <w:rPr>
                                <w:rFonts w:ascii="Arial" w:hAnsi="Arial" w:cs="Arial"/>
                                <w:sz w:val="18"/>
                                <w:szCs w:val="18"/>
                                <w:u w:val="single"/>
                              </w:rPr>
                              <w:t xml:space="preserve">Integration of PROs into clinic </w:t>
                            </w:r>
                          </w:p>
                          <w:p w14:paraId="50EB7382"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How PROs will fit into clinic flow: overview</w:t>
                            </w:r>
                          </w:p>
                          <w:p w14:paraId="73BB16D1" w14:textId="77777777" w:rsidR="00743449" w:rsidRPr="00210474" w:rsidRDefault="00743449" w:rsidP="00456125">
                            <w:pPr>
                              <w:pStyle w:val="ListParagraph"/>
                              <w:numPr>
                                <w:ilvl w:val="1"/>
                                <w:numId w:val="19"/>
                              </w:numPr>
                              <w:rPr>
                                <w:rFonts w:ascii="Arial" w:hAnsi="Arial" w:cs="Arial"/>
                                <w:sz w:val="18"/>
                                <w:szCs w:val="18"/>
                              </w:rPr>
                            </w:pPr>
                            <w:r w:rsidRPr="00210474">
                              <w:rPr>
                                <w:rFonts w:ascii="Arial" w:hAnsi="Arial" w:cs="Arial"/>
                                <w:sz w:val="18"/>
                                <w:szCs w:val="18"/>
                              </w:rPr>
                              <w:t>Who follows up with patients at each step during their visit</w:t>
                            </w:r>
                          </w:p>
                          <w:p w14:paraId="6B6752E6" w14:textId="77777777" w:rsidR="00743449" w:rsidRPr="00210474" w:rsidRDefault="00743449" w:rsidP="00456125">
                            <w:pPr>
                              <w:pStyle w:val="ListParagraph"/>
                              <w:numPr>
                                <w:ilvl w:val="1"/>
                                <w:numId w:val="19"/>
                              </w:numPr>
                              <w:rPr>
                                <w:rFonts w:ascii="Arial" w:hAnsi="Arial" w:cs="Arial"/>
                                <w:sz w:val="18"/>
                                <w:szCs w:val="18"/>
                              </w:rPr>
                            </w:pPr>
                            <w:r w:rsidRPr="00210474">
                              <w:rPr>
                                <w:rFonts w:ascii="Arial" w:hAnsi="Arial" w:cs="Arial"/>
                                <w:sz w:val="18"/>
                                <w:szCs w:val="18"/>
                              </w:rPr>
                              <w:t>How patient will move through the appointment post-PRO integration</w:t>
                            </w:r>
                          </w:p>
                          <w:p w14:paraId="75E42EDF" w14:textId="77777777" w:rsidR="00743449" w:rsidRPr="00210474" w:rsidRDefault="00743449" w:rsidP="00456125">
                            <w:pPr>
                              <w:pStyle w:val="ListParagraph"/>
                              <w:numPr>
                                <w:ilvl w:val="1"/>
                                <w:numId w:val="19"/>
                              </w:numPr>
                              <w:rPr>
                                <w:rFonts w:ascii="Arial" w:hAnsi="Arial" w:cs="Arial"/>
                                <w:sz w:val="18"/>
                                <w:szCs w:val="18"/>
                              </w:rPr>
                            </w:pPr>
                            <w:r w:rsidRPr="00210474">
                              <w:rPr>
                                <w:rFonts w:ascii="Arial" w:hAnsi="Arial" w:cs="Arial"/>
                                <w:sz w:val="18"/>
                                <w:szCs w:val="18"/>
                              </w:rPr>
                              <w:t xml:space="preserve">Discussion of concerns, solicit feedback, refine protocol </w:t>
                            </w:r>
                          </w:p>
                          <w:p w14:paraId="4DE721D0"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How to schedule PROs (if applicable)</w:t>
                            </w:r>
                          </w:p>
                          <w:p w14:paraId="37090BB2"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How to introduce PROs to patients</w:t>
                            </w:r>
                          </w:p>
                          <w:p w14:paraId="71126B0D"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Protocol for late patients or patients that are too ill/impaired to complete PROs</w:t>
                            </w:r>
                          </w:p>
                          <w:p w14:paraId="6AA1C52F"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Protocol for emergency (suicide/IPV) and other alerts</w:t>
                            </w:r>
                          </w:p>
                          <w:p w14:paraId="5B1698D4"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Results: scoring and interpretation</w:t>
                            </w:r>
                          </w:p>
                          <w:p w14:paraId="0CF1E76B"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Results: delivery protocol</w:t>
                            </w:r>
                          </w:p>
                          <w:p w14:paraId="3747A4A6" w14:textId="77777777" w:rsidR="00743449" w:rsidRPr="00210474" w:rsidRDefault="00743449" w:rsidP="00456125">
                            <w:pPr>
                              <w:pStyle w:val="ListParagraph"/>
                              <w:numPr>
                                <w:ilvl w:val="0"/>
                                <w:numId w:val="19"/>
                              </w:numPr>
                              <w:rPr>
                                <w:rFonts w:ascii="Arial" w:hAnsi="Arial" w:cs="Arial"/>
                                <w:sz w:val="20"/>
                                <w:szCs w:val="20"/>
                              </w:rPr>
                            </w:pPr>
                            <w:r w:rsidRPr="00210474">
                              <w:rPr>
                                <w:rFonts w:ascii="Arial" w:hAnsi="Arial" w:cs="Arial"/>
                                <w:sz w:val="18"/>
                                <w:szCs w:val="18"/>
                              </w:rPr>
                              <w:t>Communication protocols between staff regarding PROs</w:t>
                            </w:r>
                          </w:p>
                          <w:p w14:paraId="528457A9" w14:textId="77777777" w:rsidR="00743449" w:rsidRPr="00210474" w:rsidRDefault="00743449" w:rsidP="00456125">
                            <w:pPr>
                              <w:pStyle w:val="ListParagraph"/>
                              <w:numPr>
                                <w:ilvl w:val="0"/>
                                <w:numId w:val="22"/>
                              </w:numPr>
                              <w:rPr>
                                <w:rFonts w:ascii="Arial" w:hAnsi="Arial" w:cs="Arial"/>
                                <w:sz w:val="18"/>
                                <w:szCs w:val="18"/>
                              </w:rPr>
                            </w:pPr>
                            <w:r w:rsidRPr="00210474">
                              <w:rPr>
                                <w:rFonts w:ascii="Arial" w:hAnsi="Arial" w:cs="Arial"/>
                                <w:sz w:val="18"/>
                                <w:szCs w:val="18"/>
                              </w:rPr>
                              <w:t>Care and storage of tablets</w:t>
                            </w:r>
                          </w:p>
                          <w:p w14:paraId="3A23C2B1" w14:textId="77777777" w:rsidR="00743449" w:rsidRPr="00210474" w:rsidRDefault="00743449" w:rsidP="00456125">
                            <w:pPr>
                              <w:pStyle w:val="ListParagraph"/>
                              <w:numPr>
                                <w:ilvl w:val="0"/>
                                <w:numId w:val="22"/>
                              </w:numPr>
                              <w:rPr>
                                <w:rFonts w:ascii="Arial" w:hAnsi="Arial" w:cs="Arial"/>
                                <w:sz w:val="18"/>
                                <w:szCs w:val="18"/>
                              </w:rPr>
                            </w:pPr>
                            <w:r w:rsidRPr="00210474">
                              <w:rPr>
                                <w:rFonts w:ascii="Arial" w:hAnsi="Arial" w:cs="Arial"/>
                                <w:sz w:val="18"/>
                                <w:szCs w:val="18"/>
                              </w:rPr>
                              <w:t>Using the PRO platform: scheduling, patient lookup, data sets, etc.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2A7414" id="Text Box 12" o:spid="_x0000_s1039" type="#_x0000_t202" style="position:absolute;margin-left:0;margin-top:17.6pt;width:470pt;height:298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" fillcolor="#d9e2f3 [660]" strokecolor="#2f5496 [2404]" strokeweight="2pt">
                <v:textbox style="mso-fit-shape-to-text:t">
                  <w:txbxContent>
                    <w:p w14:paraId="7C63014E" w14:textId="77777777" w:rsidR="00743449" w:rsidRPr="00670F3C" w:rsidRDefault="00743449" w:rsidP="00456125">
                      <w:pPr>
                        <w:spacing w:before="20" w:after="20"/>
                        <w:rPr>
                          <w:rFonts w:ascii="Arial" w:hAnsi="Arial" w:cs="Arial"/>
                          <w:b/>
                          <w:color w:val="000000" w:themeColor="text1"/>
                          <w:sz w:val="18"/>
                          <w:szCs w:val="18"/>
                        </w:rPr>
                      </w:pPr>
                      <w:r w:rsidRPr="00670F3C">
                        <w:rPr>
                          <w:rFonts w:ascii="Arial" w:hAnsi="Arial" w:cs="Arial"/>
                          <w:b/>
                          <w:i/>
                          <w:iCs/>
                          <w:color w:val="000000" w:themeColor="text1"/>
                          <w:sz w:val="18"/>
                          <w:szCs w:val="18"/>
                        </w:rPr>
                        <w:t xml:space="preserve">Figure </w:t>
                      </w:r>
                      <w:r>
                        <w:rPr>
                          <w:rFonts w:ascii="Arial" w:hAnsi="Arial" w:cs="Arial"/>
                          <w:b/>
                          <w:i/>
                          <w:iCs/>
                          <w:color w:val="000000" w:themeColor="text1"/>
                          <w:sz w:val="18"/>
                          <w:szCs w:val="18"/>
                        </w:rPr>
                        <w:t>6</w:t>
                      </w:r>
                      <w:r w:rsidRPr="00670F3C">
                        <w:rPr>
                          <w:rFonts w:ascii="Arial" w:hAnsi="Arial" w:cs="Arial"/>
                          <w:b/>
                          <w:i/>
                          <w:iCs/>
                          <w:color w:val="000000" w:themeColor="text1"/>
                          <w:sz w:val="18"/>
                          <w:szCs w:val="18"/>
                        </w:rPr>
                        <w:t>.</w:t>
                      </w:r>
                      <w:r w:rsidRPr="00670F3C">
                        <w:rPr>
                          <w:rFonts w:ascii="Arial" w:hAnsi="Arial" w:cs="Arial"/>
                          <w:b/>
                          <w:color w:val="000000" w:themeColor="text1"/>
                          <w:sz w:val="18"/>
                          <w:szCs w:val="18"/>
                        </w:rPr>
                        <w:t xml:space="preserve"> Sample training agenda</w:t>
                      </w:r>
                    </w:p>
                    <w:p w14:paraId="7D360A2A" w14:textId="77777777" w:rsidR="00743449" w:rsidRPr="00210474" w:rsidRDefault="00743449" w:rsidP="00456125">
                      <w:pPr>
                        <w:spacing w:before="40" w:after="20"/>
                        <w:rPr>
                          <w:rFonts w:ascii="Arial" w:hAnsi="Arial" w:cs="Arial"/>
                          <w:sz w:val="18"/>
                          <w:szCs w:val="18"/>
                          <w:u w:val="single"/>
                        </w:rPr>
                      </w:pPr>
                      <w:r w:rsidRPr="00210474">
                        <w:rPr>
                          <w:rFonts w:ascii="Arial" w:hAnsi="Arial" w:cs="Arial"/>
                          <w:sz w:val="18"/>
                          <w:szCs w:val="18"/>
                          <w:u w:val="single"/>
                        </w:rPr>
                        <w:t>Clinic staff training (all levels, group meeting)</w:t>
                      </w:r>
                    </w:p>
                    <w:p w14:paraId="1D30DEC7" w14:textId="77777777" w:rsidR="00743449" w:rsidRPr="00210474" w:rsidRDefault="00743449" w:rsidP="00456125">
                      <w:pPr>
                        <w:spacing w:before="40" w:after="20"/>
                        <w:rPr>
                          <w:rFonts w:ascii="Arial" w:hAnsi="Arial" w:cs="Arial"/>
                          <w:sz w:val="18"/>
                          <w:szCs w:val="18"/>
                          <w:u w:val="single"/>
                        </w:rPr>
                      </w:pPr>
                      <w:r w:rsidRPr="00210474">
                        <w:rPr>
                          <w:rFonts w:ascii="Arial" w:hAnsi="Arial" w:cs="Arial"/>
                          <w:sz w:val="18"/>
                          <w:szCs w:val="18"/>
                          <w:u w:val="single"/>
                        </w:rPr>
                        <w:t>PROs: purpose and general orientation</w:t>
                      </w:r>
                    </w:p>
                    <w:p w14:paraId="76DF32F5"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PROs-introduction, definition</w:t>
                      </w:r>
                    </w:p>
                    <w:p w14:paraId="6BB2E9D2"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Value of PROs- known clinical/research value, reduces social desirability bias, prioritizes needs</w:t>
                      </w:r>
                    </w:p>
                    <w:p w14:paraId="49C11134"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PRO domains- examples</w:t>
                      </w:r>
                    </w:p>
                    <w:p w14:paraId="0EBDD1BC"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iPad demo of PROs: what patients see</w:t>
                      </w:r>
                    </w:p>
                    <w:p w14:paraId="2323C49C"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Results: what providers see</w:t>
                      </w:r>
                    </w:p>
                    <w:p w14:paraId="2E3A47B3"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Silent group activity: all staff members self-administer PRO assessment on separate devices (if possible), as if at risk for all categories</w:t>
                      </w:r>
                    </w:p>
                    <w:p w14:paraId="0CDD6C42" w14:textId="77777777" w:rsidR="00743449" w:rsidRPr="00210474" w:rsidRDefault="00743449" w:rsidP="00456125">
                      <w:pPr>
                        <w:pStyle w:val="ListParagraph"/>
                        <w:numPr>
                          <w:ilvl w:val="1"/>
                          <w:numId w:val="19"/>
                        </w:numPr>
                        <w:rPr>
                          <w:rFonts w:ascii="Arial" w:hAnsi="Arial" w:cs="Arial"/>
                          <w:sz w:val="18"/>
                          <w:szCs w:val="18"/>
                        </w:rPr>
                      </w:pPr>
                      <w:r w:rsidRPr="00210474">
                        <w:rPr>
                          <w:rFonts w:ascii="Arial" w:hAnsi="Arial" w:cs="Arial"/>
                          <w:sz w:val="18"/>
                          <w:szCs w:val="18"/>
                        </w:rPr>
                        <w:t>Discussion of PRO assessment/experience of answering PROs</w:t>
                      </w:r>
                    </w:p>
                    <w:p w14:paraId="258EC55E" w14:textId="77777777" w:rsidR="00743449" w:rsidRPr="00210474" w:rsidRDefault="00743449" w:rsidP="00456125">
                      <w:pPr>
                        <w:pStyle w:val="ListParagraph"/>
                        <w:numPr>
                          <w:ilvl w:val="1"/>
                          <w:numId w:val="19"/>
                        </w:numPr>
                        <w:rPr>
                          <w:rFonts w:ascii="Arial" w:hAnsi="Arial" w:cs="Arial"/>
                          <w:sz w:val="18"/>
                          <w:szCs w:val="18"/>
                        </w:rPr>
                      </w:pPr>
                      <w:r w:rsidRPr="00210474">
                        <w:rPr>
                          <w:rFonts w:ascii="Arial" w:hAnsi="Arial" w:cs="Arial"/>
                          <w:sz w:val="18"/>
                          <w:szCs w:val="18"/>
                        </w:rPr>
                        <w:t>Discussion regarding improving, adding, or modifying content</w:t>
                      </w:r>
                    </w:p>
                    <w:p w14:paraId="71367320" w14:textId="77777777" w:rsidR="00743449" w:rsidRPr="00210474" w:rsidRDefault="00743449" w:rsidP="00456125">
                      <w:pPr>
                        <w:spacing w:before="40" w:after="20"/>
                        <w:rPr>
                          <w:rFonts w:ascii="Arial" w:hAnsi="Arial" w:cs="Arial"/>
                          <w:sz w:val="18"/>
                          <w:szCs w:val="18"/>
                        </w:rPr>
                      </w:pPr>
                      <w:r w:rsidRPr="00210474">
                        <w:rPr>
                          <w:rFonts w:ascii="Arial" w:hAnsi="Arial" w:cs="Arial"/>
                          <w:sz w:val="18"/>
                          <w:szCs w:val="18"/>
                          <w:u w:val="single"/>
                        </w:rPr>
                        <w:t xml:space="preserve">Integration of PROs into clinic </w:t>
                      </w:r>
                    </w:p>
                    <w:p w14:paraId="50EB7382"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How PROs will fit into clinic flow: overview</w:t>
                      </w:r>
                    </w:p>
                    <w:p w14:paraId="73BB16D1" w14:textId="77777777" w:rsidR="00743449" w:rsidRPr="00210474" w:rsidRDefault="00743449" w:rsidP="00456125">
                      <w:pPr>
                        <w:pStyle w:val="ListParagraph"/>
                        <w:numPr>
                          <w:ilvl w:val="1"/>
                          <w:numId w:val="19"/>
                        </w:numPr>
                        <w:rPr>
                          <w:rFonts w:ascii="Arial" w:hAnsi="Arial" w:cs="Arial"/>
                          <w:sz w:val="18"/>
                          <w:szCs w:val="18"/>
                        </w:rPr>
                      </w:pPr>
                      <w:r w:rsidRPr="00210474">
                        <w:rPr>
                          <w:rFonts w:ascii="Arial" w:hAnsi="Arial" w:cs="Arial"/>
                          <w:sz w:val="18"/>
                          <w:szCs w:val="18"/>
                        </w:rPr>
                        <w:t xml:space="preserve">Who follows up with patients at each step during their </w:t>
                      </w:r>
                      <w:proofErr w:type="gramStart"/>
                      <w:r w:rsidRPr="00210474">
                        <w:rPr>
                          <w:rFonts w:ascii="Arial" w:hAnsi="Arial" w:cs="Arial"/>
                          <w:sz w:val="18"/>
                          <w:szCs w:val="18"/>
                        </w:rPr>
                        <w:t>visit</w:t>
                      </w:r>
                      <w:proofErr w:type="gramEnd"/>
                    </w:p>
                    <w:p w14:paraId="6B6752E6" w14:textId="77777777" w:rsidR="00743449" w:rsidRPr="00210474" w:rsidRDefault="00743449" w:rsidP="00456125">
                      <w:pPr>
                        <w:pStyle w:val="ListParagraph"/>
                        <w:numPr>
                          <w:ilvl w:val="1"/>
                          <w:numId w:val="19"/>
                        </w:numPr>
                        <w:rPr>
                          <w:rFonts w:ascii="Arial" w:hAnsi="Arial" w:cs="Arial"/>
                          <w:sz w:val="18"/>
                          <w:szCs w:val="18"/>
                        </w:rPr>
                      </w:pPr>
                      <w:r w:rsidRPr="00210474">
                        <w:rPr>
                          <w:rFonts w:ascii="Arial" w:hAnsi="Arial" w:cs="Arial"/>
                          <w:sz w:val="18"/>
                          <w:szCs w:val="18"/>
                        </w:rPr>
                        <w:t>How patient will move through the appointment post-PRO integration</w:t>
                      </w:r>
                    </w:p>
                    <w:p w14:paraId="75E42EDF" w14:textId="77777777" w:rsidR="00743449" w:rsidRPr="00210474" w:rsidRDefault="00743449" w:rsidP="00456125">
                      <w:pPr>
                        <w:pStyle w:val="ListParagraph"/>
                        <w:numPr>
                          <w:ilvl w:val="1"/>
                          <w:numId w:val="19"/>
                        </w:numPr>
                        <w:rPr>
                          <w:rFonts w:ascii="Arial" w:hAnsi="Arial" w:cs="Arial"/>
                          <w:sz w:val="18"/>
                          <w:szCs w:val="18"/>
                        </w:rPr>
                      </w:pPr>
                      <w:r w:rsidRPr="00210474">
                        <w:rPr>
                          <w:rFonts w:ascii="Arial" w:hAnsi="Arial" w:cs="Arial"/>
                          <w:sz w:val="18"/>
                          <w:szCs w:val="18"/>
                        </w:rPr>
                        <w:t xml:space="preserve">Discussion of concerns, solicit feedback, refine protocol </w:t>
                      </w:r>
                    </w:p>
                    <w:p w14:paraId="4DE721D0"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How to schedule PROs (if applicable)</w:t>
                      </w:r>
                    </w:p>
                    <w:p w14:paraId="37090BB2"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How to introduce PROs to patients</w:t>
                      </w:r>
                    </w:p>
                    <w:p w14:paraId="71126B0D"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Protocol for late patients or patients that are too ill/impaired to complete PROs</w:t>
                      </w:r>
                    </w:p>
                    <w:p w14:paraId="6AA1C52F"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Protocol for emergency (suicide/IPV) and other alerts</w:t>
                      </w:r>
                    </w:p>
                    <w:p w14:paraId="5B1698D4"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Results: scoring and interpretation</w:t>
                      </w:r>
                    </w:p>
                    <w:p w14:paraId="0CF1E76B" w14:textId="77777777" w:rsidR="00743449" w:rsidRPr="00210474" w:rsidRDefault="00743449" w:rsidP="00456125">
                      <w:pPr>
                        <w:pStyle w:val="ListParagraph"/>
                        <w:numPr>
                          <w:ilvl w:val="0"/>
                          <w:numId w:val="19"/>
                        </w:numPr>
                        <w:rPr>
                          <w:rFonts w:ascii="Arial" w:hAnsi="Arial" w:cs="Arial"/>
                          <w:sz w:val="18"/>
                          <w:szCs w:val="18"/>
                        </w:rPr>
                      </w:pPr>
                      <w:r w:rsidRPr="00210474">
                        <w:rPr>
                          <w:rFonts w:ascii="Arial" w:hAnsi="Arial" w:cs="Arial"/>
                          <w:sz w:val="18"/>
                          <w:szCs w:val="18"/>
                        </w:rPr>
                        <w:t>Results: delivery protocol</w:t>
                      </w:r>
                    </w:p>
                    <w:p w14:paraId="3747A4A6" w14:textId="77777777" w:rsidR="00743449" w:rsidRPr="00210474" w:rsidRDefault="00743449" w:rsidP="00456125">
                      <w:pPr>
                        <w:pStyle w:val="ListParagraph"/>
                        <w:numPr>
                          <w:ilvl w:val="0"/>
                          <w:numId w:val="19"/>
                        </w:numPr>
                        <w:rPr>
                          <w:rFonts w:ascii="Arial" w:hAnsi="Arial" w:cs="Arial"/>
                          <w:sz w:val="20"/>
                          <w:szCs w:val="20"/>
                        </w:rPr>
                      </w:pPr>
                      <w:r w:rsidRPr="00210474">
                        <w:rPr>
                          <w:rFonts w:ascii="Arial" w:hAnsi="Arial" w:cs="Arial"/>
                          <w:sz w:val="18"/>
                          <w:szCs w:val="18"/>
                        </w:rPr>
                        <w:t>Communication protocols between staff regarding PROs</w:t>
                      </w:r>
                    </w:p>
                    <w:p w14:paraId="528457A9" w14:textId="77777777" w:rsidR="00743449" w:rsidRPr="00210474" w:rsidRDefault="00743449" w:rsidP="00456125">
                      <w:pPr>
                        <w:pStyle w:val="ListParagraph"/>
                        <w:numPr>
                          <w:ilvl w:val="0"/>
                          <w:numId w:val="22"/>
                        </w:numPr>
                        <w:rPr>
                          <w:rFonts w:ascii="Arial" w:hAnsi="Arial" w:cs="Arial"/>
                          <w:sz w:val="18"/>
                          <w:szCs w:val="18"/>
                        </w:rPr>
                      </w:pPr>
                      <w:r w:rsidRPr="00210474">
                        <w:rPr>
                          <w:rFonts w:ascii="Arial" w:hAnsi="Arial" w:cs="Arial"/>
                          <w:sz w:val="18"/>
                          <w:szCs w:val="18"/>
                        </w:rPr>
                        <w:t>Care and storage of tablets</w:t>
                      </w:r>
                    </w:p>
                    <w:p w14:paraId="3A23C2B1" w14:textId="77777777" w:rsidR="00743449" w:rsidRPr="00210474" w:rsidRDefault="00743449" w:rsidP="00456125">
                      <w:pPr>
                        <w:pStyle w:val="ListParagraph"/>
                        <w:numPr>
                          <w:ilvl w:val="0"/>
                          <w:numId w:val="22"/>
                        </w:numPr>
                        <w:rPr>
                          <w:rFonts w:ascii="Arial" w:hAnsi="Arial" w:cs="Arial"/>
                          <w:sz w:val="18"/>
                          <w:szCs w:val="18"/>
                        </w:rPr>
                      </w:pPr>
                      <w:r w:rsidRPr="00210474">
                        <w:rPr>
                          <w:rFonts w:ascii="Arial" w:hAnsi="Arial" w:cs="Arial"/>
                          <w:sz w:val="18"/>
                          <w:szCs w:val="18"/>
                        </w:rPr>
                        <w:t>Using the PRO platform: scheduling, patient lookup, data sets, etc.</w:t>
                      </w:r>
                    </w:p>
                  </w:txbxContent>
                </v:textbox>
                <w10:wrap type="square"/>
              </v:shape>
            </w:pict>
          </mc:Fallback>
        </mc:AlternateContent>
      </w:r>
    </w:p>
    <w:p w14:paraId="7240A336" w14:textId="75F92F8E" w:rsidR="00163E99" w:rsidRPr="00210474" w:rsidRDefault="00E07D8C" w:rsidP="00210474">
      <w:pPr>
        <w:pStyle w:val="Style1"/>
      </w:pPr>
      <w:bookmarkStart w:id="84" w:name="_Toc49863359"/>
      <w:r w:rsidRPr="005C4103">
        <w:t>Resources</w:t>
      </w:r>
      <w:bookmarkEnd w:id="84"/>
    </w:p>
    <w:p w14:paraId="00C40CF8" w14:textId="1B8E6596" w:rsidR="00EC7BF0" w:rsidRPr="00210474" w:rsidRDefault="00EC7BF0" w:rsidP="00210474">
      <w:pPr>
        <w:pStyle w:val="ListParagraph"/>
        <w:numPr>
          <w:ilvl w:val="0"/>
          <w:numId w:val="42"/>
        </w:numPr>
        <w:pBdr>
          <w:top w:val="nil"/>
          <w:left w:val="nil"/>
          <w:bottom w:val="nil"/>
          <w:right w:val="nil"/>
          <w:between w:val="nil"/>
        </w:pBdr>
        <w:spacing w:before="120" w:after="120"/>
        <w:ind w:left="360"/>
        <w:contextualSpacing w:val="0"/>
        <w:rPr>
          <w:rFonts w:ascii="Arial" w:hAnsi="Arial" w:cs="Arial"/>
          <w:color w:val="000000"/>
        </w:rPr>
      </w:pPr>
      <w:r w:rsidRPr="00210474">
        <w:rPr>
          <w:rFonts w:ascii="Arial" w:eastAsia="Calibri" w:hAnsi="Arial" w:cs="Arial"/>
          <w:color w:val="000000"/>
          <w:sz w:val="22"/>
          <w:szCs w:val="22"/>
        </w:rPr>
        <w:t xml:space="preserve">Eye for Pharma: Using ePRO for the First Time: </w:t>
      </w:r>
      <w:hyperlink r:id="rId32">
        <w:r w:rsidRPr="00210474">
          <w:rPr>
            <w:rFonts w:ascii="Arial" w:eastAsia="Calibri" w:hAnsi="Arial" w:cs="Arial"/>
            <w:color w:val="0000FF"/>
            <w:sz w:val="22"/>
            <w:szCs w:val="22"/>
            <w:u w:val="single"/>
          </w:rPr>
          <w:t>Lessons Learned</w:t>
        </w:r>
      </w:hyperlink>
    </w:p>
    <w:p w14:paraId="636DD71D" w14:textId="36D082F2" w:rsidR="004A793A" w:rsidRPr="00CD389C" w:rsidRDefault="00EC7BF0" w:rsidP="00263FBC">
      <w:pPr>
        <w:pStyle w:val="ListParagraph"/>
        <w:numPr>
          <w:ilvl w:val="0"/>
          <w:numId w:val="42"/>
        </w:numPr>
        <w:pBdr>
          <w:top w:val="nil"/>
          <w:left w:val="nil"/>
          <w:bottom w:val="nil"/>
          <w:right w:val="nil"/>
          <w:between w:val="nil"/>
        </w:pBdr>
        <w:spacing w:before="120" w:after="120"/>
        <w:ind w:left="360"/>
        <w:contextualSpacing w:val="0"/>
        <w:rPr>
          <w:rFonts w:ascii="Arial" w:hAnsi="Arial" w:cs="Arial"/>
        </w:rPr>
      </w:pPr>
      <w:r w:rsidRPr="00210474">
        <w:rPr>
          <w:rFonts w:ascii="Arial" w:eastAsia="Calibri" w:hAnsi="Arial" w:cs="Arial"/>
          <w:color w:val="000000"/>
          <w:sz w:val="22"/>
          <w:szCs w:val="22"/>
        </w:rPr>
        <w:t>Schick-</w:t>
      </w:r>
      <w:proofErr w:type="spellStart"/>
      <w:r w:rsidRPr="00210474">
        <w:rPr>
          <w:rFonts w:ascii="Arial" w:eastAsia="Calibri" w:hAnsi="Arial" w:cs="Arial"/>
          <w:color w:val="000000"/>
          <w:sz w:val="22"/>
          <w:szCs w:val="22"/>
        </w:rPr>
        <w:t>Makaroff</w:t>
      </w:r>
      <w:proofErr w:type="spellEnd"/>
      <w:r w:rsidRPr="00210474">
        <w:rPr>
          <w:rFonts w:ascii="Arial" w:eastAsia="Calibri" w:hAnsi="Arial" w:cs="Arial"/>
          <w:color w:val="000000"/>
          <w:sz w:val="22"/>
          <w:szCs w:val="22"/>
        </w:rPr>
        <w:t xml:space="preserve"> K, </w:t>
      </w:r>
      <w:proofErr w:type="spellStart"/>
      <w:r w:rsidRPr="00210474">
        <w:rPr>
          <w:rFonts w:ascii="Arial" w:eastAsia="Calibri" w:hAnsi="Arial" w:cs="Arial"/>
          <w:color w:val="000000"/>
          <w:sz w:val="22"/>
          <w:szCs w:val="22"/>
        </w:rPr>
        <w:t>Molzahn</w:t>
      </w:r>
      <w:proofErr w:type="spellEnd"/>
      <w:r w:rsidRPr="00210474">
        <w:rPr>
          <w:rFonts w:ascii="Arial" w:eastAsia="Calibri" w:hAnsi="Arial" w:cs="Arial"/>
          <w:color w:val="000000"/>
          <w:sz w:val="22"/>
          <w:szCs w:val="22"/>
        </w:rPr>
        <w:t xml:space="preserve"> A. Strategies to use tablet computers for collection of electronic patient-reported outcomes. </w:t>
      </w:r>
      <w:r w:rsidRPr="00210474">
        <w:rPr>
          <w:rFonts w:ascii="Arial" w:eastAsia="Calibri" w:hAnsi="Arial" w:cs="Arial"/>
          <w:i/>
          <w:color w:val="000000"/>
          <w:sz w:val="22"/>
          <w:szCs w:val="22"/>
        </w:rPr>
        <w:t>Health and Quality of Life Outcomes</w:t>
      </w:r>
      <w:r w:rsidRPr="00210474">
        <w:rPr>
          <w:rFonts w:ascii="Arial" w:eastAsia="Calibri" w:hAnsi="Arial" w:cs="Arial"/>
          <w:color w:val="000000"/>
          <w:sz w:val="22"/>
          <w:szCs w:val="22"/>
        </w:rPr>
        <w:t>. 2015</w:t>
      </w:r>
      <w:proofErr w:type="gramStart"/>
      <w:r w:rsidRPr="00210474">
        <w:rPr>
          <w:rFonts w:ascii="Arial" w:eastAsia="Calibri" w:hAnsi="Arial" w:cs="Arial"/>
          <w:color w:val="000000"/>
          <w:sz w:val="22"/>
          <w:szCs w:val="22"/>
        </w:rPr>
        <w:t>;13:2</w:t>
      </w:r>
      <w:proofErr w:type="gramEnd"/>
      <w:r w:rsidRPr="00210474">
        <w:rPr>
          <w:rFonts w:ascii="Arial" w:eastAsia="Calibri" w:hAnsi="Arial" w:cs="Arial"/>
          <w:color w:val="000000"/>
          <w:sz w:val="22"/>
          <w:szCs w:val="22"/>
        </w:rPr>
        <w:t xml:space="preserve">. </w:t>
      </w:r>
      <w:r w:rsidRPr="00210474">
        <w:rPr>
          <w:rFonts w:ascii="Arial" w:eastAsia="Calibri" w:hAnsi="Arial" w:cs="Arial"/>
          <w:color w:val="0000FF"/>
          <w:sz w:val="22"/>
          <w:szCs w:val="22"/>
          <w:u w:val="single"/>
        </w:rPr>
        <w:t>doi:10.1186/s12955-014-0205-1.</w:t>
      </w:r>
      <w:r w:rsidR="00C1030E" w:rsidRPr="005C4103">
        <w:br w:type="page"/>
      </w:r>
    </w:p>
    <w:p w14:paraId="08A584A9" w14:textId="3400F1E7" w:rsidR="00456125" w:rsidRPr="00456125" w:rsidRDefault="00C22466" w:rsidP="00456125">
      <w:pPr>
        <w:pStyle w:val="Heading1"/>
      </w:pPr>
      <w:bookmarkStart w:id="85" w:name="_Toc49509575"/>
      <w:bookmarkStart w:id="86" w:name="_Toc49863361"/>
      <w:r w:rsidRPr="009B1A80">
        <w:lastRenderedPageBreak/>
        <w:t>CHAPTER 7.</w:t>
      </w:r>
      <w:r w:rsidR="005C4103">
        <w:t xml:space="preserve"> </w:t>
      </w:r>
      <w:r w:rsidRPr="009B1A80">
        <w:t xml:space="preserve">MONITOR AND </w:t>
      </w:r>
      <w:r w:rsidR="00C96D49" w:rsidRPr="009B1A80">
        <w:t>EVALUATE</w:t>
      </w:r>
      <w:bookmarkEnd w:id="85"/>
      <w:bookmarkEnd w:id="86"/>
      <w:r w:rsidR="00456125">
        <w:rPr>
          <w:rFonts w:cs="Arial"/>
          <w:noProof/>
          <w:sz w:val="22"/>
          <w:szCs w:val="22"/>
        </w:rPr>
        <mc:AlternateContent>
          <mc:Choice Requires="wps">
            <w:drawing>
              <wp:anchor distT="0" distB="182880" distL="114300" distR="114300" simplePos="0" relativeHeight="251684864" behindDoc="0" locked="0" layoutInCell="1" allowOverlap="1" wp14:anchorId="09009C6E" wp14:editId="35986FAC">
                <wp:simplePos x="0" y="0"/>
                <wp:positionH relativeFrom="column">
                  <wp:posOffset>0</wp:posOffset>
                </wp:positionH>
                <wp:positionV relativeFrom="paragraph">
                  <wp:posOffset>278291</wp:posOffset>
                </wp:positionV>
                <wp:extent cx="6144260" cy="1727200"/>
                <wp:effectExtent l="12700" t="12700" r="1524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6144260" cy="1727200"/>
                        </a:xfrm>
                        <a:prstGeom prst="rect">
                          <a:avLst/>
                        </a:prstGeom>
                        <a:solidFill>
                          <a:schemeClr val="accent1">
                            <a:lumMod val="20000"/>
                            <a:lumOff val="80000"/>
                          </a:schemeClr>
                        </a:solidFill>
                        <a:ln w="25400">
                          <a:solidFill>
                            <a:schemeClr val="accent1">
                              <a:lumMod val="75000"/>
                            </a:schemeClr>
                          </a:solidFill>
                        </a:ln>
                      </wps:spPr>
                      <wps:txbx>
                        <w:txbxContent>
                          <w:p w14:paraId="50DF079B" w14:textId="77777777" w:rsidR="00743449" w:rsidRPr="009A49C8" w:rsidRDefault="00743449" w:rsidP="00456125">
                            <w:pPr>
                              <w:rPr>
                                <w:rFonts w:ascii="Arial" w:hAnsi="Arial" w:cs="Arial"/>
                                <w:i/>
                                <w:sz w:val="22"/>
                                <w:szCs w:val="22"/>
                              </w:rPr>
                            </w:pPr>
                            <w:r w:rsidRPr="009A49C8">
                              <w:rPr>
                                <w:rFonts w:ascii="Arial" w:hAnsi="Arial" w:cs="Arial"/>
                                <w:i/>
                                <w:sz w:val="22"/>
                                <w:szCs w:val="22"/>
                              </w:rPr>
                              <w:t>”Even though there is no correlation between patient satisfaction and quality of care, we all have to keep our patients satisfied. So, if patients feel like they are being heard and if their visits go better and if they get to voice their issues more completely by using a PRO, then chances are they are going to feel better about the visit. Then patient satisfaction scores will likely rise and those are also important to administrators and people who are vying for healthcare contracts. Patient satisfaction gets posted on the web and is tied to reimbursement.”</w:t>
                            </w:r>
                          </w:p>
                          <w:p w14:paraId="1733B8B3" w14:textId="77777777" w:rsidR="00743449" w:rsidRPr="009A49C8" w:rsidRDefault="00743449" w:rsidP="00456125">
                            <w:pPr>
                              <w:pBdr>
                                <w:top w:val="nil"/>
                                <w:left w:val="nil"/>
                                <w:bottom w:val="nil"/>
                                <w:right w:val="nil"/>
                                <w:between w:val="nil"/>
                              </w:pBdr>
                              <w:spacing w:before="40" w:after="40"/>
                              <w:rPr>
                                <w:sz w:val="22"/>
                                <w:szCs w:val="22"/>
                              </w:rPr>
                            </w:pPr>
                            <w:r w:rsidRPr="009A49C8">
                              <w:rPr>
                                <w:rFonts w:ascii="Arial" w:hAnsi="Arial" w:cs="Arial"/>
                                <w:b/>
                                <w:i/>
                                <w:sz w:val="22"/>
                                <w:szCs w:val="22"/>
                              </w:rPr>
                              <w:t>- Physician /Medical Director, speaking about implementation experience</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009C6E" id="Text Box 16" o:spid="_x0000_s1040" type="#_x0000_t202" style="position:absolute;margin-left:0;margin-top:21.9pt;width:483.8pt;height:136pt;z-index:251684864;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" fillcolor="#d9e2f3 [660]" strokecolor="#2f5496 [2404]" strokeweight="2pt">
                <v:textbox style="mso-fit-shape-to-text:t" inset="14.4pt,14.4pt,14.4pt,14.4pt">
                  <w:txbxContent>
                    <w:p w14:paraId="50DF079B" w14:textId="77777777" w:rsidR="00743449" w:rsidRPr="009A49C8" w:rsidRDefault="00743449" w:rsidP="00456125">
                      <w:pPr>
                        <w:rPr>
                          <w:rFonts w:ascii="Arial" w:hAnsi="Arial" w:cs="Arial"/>
                          <w:i/>
                          <w:sz w:val="22"/>
                          <w:szCs w:val="22"/>
                        </w:rPr>
                      </w:pPr>
                      <w:proofErr w:type="gramStart"/>
                      <w:r w:rsidRPr="009A49C8">
                        <w:rPr>
                          <w:rFonts w:ascii="Arial" w:hAnsi="Arial" w:cs="Arial"/>
                          <w:i/>
                          <w:sz w:val="22"/>
                          <w:szCs w:val="22"/>
                        </w:rPr>
                        <w:t>”Even</w:t>
                      </w:r>
                      <w:proofErr w:type="gramEnd"/>
                      <w:r w:rsidRPr="009A49C8">
                        <w:rPr>
                          <w:rFonts w:ascii="Arial" w:hAnsi="Arial" w:cs="Arial"/>
                          <w:i/>
                          <w:sz w:val="22"/>
                          <w:szCs w:val="22"/>
                        </w:rPr>
                        <w:t xml:space="preserve"> though there is no correlation between patient satisfaction and quality of care, we all have to keep our patients satisfied. So, if patients feel like they are being heard and if their visits go better and if they get to voice their issues more completely by using a PRO, then chances are they are going to feel better about the visit. Then patient satisfaction scores will likely rise and those are also important to administrators and people who are vying for healthcare contracts. Patient satisfaction gets posted on the web and is tied to reimbursement.”</w:t>
                      </w:r>
                    </w:p>
                    <w:p w14:paraId="1733B8B3" w14:textId="77777777" w:rsidR="00743449" w:rsidRPr="009A49C8" w:rsidRDefault="00743449" w:rsidP="00456125">
                      <w:pPr>
                        <w:pBdr>
                          <w:top w:val="nil"/>
                          <w:left w:val="nil"/>
                          <w:bottom w:val="nil"/>
                          <w:right w:val="nil"/>
                          <w:between w:val="nil"/>
                        </w:pBdr>
                        <w:spacing w:before="40" w:after="40"/>
                        <w:rPr>
                          <w:sz w:val="22"/>
                          <w:szCs w:val="22"/>
                        </w:rPr>
                      </w:pPr>
                      <w:r w:rsidRPr="009A49C8">
                        <w:rPr>
                          <w:rFonts w:ascii="Arial" w:hAnsi="Arial" w:cs="Arial"/>
                          <w:b/>
                          <w:i/>
                          <w:sz w:val="22"/>
                          <w:szCs w:val="22"/>
                        </w:rPr>
                        <w:t>- Physician /Medical Director, speaking about implementation experience</w:t>
                      </w:r>
                    </w:p>
                  </w:txbxContent>
                </v:textbox>
                <w10:wrap type="square"/>
              </v:shape>
            </w:pict>
          </mc:Fallback>
        </mc:AlternateContent>
      </w:r>
    </w:p>
    <w:p w14:paraId="6682A028" w14:textId="3AAC8CE2" w:rsidR="0082243C" w:rsidRPr="0087588B" w:rsidRDefault="00520DAE" w:rsidP="006D2253">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 xml:space="preserve">The implementation of any new process should be accompanied by a monitoring and evaluation (M&amp;E) </w:t>
      </w:r>
      <w:r w:rsidR="0082243C" w:rsidRPr="0087588B">
        <w:rPr>
          <w:rFonts w:ascii="Arial" w:eastAsia="Calibri" w:hAnsi="Arial" w:cs="Arial"/>
          <w:color w:val="000000"/>
          <w:sz w:val="22"/>
          <w:szCs w:val="22"/>
        </w:rPr>
        <w:t>process to measure success and identify areas for improvement</w:t>
      </w:r>
      <w:r w:rsidRPr="0087588B">
        <w:rPr>
          <w:rFonts w:ascii="Arial" w:eastAsia="Calibri" w:hAnsi="Arial" w:cs="Arial"/>
          <w:color w:val="000000"/>
          <w:sz w:val="22"/>
          <w:szCs w:val="22"/>
        </w:rPr>
        <w:t>.</w:t>
      </w:r>
      <w:r w:rsidR="005C4103">
        <w:rPr>
          <w:rFonts w:ascii="Arial" w:eastAsia="Calibri" w:hAnsi="Arial" w:cs="Arial"/>
          <w:color w:val="000000"/>
          <w:sz w:val="22"/>
          <w:szCs w:val="22"/>
        </w:rPr>
        <w:t xml:space="preserve"> </w:t>
      </w:r>
      <w:r w:rsidRPr="0087588B">
        <w:rPr>
          <w:rFonts w:ascii="Arial" w:eastAsia="Calibri" w:hAnsi="Arial" w:cs="Arial"/>
          <w:color w:val="000000"/>
          <w:sz w:val="22"/>
          <w:szCs w:val="22"/>
        </w:rPr>
        <w:t>This section provides a simple overview of some important considerations.</w:t>
      </w:r>
      <w:r w:rsidR="0082243C" w:rsidRPr="0087588B">
        <w:rPr>
          <w:rFonts w:ascii="Arial" w:eastAsia="Calibri" w:hAnsi="Arial" w:cs="Arial"/>
          <w:color w:val="000000"/>
          <w:sz w:val="22"/>
          <w:szCs w:val="22"/>
        </w:rPr>
        <w:t xml:space="preserve"> </w:t>
      </w:r>
    </w:p>
    <w:p w14:paraId="650D91F1" w14:textId="13016B9D" w:rsidR="00C22466" w:rsidRPr="005C4103" w:rsidRDefault="00C22466" w:rsidP="005C4103">
      <w:pPr>
        <w:pStyle w:val="Style1"/>
      </w:pPr>
      <w:bookmarkStart w:id="87" w:name="_Toc49863362"/>
      <w:r w:rsidRPr="005C4103">
        <w:t xml:space="preserve">Identify </w:t>
      </w:r>
      <w:r w:rsidR="00005CC7" w:rsidRPr="005C4103">
        <w:t>indicators of success</w:t>
      </w:r>
      <w:bookmarkEnd w:id="87"/>
      <w:r w:rsidRPr="005C4103">
        <w:tab/>
      </w:r>
    </w:p>
    <w:p w14:paraId="7E913EE0" w14:textId="2E7B4063" w:rsidR="00520DAE" w:rsidRPr="0087588B" w:rsidRDefault="00520DAE" w:rsidP="002D097E">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 xml:space="preserve">Clear and concise indicators are the basis of any effective M&amp;E system. Two types of indicators are important to consider when assessing a PRO program (Table </w:t>
      </w:r>
      <w:r w:rsidR="00CE292C">
        <w:rPr>
          <w:rFonts w:ascii="Arial" w:eastAsia="Calibri" w:hAnsi="Arial" w:cs="Arial"/>
          <w:color w:val="000000"/>
          <w:sz w:val="22"/>
          <w:szCs w:val="22"/>
        </w:rPr>
        <w:t>8</w:t>
      </w:r>
      <w:r w:rsidRPr="0087588B">
        <w:rPr>
          <w:rFonts w:ascii="Arial" w:eastAsia="Calibri" w:hAnsi="Arial" w:cs="Arial"/>
          <w:color w:val="000000"/>
          <w:sz w:val="22"/>
          <w:szCs w:val="22"/>
        </w:rPr>
        <w:t>):</w:t>
      </w:r>
    </w:p>
    <w:p w14:paraId="25260107" w14:textId="77777777" w:rsidR="00520DAE" w:rsidRPr="0087588B" w:rsidRDefault="00520DAE" w:rsidP="002D097E">
      <w:pPr>
        <w:numPr>
          <w:ilvl w:val="0"/>
          <w:numId w:val="10"/>
        </w:numPr>
        <w:pBdr>
          <w:top w:val="nil"/>
          <w:left w:val="nil"/>
          <w:bottom w:val="nil"/>
          <w:right w:val="nil"/>
          <w:between w:val="nil"/>
        </w:pBdr>
        <w:spacing w:before="60" w:after="60"/>
        <w:rPr>
          <w:rFonts w:ascii="Arial" w:hAnsi="Arial" w:cs="Arial"/>
        </w:rPr>
      </w:pPr>
      <w:r w:rsidRPr="0087588B">
        <w:rPr>
          <w:rFonts w:ascii="Arial" w:eastAsia="Calibri" w:hAnsi="Arial" w:cs="Arial"/>
          <w:color w:val="000000"/>
          <w:sz w:val="22"/>
          <w:szCs w:val="22"/>
        </w:rPr>
        <w:t>Process indicators, which provide information about the scope and execution of the process.</w:t>
      </w:r>
    </w:p>
    <w:p w14:paraId="387EF30E" w14:textId="22A6A110" w:rsidR="002D097E" w:rsidRPr="002D097E" w:rsidRDefault="00520DAE" w:rsidP="002D097E">
      <w:pPr>
        <w:numPr>
          <w:ilvl w:val="0"/>
          <w:numId w:val="10"/>
        </w:numPr>
        <w:pBdr>
          <w:top w:val="nil"/>
          <w:left w:val="nil"/>
          <w:bottom w:val="nil"/>
          <w:right w:val="nil"/>
          <w:between w:val="nil"/>
        </w:pBdr>
        <w:spacing w:before="60" w:after="180"/>
        <w:rPr>
          <w:rFonts w:ascii="Arial" w:hAnsi="Arial" w:cs="Arial"/>
        </w:rPr>
      </w:pPr>
      <w:r w:rsidRPr="0087588B">
        <w:rPr>
          <w:rFonts w:ascii="Arial" w:eastAsia="Calibri" w:hAnsi="Arial" w:cs="Arial"/>
          <w:color w:val="000000"/>
          <w:sz w:val="22"/>
          <w:szCs w:val="22"/>
        </w:rPr>
        <w:t>Performance indicators,</w:t>
      </w:r>
      <w:r w:rsidRPr="0087588B">
        <w:rPr>
          <w:rFonts w:ascii="Arial" w:eastAsia="Calibri" w:hAnsi="Arial" w:cs="Arial"/>
          <w:color w:val="0000FF"/>
          <w:sz w:val="22"/>
          <w:szCs w:val="22"/>
        </w:rPr>
        <w:t xml:space="preserve"> </w:t>
      </w:r>
      <w:r w:rsidRPr="0087588B">
        <w:rPr>
          <w:rFonts w:ascii="Arial" w:eastAsia="Calibri" w:hAnsi="Arial" w:cs="Arial"/>
          <w:color w:val="000000"/>
          <w:sz w:val="22"/>
          <w:szCs w:val="22"/>
        </w:rPr>
        <w:t>which</w:t>
      </w:r>
      <w:r w:rsidRPr="0087588B">
        <w:rPr>
          <w:rFonts w:ascii="Arial" w:eastAsia="Calibri" w:hAnsi="Arial" w:cs="Arial"/>
          <w:b/>
          <w:color w:val="000000"/>
          <w:sz w:val="22"/>
          <w:szCs w:val="22"/>
        </w:rPr>
        <w:t xml:space="preserve"> </w:t>
      </w:r>
      <w:r w:rsidRPr="0087588B">
        <w:rPr>
          <w:rFonts w:ascii="Arial" w:eastAsia="Calibri" w:hAnsi="Arial" w:cs="Arial"/>
          <w:color w:val="000000"/>
          <w:sz w:val="22"/>
          <w:szCs w:val="22"/>
        </w:rPr>
        <w:t xml:space="preserve">include program outcome information such as the effectiveness </w:t>
      </w:r>
      <w:r w:rsidRPr="0087588B">
        <w:rPr>
          <w:rFonts w:ascii="Arial" w:eastAsia="Calibri" w:hAnsi="Arial" w:cs="Arial"/>
          <w:sz w:val="22"/>
          <w:szCs w:val="22"/>
        </w:rPr>
        <w:t>of service delivery.</w:t>
      </w:r>
    </w:p>
    <w:tbl>
      <w:tblPr>
        <w:tblStyle w:val="TableGrid"/>
        <w:tblW w:w="9350" w:type="dxa"/>
        <w:tblLayout w:type="fixed"/>
        <w:tblCellMar>
          <w:top w:w="14" w:type="dxa"/>
          <w:left w:w="43" w:type="dxa"/>
          <w:bottom w:w="14" w:type="dxa"/>
          <w:right w:w="43" w:type="dxa"/>
        </w:tblCellMar>
        <w:tblLook w:val="04A0" w:firstRow="1" w:lastRow="0" w:firstColumn="1" w:lastColumn="0" w:noHBand="0" w:noVBand="1"/>
      </w:tblPr>
      <w:tblGrid>
        <w:gridCol w:w="3847"/>
        <w:gridCol w:w="5503"/>
      </w:tblGrid>
      <w:tr w:rsidR="00456125" w:rsidRPr="00576083" w14:paraId="75330B48" w14:textId="77777777" w:rsidTr="00F44BC1">
        <w:trPr>
          <w:trHeight w:val="76"/>
        </w:trPr>
        <w:tc>
          <w:tcPr>
            <w:tcW w:w="9350" w:type="dxa"/>
            <w:gridSpan w:val="2"/>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2F5496" w:themeFill="accent1" w:themeFillShade="BF"/>
          </w:tcPr>
          <w:p w14:paraId="19588D57" w14:textId="77777777" w:rsidR="00456125" w:rsidRPr="00576083" w:rsidRDefault="00456125" w:rsidP="00F44BC1">
            <w:pPr>
              <w:rPr>
                <w:rFonts w:ascii="Arial" w:eastAsia="Calibri" w:hAnsi="Arial" w:cs="Arial"/>
                <w:color w:val="000000"/>
                <w:sz w:val="18"/>
                <w:szCs w:val="18"/>
              </w:rPr>
            </w:pPr>
            <w:r>
              <w:rPr>
                <w:rFonts w:ascii="Arial" w:eastAsia="Calibri" w:hAnsi="Arial" w:cs="Arial"/>
                <w:b/>
                <w:bCs/>
                <w:i/>
                <w:iCs/>
                <w:color w:val="FFFFFF" w:themeColor="background1"/>
                <w:sz w:val="18"/>
                <w:szCs w:val="18"/>
              </w:rPr>
              <w:t>Ta</w:t>
            </w:r>
            <w:r w:rsidRPr="004E7C81">
              <w:rPr>
                <w:rFonts w:ascii="Arial" w:eastAsia="Calibri" w:hAnsi="Arial" w:cs="Arial"/>
                <w:b/>
                <w:bCs/>
                <w:i/>
                <w:iCs/>
                <w:color w:val="FFFFFF" w:themeColor="background1"/>
                <w:sz w:val="18"/>
                <w:szCs w:val="18"/>
              </w:rPr>
              <w:t xml:space="preserve">ble </w:t>
            </w:r>
            <w:r>
              <w:rPr>
                <w:rFonts w:ascii="Arial" w:eastAsia="Calibri" w:hAnsi="Arial" w:cs="Arial"/>
                <w:b/>
                <w:bCs/>
                <w:i/>
                <w:iCs/>
                <w:color w:val="FFFFFF" w:themeColor="background1"/>
                <w:sz w:val="18"/>
                <w:szCs w:val="18"/>
              </w:rPr>
              <w:t>8</w:t>
            </w:r>
            <w:r w:rsidRPr="004E7C81">
              <w:rPr>
                <w:rFonts w:ascii="Arial" w:eastAsia="Calibri" w:hAnsi="Arial" w:cs="Arial"/>
                <w:b/>
                <w:bCs/>
                <w:i/>
                <w:iCs/>
                <w:color w:val="FFFFFF" w:themeColor="background1"/>
                <w:sz w:val="18"/>
                <w:szCs w:val="18"/>
              </w:rPr>
              <w:t>.</w:t>
            </w:r>
            <w:r w:rsidRPr="004E7C81">
              <w:rPr>
                <w:rFonts w:ascii="Arial" w:eastAsia="Calibri" w:hAnsi="Arial" w:cs="Arial"/>
                <w:b/>
                <w:bCs/>
                <w:color w:val="FFFFFF" w:themeColor="background1"/>
                <w:sz w:val="18"/>
                <w:szCs w:val="18"/>
              </w:rPr>
              <w:t xml:space="preserve"> Examples of </w:t>
            </w:r>
            <w:r>
              <w:rPr>
                <w:rFonts w:ascii="Arial" w:eastAsia="Calibri" w:hAnsi="Arial" w:cs="Arial"/>
                <w:b/>
                <w:bCs/>
                <w:color w:val="FFFFFF" w:themeColor="background1"/>
                <w:sz w:val="18"/>
                <w:szCs w:val="18"/>
              </w:rPr>
              <w:t>indicators based on PRO data</w:t>
            </w:r>
          </w:p>
        </w:tc>
      </w:tr>
      <w:tr w:rsidR="00456125" w:rsidRPr="00576083" w14:paraId="651AFB43" w14:textId="77777777" w:rsidTr="00F44BC1">
        <w:tc>
          <w:tcPr>
            <w:tcW w:w="3847" w:type="dxa"/>
            <w:tcBorders>
              <w:top w:val="single" w:sz="18" w:space="0" w:color="2F5496" w:themeColor="accent1" w:themeShade="BF"/>
              <w:left w:val="single" w:sz="18" w:space="0" w:color="2F5496" w:themeColor="accent1" w:themeShade="BF"/>
              <w:bottom w:val="single" w:sz="18" w:space="0" w:color="2F5496" w:themeColor="accent1" w:themeShade="BF"/>
              <w:right w:val="single" w:sz="8" w:space="0" w:color="2F5496" w:themeColor="accent1" w:themeShade="BF"/>
            </w:tcBorders>
            <w:shd w:val="clear" w:color="auto" w:fill="8EAADB" w:themeFill="accent1" w:themeFillTint="99"/>
          </w:tcPr>
          <w:p w14:paraId="4244D0B4" w14:textId="77777777" w:rsidR="00456125" w:rsidRPr="002D097E" w:rsidRDefault="00456125" w:rsidP="00F44BC1">
            <w:pPr>
              <w:rPr>
                <w:rFonts w:ascii="Arial" w:eastAsia="Calibri" w:hAnsi="Arial" w:cs="Arial"/>
                <w:b/>
                <w:bCs/>
                <w:color w:val="000000"/>
                <w:sz w:val="18"/>
                <w:szCs w:val="18"/>
              </w:rPr>
            </w:pPr>
            <w:r w:rsidRPr="002D097E">
              <w:rPr>
                <w:rFonts w:ascii="Arial" w:eastAsia="Calibri" w:hAnsi="Arial" w:cs="Arial"/>
                <w:b/>
                <w:bCs/>
                <w:color w:val="000000"/>
                <w:sz w:val="18"/>
                <w:szCs w:val="18"/>
              </w:rPr>
              <w:t>Examples of process indicators based on PRO data</w:t>
            </w:r>
          </w:p>
        </w:tc>
        <w:tc>
          <w:tcPr>
            <w:tcW w:w="5503" w:type="dxa"/>
            <w:tcBorders>
              <w:top w:val="single" w:sz="18" w:space="0" w:color="2F5496" w:themeColor="accent1" w:themeShade="BF"/>
              <w:left w:val="single" w:sz="8" w:space="0" w:color="2F5496" w:themeColor="accent1" w:themeShade="BF"/>
              <w:bottom w:val="single" w:sz="18" w:space="0" w:color="2F5496" w:themeColor="accent1" w:themeShade="BF"/>
              <w:right w:val="single" w:sz="18" w:space="0" w:color="2F5496" w:themeColor="accent1" w:themeShade="BF"/>
            </w:tcBorders>
            <w:shd w:val="clear" w:color="auto" w:fill="8EAADB" w:themeFill="accent1" w:themeFillTint="99"/>
          </w:tcPr>
          <w:p w14:paraId="6507537E" w14:textId="77777777" w:rsidR="00456125" w:rsidRPr="002D097E" w:rsidRDefault="00456125" w:rsidP="00F44BC1">
            <w:pPr>
              <w:rPr>
                <w:rFonts w:ascii="Arial" w:eastAsia="Calibri" w:hAnsi="Arial" w:cs="Arial"/>
                <w:b/>
                <w:bCs/>
                <w:color w:val="000000"/>
                <w:sz w:val="18"/>
                <w:szCs w:val="18"/>
              </w:rPr>
            </w:pPr>
            <w:r w:rsidRPr="002D097E">
              <w:rPr>
                <w:rFonts w:ascii="Arial" w:eastAsia="Calibri" w:hAnsi="Arial" w:cs="Arial"/>
                <w:b/>
                <w:bCs/>
                <w:color w:val="000000"/>
                <w:sz w:val="18"/>
                <w:szCs w:val="18"/>
              </w:rPr>
              <w:t>Examples of performance indicators based on PRO data</w:t>
            </w:r>
          </w:p>
        </w:tc>
      </w:tr>
      <w:tr w:rsidR="00456125" w:rsidRPr="00576083" w14:paraId="31386361" w14:textId="77777777" w:rsidTr="00F44BC1">
        <w:tc>
          <w:tcPr>
            <w:tcW w:w="3847" w:type="dxa"/>
            <w:tcBorders>
              <w:top w:val="single" w:sz="1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57262828" w14:textId="77777777" w:rsidR="00456125" w:rsidRPr="00576083"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Percentage of patients refusing/starting/completing the PRO process.</w:t>
            </w:r>
          </w:p>
        </w:tc>
        <w:tc>
          <w:tcPr>
            <w:tcW w:w="5503" w:type="dxa"/>
            <w:tcBorders>
              <w:top w:val="single" w:sz="1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6DDF792B" w14:textId="77777777" w:rsidR="00456125" w:rsidRPr="002D097E"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Percentage of patients with depression who receive antidepressant medications</w:t>
            </w:r>
          </w:p>
        </w:tc>
      </w:tr>
      <w:tr w:rsidR="00456125" w:rsidRPr="00576083" w14:paraId="57151649" w14:textId="77777777" w:rsidTr="00F44BC1">
        <w:tc>
          <w:tcPr>
            <w:tcW w:w="3847" w:type="dxa"/>
            <w:tcBorders>
              <w:top w:val="single" w:sz="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5B494459" w14:textId="77777777" w:rsidR="00456125" w:rsidRPr="00576083"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Number of screenings for improvement in symptoms</w:t>
            </w:r>
          </w:p>
        </w:tc>
        <w:tc>
          <w:tcPr>
            <w:tcW w:w="5503" w:type="dxa"/>
            <w:tcBorders>
              <w:top w:val="single" w:sz="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24CFE872" w14:textId="77777777" w:rsidR="00456125" w:rsidRPr="002D097E"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Number of patients who indicate suicidal ideation who are provided with an intervention.</w:t>
            </w:r>
          </w:p>
        </w:tc>
      </w:tr>
      <w:tr w:rsidR="00456125" w:rsidRPr="00576083" w14:paraId="082B3EA8" w14:textId="77777777" w:rsidTr="00F44BC1">
        <w:tc>
          <w:tcPr>
            <w:tcW w:w="3847" w:type="dxa"/>
            <w:tcBorders>
              <w:top w:val="single" w:sz="8" w:space="0" w:color="2F5496" w:themeColor="accent1" w:themeShade="BF"/>
              <w:left w:val="single" w:sz="18" w:space="0" w:color="2F5496" w:themeColor="accent1" w:themeShade="BF"/>
              <w:bottom w:val="single" w:sz="18" w:space="0" w:color="2F5496" w:themeColor="accent1" w:themeShade="BF"/>
              <w:right w:val="single" w:sz="8" w:space="0" w:color="2F5496" w:themeColor="accent1" w:themeShade="BF"/>
            </w:tcBorders>
            <w:shd w:val="clear" w:color="auto" w:fill="E2EDFF"/>
          </w:tcPr>
          <w:p w14:paraId="5F04C330" w14:textId="77777777" w:rsidR="00456125" w:rsidRPr="00576083"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Number of screenings to identify adverse events</w:t>
            </w:r>
          </w:p>
        </w:tc>
        <w:tc>
          <w:tcPr>
            <w:tcW w:w="5503" w:type="dxa"/>
            <w:tcBorders>
              <w:top w:val="single" w:sz="8" w:space="0" w:color="2F5496" w:themeColor="accent1" w:themeShade="BF"/>
              <w:left w:val="single" w:sz="8" w:space="0" w:color="2F5496" w:themeColor="accent1" w:themeShade="BF"/>
              <w:bottom w:val="single" w:sz="18" w:space="0" w:color="2F5496" w:themeColor="accent1" w:themeShade="BF"/>
              <w:right w:val="single" w:sz="18" w:space="0" w:color="2F5496" w:themeColor="accent1" w:themeShade="BF"/>
            </w:tcBorders>
            <w:shd w:val="clear" w:color="auto" w:fill="E2EDFF"/>
          </w:tcPr>
          <w:p w14:paraId="54C0EC04" w14:textId="77777777" w:rsidR="00456125" w:rsidRPr="002D097E" w:rsidRDefault="00456125" w:rsidP="00F44BC1">
            <w:pPr>
              <w:rPr>
                <w:rFonts w:ascii="Arial" w:eastAsia="Calibri" w:hAnsi="Arial" w:cs="Arial"/>
                <w:color w:val="000000"/>
                <w:sz w:val="18"/>
                <w:szCs w:val="18"/>
              </w:rPr>
            </w:pPr>
            <w:r w:rsidRPr="0087588B">
              <w:rPr>
                <w:rFonts w:ascii="Arial" w:eastAsia="Calibri" w:hAnsi="Arial" w:cs="Arial"/>
                <w:color w:val="000000"/>
                <w:sz w:val="18"/>
                <w:szCs w:val="18"/>
              </w:rPr>
              <w:t>Patient satisfaction scores</w:t>
            </w:r>
          </w:p>
        </w:tc>
      </w:tr>
    </w:tbl>
    <w:p w14:paraId="468815C7" w14:textId="77777777" w:rsidR="00520DAE" w:rsidRPr="0087588B" w:rsidRDefault="00520DAE" w:rsidP="002D097E">
      <w:pPr>
        <w:pBdr>
          <w:top w:val="nil"/>
          <w:left w:val="nil"/>
          <w:bottom w:val="nil"/>
          <w:right w:val="nil"/>
          <w:between w:val="nil"/>
        </w:pBdr>
        <w:spacing w:before="180" w:after="180"/>
        <w:rPr>
          <w:rFonts w:ascii="Arial" w:hAnsi="Arial" w:cs="Arial"/>
          <w:color w:val="000000"/>
        </w:rPr>
      </w:pPr>
      <w:r w:rsidRPr="0087588B">
        <w:rPr>
          <w:rFonts w:ascii="Arial" w:eastAsia="Calibri" w:hAnsi="Arial" w:cs="Arial"/>
          <w:color w:val="000000"/>
          <w:sz w:val="22"/>
          <w:szCs w:val="22"/>
        </w:rPr>
        <w:t>One simple method of reviewing any indicators to use in the M&amp;E process is to use the SMART criteria (see below). Consider each of these points when developing new indicators or revising old ones.</w:t>
      </w:r>
    </w:p>
    <w:p w14:paraId="6DB86050" w14:textId="77777777" w:rsidR="00520DAE" w:rsidRPr="0087588B" w:rsidRDefault="00520DAE" w:rsidP="002D097E">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u w:val="single"/>
        </w:rPr>
        <w:t>S</w:t>
      </w:r>
      <w:r w:rsidRPr="0087588B">
        <w:rPr>
          <w:rFonts w:ascii="Arial" w:eastAsia="Calibri" w:hAnsi="Arial" w:cs="Arial"/>
          <w:color w:val="000000"/>
          <w:sz w:val="22"/>
          <w:szCs w:val="22"/>
        </w:rPr>
        <w:t>pecific: The indicator should accurately describe what is intended to be measured, and should not include multiple measurements in one indicator.</w:t>
      </w:r>
    </w:p>
    <w:p w14:paraId="5553C1EA" w14:textId="77777777" w:rsidR="00520DAE" w:rsidRPr="0087588B" w:rsidRDefault="00520DAE" w:rsidP="002D097E">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u w:val="single"/>
        </w:rPr>
        <w:t>M</w:t>
      </w:r>
      <w:r w:rsidRPr="0087588B">
        <w:rPr>
          <w:rFonts w:ascii="Arial" w:eastAsia="Calibri" w:hAnsi="Arial" w:cs="Arial"/>
          <w:color w:val="000000"/>
          <w:sz w:val="22"/>
          <w:szCs w:val="22"/>
        </w:rPr>
        <w:t>easurable: The indicator produces consistent results if obtained and tracked under the same conditions.</w:t>
      </w:r>
    </w:p>
    <w:p w14:paraId="09431ABC" w14:textId="77777777" w:rsidR="00520DAE" w:rsidRPr="0087588B" w:rsidRDefault="00520DAE" w:rsidP="002D097E">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u w:val="single"/>
        </w:rPr>
        <w:t>A</w:t>
      </w:r>
      <w:r w:rsidRPr="0087588B">
        <w:rPr>
          <w:rFonts w:ascii="Arial" w:eastAsia="Calibri" w:hAnsi="Arial" w:cs="Arial"/>
          <w:color w:val="000000"/>
          <w:sz w:val="22"/>
          <w:szCs w:val="22"/>
        </w:rPr>
        <w:t>ttainable: Collecting data for the indicator should be simple, straightforward, and cost-effective.</w:t>
      </w:r>
    </w:p>
    <w:p w14:paraId="6E6540E9" w14:textId="77777777" w:rsidR="00520DAE" w:rsidRPr="0087588B" w:rsidRDefault="00520DAE" w:rsidP="002D097E">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u w:val="single"/>
        </w:rPr>
        <w:lastRenderedPageBreak/>
        <w:t>R</w:t>
      </w:r>
      <w:r w:rsidRPr="0087588B">
        <w:rPr>
          <w:rFonts w:ascii="Arial" w:eastAsia="Calibri" w:hAnsi="Arial" w:cs="Arial"/>
          <w:color w:val="000000"/>
          <w:sz w:val="22"/>
          <w:szCs w:val="22"/>
        </w:rPr>
        <w:t>elevant: The indicator should be closely connected with each respective PRO outcome.</w:t>
      </w:r>
    </w:p>
    <w:p w14:paraId="3D7827B3" w14:textId="77777777" w:rsidR="00520DAE" w:rsidRPr="0087588B" w:rsidRDefault="00520DAE" w:rsidP="002D097E">
      <w:pPr>
        <w:numPr>
          <w:ilvl w:val="0"/>
          <w:numId w:val="5"/>
        </w:numPr>
        <w:pBdr>
          <w:top w:val="nil"/>
          <w:left w:val="nil"/>
          <w:bottom w:val="nil"/>
          <w:right w:val="nil"/>
          <w:between w:val="nil"/>
        </w:pBdr>
        <w:spacing w:before="60" w:after="180"/>
        <w:ind w:left="994"/>
        <w:rPr>
          <w:rFonts w:ascii="Arial" w:hAnsi="Arial" w:cs="Arial"/>
        </w:rPr>
      </w:pPr>
      <w:r w:rsidRPr="0087588B">
        <w:rPr>
          <w:rFonts w:ascii="Arial" w:eastAsia="Calibri" w:hAnsi="Arial" w:cs="Arial"/>
          <w:color w:val="000000"/>
          <w:sz w:val="22"/>
          <w:szCs w:val="22"/>
          <w:u w:val="single"/>
        </w:rPr>
        <w:t>T</w:t>
      </w:r>
      <w:r w:rsidRPr="0087588B">
        <w:rPr>
          <w:rFonts w:ascii="Arial" w:eastAsia="Calibri" w:hAnsi="Arial" w:cs="Arial"/>
          <w:color w:val="000000"/>
          <w:sz w:val="22"/>
          <w:szCs w:val="22"/>
        </w:rPr>
        <w:t>ime-bound: The indicator should include a specific timeframe.</w:t>
      </w:r>
    </w:p>
    <w:p w14:paraId="4597DE03" w14:textId="495CAFFF" w:rsidR="00520DAE" w:rsidRPr="0087588B" w:rsidRDefault="00520DAE" w:rsidP="002D097E">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Examples of indicators developed using the SMART </w:t>
      </w:r>
      <w:r w:rsidRPr="0087588B">
        <w:rPr>
          <w:rFonts w:ascii="Arial" w:eastAsia="Calibri" w:hAnsi="Arial" w:cs="Arial"/>
          <w:b/>
          <w:color w:val="000000"/>
          <w:sz w:val="22"/>
          <w:szCs w:val="22"/>
        </w:rPr>
        <w:t xml:space="preserve">indicators </w:t>
      </w:r>
      <w:r w:rsidRPr="0087588B">
        <w:rPr>
          <w:rFonts w:ascii="Arial" w:eastAsia="Calibri" w:hAnsi="Arial" w:cs="Arial"/>
          <w:color w:val="000000"/>
          <w:sz w:val="22"/>
          <w:szCs w:val="22"/>
        </w:rPr>
        <w:t xml:space="preserve">are shown below in Table </w:t>
      </w:r>
      <w:r w:rsidR="00CE292C">
        <w:rPr>
          <w:rFonts w:ascii="Arial" w:eastAsia="Calibri" w:hAnsi="Arial" w:cs="Arial"/>
          <w:color w:val="000000"/>
          <w:sz w:val="22"/>
          <w:szCs w:val="22"/>
        </w:rPr>
        <w:t>9</w:t>
      </w:r>
      <w:r w:rsidR="0082243C" w:rsidRPr="0087588B">
        <w:rPr>
          <w:rFonts w:ascii="Arial" w:eastAsia="Calibri" w:hAnsi="Arial" w:cs="Arial"/>
          <w:color w:val="000000"/>
          <w:sz w:val="22"/>
          <w:szCs w:val="22"/>
        </w:rPr>
        <w:t>.</w:t>
      </w:r>
    </w:p>
    <w:tbl>
      <w:tblPr>
        <w:tblStyle w:val="TableGrid"/>
        <w:tblW w:w="9350" w:type="dxa"/>
        <w:tblLayout w:type="fixed"/>
        <w:tblCellMar>
          <w:top w:w="14" w:type="dxa"/>
          <w:left w:w="43" w:type="dxa"/>
          <w:bottom w:w="14" w:type="dxa"/>
          <w:right w:w="43" w:type="dxa"/>
        </w:tblCellMar>
        <w:tblLook w:val="04A0" w:firstRow="1" w:lastRow="0" w:firstColumn="1" w:lastColumn="0" w:noHBand="0" w:noVBand="1"/>
      </w:tblPr>
      <w:tblGrid>
        <w:gridCol w:w="4387"/>
        <w:gridCol w:w="4963"/>
      </w:tblGrid>
      <w:tr w:rsidR="007A4E64" w:rsidRPr="00576083" w14:paraId="034F8815" w14:textId="77777777" w:rsidTr="00F44BC1">
        <w:trPr>
          <w:trHeight w:val="76"/>
        </w:trPr>
        <w:tc>
          <w:tcPr>
            <w:tcW w:w="9350" w:type="dxa"/>
            <w:gridSpan w:val="2"/>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2F5496" w:themeFill="accent1" w:themeFillShade="BF"/>
          </w:tcPr>
          <w:p w14:paraId="334BF054" w14:textId="77777777" w:rsidR="007A4E64" w:rsidRPr="00576083" w:rsidRDefault="007A4E64" w:rsidP="00F44BC1">
            <w:pPr>
              <w:rPr>
                <w:rFonts w:ascii="Arial" w:eastAsia="Calibri" w:hAnsi="Arial" w:cs="Arial"/>
                <w:color w:val="000000"/>
                <w:sz w:val="18"/>
                <w:szCs w:val="18"/>
              </w:rPr>
            </w:pPr>
            <w:bookmarkStart w:id="88" w:name="_Toc49863363"/>
            <w:r>
              <w:rPr>
                <w:rFonts w:ascii="Arial" w:eastAsia="Calibri" w:hAnsi="Arial" w:cs="Arial"/>
                <w:b/>
                <w:bCs/>
                <w:i/>
                <w:iCs/>
                <w:color w:val="FFFFFF" w:themeColor="background1"/>
                <w:sz w:val="18"/>
                <w:szCs w:val="18"/>
              </w:rPr>
              <w:t>Ta</w:t>
            </w:r>
            <w:r w:rsidRPr="004E7C81">
              <w:rPr>
                <w:rFonts w:ascii="Arial" w:eastAsia="Calibri" w:hAnsi="Arial" w:cs="Arial"/>
                <w:b/>
                <w:bCs/>
                <w:i/>
                <w:iCs/>
                <w:color w:val="FFFFFF" w:themeColor="background1"/>
                <w:sz w:val="18"/>
                <w:szCs w:val="18"/>
              </w:rPr>
              <w:t xml:space="preserve">ble </w:t>
            </w:r>
            <w:r>
              <w:rPr>
                <w:rFonts w:ascii="Arial" w:eastAsia="Calibri" w:hAnsi="Arial" w:cs="Arial"/>
                <w:b/>
                <w:bCs/>
                <w:i/>
                <w:iCs/>
                <w:color w:val="FFFFFF" w:themeColor="background1"/>
                <w:sz w:val="18"/>
                <w:szCs w:val="18"/>
              </w:rPr>
              <w:t>9</w:t>
            </w:r>
            <w:r w:rsidRPr="004E7C81">
              <w:rPr>
                <w:rFonts w:ascii="Arial" w:eastAsia="Calibri" w:hAnsi="Arial" w:cs="Arial"/>
                <w:b/>
                <w:bCs/>
                <w:i/>
                <w:iCs/>
                <w:color w:val="FFFFFF" w:themeColor="background1"/>
                <w:sz w:val="18"/>
                <w:szCs w:val="18"/>
              </w:rPr>
              <w:t>.</w:t>
            </w:r>
            <w:r w:rsidRPr="004E7C81">
              <w:rPr>
                <w:rFonts w:ascii="Arial" w:eastAsia="Calibri" w:hAnsi="Arial" w:cs="Arial"/>
                <w:b/>
                <w:bCs/>
                <w:color w:val="FFFFFF" w:themeColor="background1"/>
                <w:sz w:val="18"/>
                <w:szCs w:val="18"/>
              </w:rPr>
              <w:t xml:space="preserve"> Examples of </w:t>
            </w:r>
            <w:r>
              <w:rPr>
                <w:rFonts w:ascii="Arial" w:eastAsia="Calibri" w:hAnsi="Arial" w:cs="Arial"/>
                <w:b/>
                <w:bCs/>
                <w:color w:val="FFFFFF" w:themeColor="background1"/>
                <w:sz w:val="18"/>
                <w:szCs w:val="18"/>
              </w:rPr>
              <w:t>SMART process and SMART performance indicators</w:t>
            </w:r>
          </w:p>
        </w:tc>
      </w:tr>
      <w:tr w:rsidR="007A4E64" w:rsidRPr="00576083" w14:paraId="5E6E0AAF" w14:textId="77777777" w:rsidTr="00F44BC1">
        <w:tc>
          <w:tcPr>
            <w:tcW w:w="4387" w:type="dxa"/>
            <w:tcBorders>
              <w:top w:val="single" w:sz="18" w:space="0" w:color="2F5496" w:themeColor="accent1" w:themeShade="BF"/>
              <w:left w:val="single" w:sz="18" w:space="0" w:color="2F5496" w:themeColor="accent1" w:themeShade="BF"/>
              <w:bottom w:val="single" w:sz="18" w:space="0" w:color="2F5496" w:themeColor="accent1" w:themeShade="BF"/>
              <w:right w:val="single" w:sz="8" w:space="0" w:color="2F5496" w:themeColor="accent1" w:themeShade="BF"/>
            </w:tcBorders>
            <w:shd w:val="clear" w:color="auto" w:fill="8EAADB" w:themeFill="accent1" w:themeFillTint="99"/>
          </w:tcPr>
          <w:p w14:paraId="1D243EA2" w14:textId="77777777" w:rsidR="007A4E64" w:rsidRPr="002D097E" w:rsidRDefault="007A4E64" w:rsidP="00F44BC1">
            <w:pPr>
              <w:rPr>
                <w:rFonts w:ascii="Arial" w:eastAsia="Calibri" w:hAnsi="Arial" w:cs="Arial"/>
                <w:b/>
                <w:bCs/>
                <w:color w:val="000000"/>
                <w:sz w:val="18"/>
                <w:szCs w:val="18"/>
              </w:rPr>
            </w:pPr>
            <w:r w:rsidRPr="002D097E">
              <w:rPr>
                <w:rFonts w:ascii="Arial" w:eastAsia="Calibri" w:hAnsi="Arial" w:cs="Arial"/>
                <w:b/>
                <w:bCs/>
                <w:color w:val="000000"/>
                <w:sz w:val="18"/>
                <w:szCs w:val="18"/>
              </w:rPr>
              <w:t>SMART Process Indicators</w:t>
            </w:r>
          </w:p>
        </w:tc>
        <w:tc>
          <w:tcPr>
            <w:tcW w:w="4963" w:type="dxa"/>
            <w:tcBorders>
              <w:top w:val="single" w:sz="18" w:space="0" w:color="2F5496" w:themeColor="accent1" w:themeShade="BF"/>
              <w:left w:val="single" w:sz="8" w:space="0" w:color="2F5496" w:themeColor="accent1" w:themeShade="BF"/>
              <w:bottom w:val="single" w:sz="18" w:space="0" w:color="2F5496" w:themeColor="accent1" w:themeShade="BF"/>
              <w:right w:val="single" w:sz="18" w:space="0" w:color="2F5496" w:themeColor="accent1" w:themeShade="BF"/>
            </w:tcBorders>
            <w:shd w:val="clear" w:color="auto" w:fill="8EAADB" w:themeFill="accent1" w:themeFillTint="99"/>
          </w:tcPr>
          <w:p w14:paraId="12839EC1" w14:textId="77777777" w:rsidR="007A4E64" w:rsidRPr="002D097E" w:rsidRDefault="007A4E64" w:rsidP="00F44BC1">
            <w:pPr>
              <w:rPr>
                <w:rFonts w:ascii="Arial" w:eastAsia="Calibri" w:hAnsi="Arial" w:cs="Arial"/>
                <w:b/>
                <w:bCs/>
                <w:color w:val="000000"/>
                <w:sz w:val="18"/>
                <w:szCs w:val="18"/>
              </w:rPr>
            </w:pPr>
            <w:r w:rsidRPr="002D097E">
              <w:rPr>
                <w:rFonts w:ascii="Arial" w:eastAsia="Calibri" w:hAnsi="Arial" w:cs="Arial"/>
                <w:b/>
                <w:bCs/>
                <w:color w:val="000000"/>
                <w:sz w:val="18"/>
                <w:szCs w:val="18"/>
              </w:rPr>
              <w:t>SMART Performance Indicators</w:t>
            </w:r>
          </w:p>
        </w:tc>
      </w:tr>
      <w:tr w:rsidR="007A4E64" w:rsidRPr="00576083" w14:paraId="326B9D57" w14:textId="77777777" w:rsidTr="00F44BC1">
        <w:tc>
          <w:tcPr>
            <w:tcW w:w="4387" w:type="dxa"/>
            <w:tcBorders>
              <w:top w:val="single" w:sz="18" w:space="0" w:color="2F5496" w:themeColor="accent1" w:themeShade="BF"/>
              <w:left w:val="single" w:sz="18" w:space="0" w:color="2F5496" w:themeColor="accent1" w:themeShade="BF"/>
              <w:bottom w:val="single" w:sz="8" w:space="0" w:color="2F5496" w:themeColor="accent1" w:themeShade="BF"/>
              <w:right w:val="single" w:sz="8" w:space="0" w:color="2F5496" w:themeColor="accent1" w:themeShade="BF"/>
            </w:tcBorders>
            <w:shd w:val="clear" w:color="auto" w:fill="E2EDFF"/>
          </w:tcPr>
          <w:p w14:paraId="3E9CBABC" w14:textId="5EDCA0D1" w:rsidR="007A4E64" w:rsidRPr="00576083" w:rsidRDefault="007A4E64" w:rsidP="00F44BC1">
            <w:pPr>
              <w:rPr>
                <w:rFonts w:ascii="Arial" w:eastAsia="Calibri" w:hAnsi="Arial" w:cs="Arial"/>
                <w:color w:val="000000"/>
                <w:sz w:val="18"/>
                <w:szCs w:val="18"/>
              </w:rPr>
            </w:pPr>
            <w:r w:rsidRPr="0087588B">
              <w:rPr>
                <w:rFonts w:ascii="Arial" w:eastAsia="Calibri" w:hAnsi="Arial" w:cs="Arial"/>
                <w:b/>
                <w:color w:val="000000"/>
                <w:sz w:val="18"/>
                <w:szCs w:val="18"/>
              </w:rPr>
              <w:t>PRO completion rates</w:t>
            </w:r>
            <w:r w:rsidRPr="0087588B">
              <w:rPr>
                <w:rFonts w:ascii="Arial" w:eastAsia="Calibri" w:hAnsi="Arial" w:cs="Arial"/>
                <w:color w:val="000000"/>
                <w:sz w:val="18"/>
                <w:szCs w:val="18"/>
              </w:rPr>
              <w:t>: Over a six-month period, PRO completion by at least 50 % of patients scheduled for routine clinic visit</w:t>
            </w:r>
          </w:p>
        </w:tc>
        <w:tc>
          <w:tcPr>
            <w:tcW w:w="4963" w:type="dxa"/>
            <w:tcBorders>
              <w:top w:val="single" w:sz="18" w:space="0" w:color="2F5496" w:themeColor="accent1" w:themeShade="BF"/>
              <w:left w:val="single" w:sz="8" w:space="0" w:color="2F5496" w:themeColor="accent1" w:themeShade="BF"/>
              <w:bottom w:val="single" w:sz="8" w:space="0" w:color="2F5496" w:themeColor="accent1" w:themeShade="BF"/>
              <w:right w:val="single" w:sz="18" w:space="0" w:color="2F5496" w:themeColor="accent1" w:themeShade="BF"/>
            </w:tcBorders>
            <w:shd w:val="clear" w:color="auto" w:fill="E2EDFF"/>
          </w:tcPr>
          <w:p w14:paraId="1DB48C00" w14:textId="77777777" w:rsidR="007A4E64" w:rsidRPr="002D097E" w:rsidRDefault="007A4E64" w:rsidP="00F44BC1">
            <w:pPr>
              <w:rPr>
                <w:rFonts w:ascii="Arial" w:eastAsia="Calibri" w:hAnsi="Arial" w:cs="Arial"/>
                <w:color w:val="000000"/>
                <w:sz w:val="18"/>
                <w:szCs w:val="18"/>
              </w:rPr>
            </w:pPr>
            <w:r w:rsidRPr="0087588B">
              <w:rPr>
                <w:rFonts w:ascii="Arial" w:eastAsia="Calibri" w:hAnsi="Arial" w:cs="Arial"/>
                <w:b/>
                <w:color w:val="000000"/>
                <w:sz w:val="18"/>
                <w:szCs w:val="18"/>
                <w:u w:val="single"/>
              </w:rPr>
              <w:t>Patient-provider communication:</w:t>
            </w:r>
            <w:r w:rsidRPr="0087588B">
              <w:rPr>
                <w:rFonts w:ascii="Arial" w:eastAsia="Calibri" w:hAnsi="Arial" w:cs="Arial"/>
                <w:color w:val="000000"/>
                <w:sz w:val="18"/>
                <w:szCs w:val="18"/>
              </w:rPr>
              <w:t xml:space="preserve"> Over a six-month period, more than 70% of patients scoring moderate-to- severe depression on PHQ-9 will have discussion about depression symptoms with their provider documented in their medical record</w:t>
            </w:r>
            <w:r>
              <w:rPr>
                <w:rFonts w:ascii="Arial" w:eastAsia="Calibri" w:hAnsi="Arial" w:cs="Arial"/>
                <w:color w:val="000000"/>
                <w:sz w:val="18"/>
                <w:szCs w:val="18"/>
              </w:rPr>
              <w:t>.</w:t>
            </w:r>
          </w:p>
        </w:tc>
      </w:tr>
      <w:tr w:rsidR="007A4E64" w:rsidRPr="00576083" w14:paraId="36124E7F" w14:textId="77777777" w:rsidTr="00F44BC1">
        <w:tc>
          <w:tcPr>
            <w:tcW w:w="4387" w:type="dxa"/>
            <w:tcBorders>
              <w:top w:val="single" w:sz="8" w:space="0" w:color="2F5496" w:themeColor="accent1" w:themeShade="BF"/>
              <w:left w:val="single" w:sz="18" w:space="0" w:color="2F5496" w:themeColor="accent1" w:themeShade="BF"/>
              <w:bottom w:val="single" w:sz="18" w:space="0" w:color="2F5496" w:themeColor="accent1" w:themeShade="BF"/>
              <w:right w:val="single" w:sz="8" w:space="0" w:color="2F5496" w:themeColor="accent1" w:themeShade="BF"/>
            </w:tcBorders>
            <w:shd w:val="clear" w:color="auto" w:fill="E2EDFF"/>
          </w:tcPr>
          <w:p w14:paraId="657FD511" w14:textId="77777777" w:rsidR="007A4E64" w:rsidRPr="00576083" w:rsidRDefault="007A4E64" w:rsidP="00F44BC1">
            <w:pPr>
              <w:rPr>
                <w:rFonts w:ascii="Arial" w:eastAsia="Calibri" w:hAnsi="Arial" w:cs="Arial"/>
                <w:color w:val="000000"/>
                <w:sz w:val="18"/>
                <w:szCs w:val="18"/>
              </w:rPr>
            </w:pPr>
          </w:p>
        </w:tc>
        <w:tc>
          <w:tcPr>
            <w:tcW w:w="4963" w:type="dxa"/>
            <w:tcBorders>
              <w:top w:val="single" w:sz="8" w:space="0" w:color="2F5496" w:themeColor="accent1" w:themeShade="BF"/>
              <w:left w:val="single" w:sz="8" w:space="0" w:color="2F5496" w:themeColor="accent1" w:themeShade="BF"/>
              <w:bottom w:val="single" w:sz="18" w:space="0" w:color="2F5496" w:themeColor="accent1" w:themeShade="BF"/>
              <w:right w:val="single" w:sz="18" w:space="0" w:color="2F5496" w:themeColor="accent1" w:themeShade="BF"/>
            </w:tcBorders>
            <w:shd w:val="clear" w:color="auto" w:fill="E2EDFF"/>
          </w:tcPr>
          <w:p w14:paraId="741DCB6F" w14:textId="77777777" w:rsidR="007A4E64" w:rsidRPr="002D097E" w:rsidRDefault="007A4E64" w:rsidP="00F44BC1">
            <w:pPr>
              <w:rPr>
                <w:rFonts w:ascii="Arial" w:eastAsia="Calibri" w:hAnsi="Arial" w:cs="Arial"/>
                <w:color w:val="000000"/>
                <w:sz w:val="18"/>
                <w:szCs w:val="18"/>
              </w:rPr>
            </w:pPr>
            <w:r w:rsidRPr="0087588B">
              <w:rPr>
                <w:rFonts w:ascii="Arial" w:eastAsia="Calibri" w:hAnsi="Arial" w:cs="Arial"/>
                <w:b/>
                <w:color w:val="000000"/>
                <w:sz w:val="18"/>
                <w:szCs w:val="18"/>
                <w:u w:val="single"/>
              </w:rPr>
              <w:t>Mental health service referrals:</w:t>
            </w:r>
            <w:r w:rsidRPr="0087588B">
              <w:rPr>
                <w:rFonts w:ascii="Arial" w:eastAsia="Calibri" w:hAnsi="Arial" w:cs="Arial"/>
                <w:color w:val="000000"/>
                <w:sz w:val="18"/>
                <w:szCs w:val="18"/>
              </w:rPr>
              <w:t xml:space="preserve"> Over a </w:t>
            </w:r>
            <w:proofErr w:type="gramStart"/>
            <w:r w:rsidRPr="0087588B">
              <w:rPr>
                <w:rFonts w:ascii="Arial" w:eastAsia="Calibri" w:hAnsi="Arial" w:cs="Arial"/>
                <w:color w:val="000000"/>
                <w:sz w:val="18"/>
                <w:szCs w:val="18"/>
              </w:rPr>
              <w:t>six month</w:t>
            </w:r>
            <w:proofErr w:type="gramEnd"/>
            <w:r w:rsidRPr="0087588B">
              <w:rPr>
                <w:rFonts w:ascii="Arial" w:eastAsia="Calibri" w:hAnsi="Arial" w:cs="Arial"/>
                <w:color w:val="000000"/>
                <w:sz w:val="18"/>
                <w:szCs w:val="18"/>
              </w:rPr>
              <w:t xml:space="preserve"> period, more than 70% of patients scoring moderate-to-severe depressive symptoms on the PHQ-9 will receive immediate referral by their provider to the mental health services.</w:t>
            </w:r>
          </w:p>
        </w:tc>
      </w:tr>
    </w:tbl>
    <w:p w14:paraId="19F5408B" w14:textId="77777777" w:rsidR="00D93DA9" w:rsidRPr="005C4103" w:rsidRDefault="00005CC7" w:rsidP="005C4103">
      <w:pPr>
        <w:pStyle w:val="Style1"/>
      </w:pPr>
      <w:r w:rsidRPr="005C4103">
        <w:t>Determine process</w:t>
      </w:r>
      <w:r w:rsidR="00536BD6" w:rsidRPr="005C4103">
        <w:t xml:space="preserve"> and timing</w:t>
      </w:r>
      <w:bookmarkEnd w:id="88"/>
    </w:p>
    <w:p w14:paraId="75E97AE8" w14:textId="77777777" w:rsidR="007A4E64" w:rsidRPr="0087588B" w:rsidRDefault="007A4E64" w:rsidP="007A4E64">
      <w:pPr>
        <w:pBdr>
          <w:top w:val="nil"/>
          <w:left w:val="nil"/>
          <w:bottom w:val="nil"/>
          <w:right w:val="nil"/>
          <w:between w:val="nil"/>
        </w:pBdr>
        <w:spacing w:before="60" w:after="180"/>
        <w:rPr>
          <w:rFonts w:ascii="Arial" w:hAnsi="Arial" w:cs="Arial"/>
          <w:color w:val="000000"/>
        </w:rPr>
      </w:pPr>
      <w:bookmarkStart w:id="89" w:name="_Toc49863364"/>
      <w:r w:rsidRPr="0087588B">
        <w:rPr>
          <w:rFonts w:ascii="Arial" w:eastAsia="Calibri" w:hAnsi="Arial" w:cs="Arial"/>
          <w:color w:val="000000"/>
          <w:sz w:val="22"/>
          <w:szCs w:val="22"/>
        </w:rPr>
        <w:t>An M&amp;E plan should be designed to measure progress over a program’s life span. However, year-to-year M&amp;E strategies are common as priorities change.</w:t>
      </w:r>
    </w:p>
    <w:p w14:paraId="191D1969" w14:textId="77777777" w:rsidR="007A4E64" w:rsidRPr="0087588B" w:rsidRDefault="007A4E64" w:rsidP="007A4E64">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Within annual cycles, data collection should occur at least once between the start and end of the program year. Frequency of collecting data is mostly dependent on the program’s cost and length—i.e., longer programs, or those with more funding, can typically collect comprehensive data more frequently than shorter programs or those with less funding.</w:t>
      </w:r>
    </w:p>
    <w:p w14:paraId="0C647FD4" w14:textId="77777777" w:rsidR="007A4E64" w:rsidRPr="0087588B" w:rsidRDefault="007A4E64" w:rsidP="007A4E64">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Data collection methods should be carefully considered to minimize the risk of bias arising from the method chosen. Ideally, an individual with research experience should have oversight of the proposed approach.</w:t>
      </w:r>
    </w:p>
    <w:p w14:paraId="72440370" w14:textId="77777777" w:rsidR="00520DAE" w:rsidRPr="005C4103" w:rsidRDefault="00520DAE" w:rsidP="005C4103">
      <w:pPr>
        <w:pStyle w:val="Style1"/>
      </w:pPr>
      <w:r w:rsidRPr="005C4103">
        <w:t>Implement a process of continuous quality improvement</w:t>
      </w:r>
      <w:bookmarkEnd w:id="89"/>
    </w:p>
    <w:p w14:paraId="280C972C" w14:textId="77777777" w:rsidR="007A4E64" w:rsidRPr="0087588B" w:rsidRDefault="007A4E64" w:rsidP="007A4E64">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Continuous quality improvement (CQI) is the process of improving the program on a continuing basis. It can be described as an ongoing cycle of collecting data and using it to make decisions to gradually improve program processes (US DHHS 2017). It therefore becomes key that a well-developed M&amp;E plan precedes CQI action and decision-making. Several suggestions on proactively collecting feedback are below as are two examples of CQI.</w:t>
      </w:r>
    </w:p>
    <w:p w14:paraId="06104CC1"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Keep lines of feedback in place</w:t>
      </w:r>
    </w:p>
    <w:p w14:paraId="3A5D2C74"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Be ready to make changes in PRO implementation as clinic processes change and evolve</w:t>
      </w:r>
    </w:p>
    <w:p w14:paraId="237F3BA7" w14:textId="77777777" w:rsidR="007A4E64" w:rsidRPr="0087588B" w:rsidRDefault="007A4E64" w:rsidP="007A4E64">
      <w:pPr>
        <w:numPr>
          <w:ilvl w:val="0"/>
          <w:numId w:val="5"/>
        </w:numPr>
        <w:pBdr>
          <w:top w:val="nil"/>
          <w:left w:val="nil"/>
          <w:bottom w:val="nil"/>
          <w:right w:val="nil"/>
          <w:between w:val="nil"/>
        </w:pBdr>
        <w:spacing w:before="60" w:after="180"/>
        <w:ind w:left="994"/>
        <w:rPr>
          <w:rFonts w:ascii="Arial" w:hAnsi="Arial" w:cs="Arial"/>
        </w:rPr>
      </w:pPr>
      <w:r w:rsidRPr="0087588B">
        <w:rPr>
          <w:rFonts w:ascii="Arial" w:eastAsia="Calibri" w:hAnsi="Arial" w:cs="Arial"/>
          <w:color w:val="000000"/>
          <w:sz w:val="22"/>
          <w:szCs w:val="22"/>
        </w:rPr>
        <w:t>Continue to have staff act as patients to ensure that flow and ease of use are in good shape</w:t>
      </w:r>
    </w:p>
    <w:p w14:paraId="6DDD5906" w14:textId="28AE14E0" w:rsidR="00520DAE" w:rsidRPr="000A49CE" w:rsidRDefault="007A4E64" w:rsidP="000A49CE">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 xml:space="preserve">Figure </w:t>
      </w:r>
      <w:r>
        <w:rPr>
          <w:rFonts w:ascii="Arial" w:eastAsia="Calibri" w:hAnsi="Arial" w:cs="Arial"/>
          <w:color w:val="000000"/>
          <w:sz w:val="22"/>
          <w:szCs w:val="22"/>
        </w:rPr>
        <w:t>8</w:t>
      </w:r>
      <w:r w:rsidRPr="0087588B">
        <w:rPr>
          <w:rFonts w:ascii="Arial" w:eastAsia="Calibri" w:hAnsi="Arial" w:cs="Arial"/>
          <w:color w:val="000000"/>
          <w:sz w:val="22"/>
          <w:szCs w:val="22"/>
        </w:rPr>
        <w:t xml:space="preserve"> includes two examples of CQI specific to PRO implementation.</w:t>
      </w:r>
      <w:bookmarkStart w:id="90" w:name="_heading=h.2afmg28" w:colFirst="0" w:colLast="0"/>
      <w:bookmarkEnd w:id="90"/>
      <w:r w:rsidR="00520DAE" w:rsidRPr="0087588B">
        <w:rPr>
          <w:rFonts w:ascii="Arial" w:eastAsia="Calibri" w:hAnsi="Arial" w:cs="Arial"/>
          <w:color w:val="000000"/>
          <w:sz w:val="22"/>
          <w:szCs w:val="22"/>
        </w:rPr>
        <w:t xml:space="preserve"> </w:t>
      </w:r>
    </w:p>
    <w:p w14:paraId="0C374FFC" w14:textId="77777777" w:rsidR="007A4E64" w:rsidRPr="000A49CE" w:rsidRDefault="007A4E64" w:rsidP="007A4E64">
      <w:pPr>
        <w:pBdr>
          <w:top w:val="nil"/>
          <w:left w:val="nil"/>
          <w:bottom w:val="nil"/>
          <w:right w:val="nil"/>
          <w:between w:val="nil"/>
        </w:pBdr>
        <w:spacing w:before="60" w:after="180"/>
        <w:rPr>
          <w:rFonts w:ascii="Arial" w:eastAsia="Calibri" w:hAnsi="Arial" w:cs="Arial"/>
          <w:color w:val="000000"/>
          <w:sz w:val="22"/>
          <w:szCs w:val="22"/>
        </w:rPr>
      </w:pPr>
      <w:r w:rsidRPr="000A49CE">
        <w:rPr>
          <w:rFonts w:ascii="Arial" w:eastAsia="Calibri" w:hAnsi="Arial" w:cs="Arial"/>
          <w:noProof/>
          <w:color w:val="000000"/>
          <w:sz w:val="22"/>
          <w:szCs w:val="22"/>
        </w:rPr>
        <w:lastRenderedPageBreak/>
        <mc:AlternateContent>
          <mc:Choice Requires="wps">
            <w:drawing>
              <wp:anchor distT="0" distB="182880" distL="114300" distR="114300" simplePos="0" relativeHeight="251688960" behindDoc="0" locked="0" layoutInCell="1" allowOverlap="1" wp14:anchorId="103258CE" wp14:editId="76859A7E">
                <wp:simplePos x="0" y="0"/>
                <wp:positionH relativeFrom="column">
                  <wp:posOffset>0</wp:posOffset>
                </wp:positionH>
                <wp:positionV relativeFrom="paragraph">
                  <wp:posOffset>38100</wp:posOffset>
                </wp:positionV>
                <wp:extent cx="5969000" cy="1960880"/>
                <wp:effectExtent l="12700" t="12700" r="12700" b="12065"/>
                <wp:wrapSquare wrapText="bothSides"/>
                <wp:docPr id="18" name="Text Box 18"/>
                <wp:cNvGraphicFramePr/>
                <a:graphic xmlns:a="http://schemas.openxmlformats.org/drawingml/2006/main">
                  <a:graphicData uri="http://schemas.microsoft.com/office/word/2010/wordprocessingShape">
                    <wps:wsp>
                      <wps:cNvSpPr txBox="1"/>
                      <wps:spPr>
                        <a:xfrm>
                          <a:off x="0" y="0"/>
                          <a:ext cx="5969000" cy="1960880"/>
                        </a:xfrm>
                        <a:prstGeom prst="rect">
                          <a:avLst/>
                        </a:prstGeom>
                        <a:solidFill>
                          <a:schemeClr val="accent1">
                            <a:lumMod val="20000"/>
                            <a:lumOff val="80000"/>
                          </a:schemeClr>
                        </a:solidFill>
                        <a:ln w="25400">
                          <a:solidFill>
                            <a:schemeClr val="accent1">
                              <a:lumMod val="75000"/>
                            </a:schemeClr>
                          </a:solidFill>
                        </a:ln>
                        <a:effectLst/>
                        <a:extLst>
                          <a:ext uri="{C572A759-6A51-4108-AA02-DFA0A04FC94B}">
                            <ma14:wrappingTextBoxFlag xmlns:ma14="http://schemas.microsoft.com/office/mac/drawingml/2011/main"/>
                          </a:ext>
                        </a:extLst>
                      </wps:spPr>
                      <wps:txbx>
                        <w:txbxContent>
                          <w:p w14:paraId="25735084" w14:textId="77777777" w:rsidR="00743449" w:rsidRPr="00670F3C" w:rsidRDefault="00743449" w:rsidP="007A4E64">
                            <w:pPr>
                              <w:keepNext/>
                              <w:pBdr>
                                <w:top w:val="nil"/>
                                <w:left w:val="nil"/>
                                <w:bottom w:val="nil"/>
                                <w:right w:val="nil"/>
                                <w:between w:val="nil"/>
                              </w:pBdr>
                              <w:spacing w:before="60" w:after="60"/>
                              <w:ind w:left="1008" w:hanging="1008"/>
                              <w:rPr>
                                <w:rFonts w:ascii="Arial" w:eastAsia="Calibri" w:hAnsi="Arial" w:cs="Arial"/>
                                <w:b/>
                                <w:bCs/>
                                <w:color w:val="000000" w:themeColor="text1"/>
                                <w:sz w:val="18"/>
                                <w:szCs w:val="18"/>
                              </w:rPr>
                            </w:pPr>
                            <w:r w:rsidRPr="00670F3C">
                              <w:rPr>
                                <w:rFonts w:ascii="Arial" w:eastAsia="Calibri" w:hAnsi="Arial" w:cs="Arial"/>
                                <w:b/>
                                <w:bCs/>
                                <w:i/>
                                <w:iCs/>
                                <w:color w:val="000000" w:themeColor="text1"/>
                                <w:sz w:val="18"/>
                                <w:szCs w:val="18"/>
                              </w:rPr>
                              <w:t xml:space="preserve">Figure </w:t>
                            </w:r>
                            <w:r>
                              <w:rPr>
                                <w:rFonts w:ascii="Arial" w:eastAsia="Calibri" w:hAnsi="Arial" w:cs="Arial"/>
                                <w:b/>
                                <w:bCs/>
                                <w:i/>
                                <w:iCs/>
                                <w:color w:val="000000" w:themeColor="text1"/>
                                <w:sz w:val="18"/>
                                <w:szCs w:val="18"/>
                              </w:rPr>
                              <w:t>8</w:t>
                            </w:r>
                            <w:r w:rsidRPr="00670F3C">
                              <w:rPr>
                                <w:rFonts w:ascii="Arial" w:eastAsia="Calibri" w:hAnsi="Arial" w:cs="Arial"/>
                                <w:b/>
                                <w:bCs/>
                                <w:i/>
                                <w:iCs/>
                                <w:color w:val="000000" w:themeColor="text1"/>
                                <w:sz w:val="18"/>
                                <w:szCs w:val="18"/>
                              </w:rPr>
                              <w:t>.</w:t>
                            </w:r>
                            <w:r w:rsidRPr="00670F3C">
                              <w:rPr>
                                <w:rFonts w:ascii="Arial" w:eastAsia="Calibri" w:hAnsi="Arial" w:cs="Arial"/>
                                <w:b/>
                                <w:bCs/>
                                <w:color w:val="000000" w:themeColor="text1"/>
                                <w:sz w:val="18"/>
                                <w:szCs w:val="18"/>
                              </w:rPr>
                              <w:t xml:space="preserve"> Examples of CQI</w:t>
                            </w:r>
                          </w:p>
                          <w:p w14:paraId="53E497F1" w14:textId="77777777" w:rsidR="00743449" w:rsidRPr="00CD389C" w:rsidRDefault="00743449" w:rsidP="007A4E64">
                            <w:pPr>
                              <w:pBdr>
                                <w:top w:val="nil"/>
                                <w:left w:val="nil"/>
                                <w:bottom w:val="nil"/>
                                <w:right w:val="nil"/>
                                <w:between w:val="nil"/>
                              </w:pBdr>
                              <w:spacing w:before="120" w:after="120"/>
                              <w:rPr>
                                <w:rFonts w:ascii="Arial" w:eastAsia="Calibri" w:hAnsi="Arial" w:cs="Arial"/>
                                <w:iCs/>
                                <w:color w:val="000000"/>
                              </w:rPr>
                            </w:pPr>
                            <w:r w:rsidRPr="00CD389C">
                              <w:rPr>
                                <w:rFonts w:ascii="Arial" w:eastAsia="Calibri" w:hAnsi="Arial" w:cs="Arial"/>
                                <w:iCs/>
                                <w:color w:val="000000"/>
                                <w:sz w:val="18"/>
                                <w:szCs w:val="18"/>
                              </w:rPr>
                              <w:t>Example 1: A clinic identifies several barriers to the screening using the PHQ-9: insufficient time with patients, lack of privacy and space to discuss, patient discomfort in discussing and lack of social work resources. Through the CQI plan the clinic pilots an intervention with several providers using both process and performance measures. The pilot intervention focuses on, delivering feedback in exam room, setting guidelines on which patients need intervention (i.e. those with PHQ-9 scores in moderate-to-severe range), providing scripted messages for providers to share with patients, and patient information on what their PHQ-9 score means.</w:t>
                            </w:r>
                          </w:p>
                          <w:p w14:paraId="03A5D70A" w14:textId="77777777" w:rsidR="00743449" w:rsidRPr="00CD389C" w:rsidRDefault="00743449" w:rsidP="007A4E64">
                            <w:pPr>
                              <w:pBdr>
                                <w:top w:val="nil"/>
                                <w:left w:val="nil"/>
                                <w:bottom w:val="nil"/>
                                <w:right w:val="nil"/>
                                <w:between w:val="nil"/>
                              </w:pBdr>
                              <w:spacing w:before="120" w:after="120"/>
                              <w:rPr>
                                <w:rFonts w:ascii="Arial" w:eastAsia="Calibri" w:hAnsi="Arial" w:cs="Arial"/>
                                <w:iCs/>
                                <w:color w:val="000000"/>
                              </w:rPr>
                            </w:pPr>
                            <w:r w:rsidRPr="00CD389C">
                              <w:rPr>
                                <w:rFonts w:ascii="Arial" w:eastAsia="Calibri" w:hAnsi="Arial" w:cs="Arial"/>
                                <w:iCs/>
                                <w:color w:val="000000"/>
                                <w:sz w:val="18"/>
                                <w:szCs w:val="18"/>
                              </w:rPr>
                              <w:t>Example 2: A clinic seeks to encourage and improve medication adherence amongst its patient population. Patients visiting the clinic fill out the Adult AIDS Clinical Trial Group instrument for medication adherence on tablet computers before seeing a provider. Through the CQI plan the clinic pilots an intervention where providers review and discuss the medication adherence results with the patient during the clinic visit and review and address barriers to adherence.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3258CE" id="Text Box 18" o:spid="_x0000_s1042" type="#_x0000_t202" style="position:absolute;margin-left:0;margin-top:3pt;width:470pt;height:154.4pt;z-index:251688960;visibility:visible;mso-wrap-style:non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" fillcolor="#d9e2f3 [660]" strokecolor="#2f5496 [2404]" strokeweight="2pt">
                <v:textbox style="mso-fit-shape-to-text:t">
                  <w:txbxContent>
                    <w:p w14:paraId="25735084" w14:textId="77777777" w:rsidR="00743449" w:rsidRPr="00670F3C" w:rsidRDefault="00743449" w:rsidP="007A4E64">
                      <w:pPr>
                        <w:keepNext/>
                        <w:pBdr>
                          <w:top w:val="nil"/>
                          <w:left w:val="nil"/>
                          <w:bottom w:val="nil"/>
                          <w:right w:val="nil"/>
                          <w:between w:val="nil"/>
                        </w:pBdr>
                        <w:spacing w:before="60" w:after="60"/>
                        <w:ind w:left="1008" w:hanging="1008"/>
                        <w:rPr>
                          <w:rFonts w:ascii="Arial" w:eastAsia="Calibri" w:hAnsi="Arial" w:cs="Arial"/>
                          <w:b/>
                          <w:bCs/>
                          <w:color w:val="000000" w:themeColor="text1"/>
                          <w:sz w:val="18"/>
                          <w:szCs w:val="18"/>
                        </w:rPr>
                      </w:pPr>
                      <w:r w:rsidRPr="00670F3C">
                        <w:rPr>
                          <w:rFonts w:ascii="Arial" w:eastAsia="Calibri" w:hAnsi="Arial" w:cs="Arial"/>
                          <w:b/>
                          <w:bCs/>
                          <w:i/>
                          <w:iCs/>
                          <w:color w:val="000000" w:themeColor="text1"/>
                          <w:sz w:val="18"/>
                          <w:szCs w:val="18"/>
                        </w:rPr>
                        <w:t xml:space="preserve">Figure </w:t>
                      </w:r>
                      <w:r>
                        <w:rPr>
                          <w:rFonts w:ascii="Arial" w:eastAsia="Calibri" w:hAnsi="Arial" w:cs="Arial"/>
                          <w:b/>
                          <w:bCs/>
                          <w:i/>
                          <w:iCs/>
                          <w:color w:val="000000" w:themeColor="text1"/>
                          <w:sz w:val="18"/>
                          <w:szCs w:val="18"/>
                        </w:rPr>
                        <w:t>8</w:t>
                      </w:r>
                      <w:r w:rsidRPr="00670F3C">
                        <w:rPr>
                          <w:rFonts w:ascii="Arial" w:eastAsia="Calibri" w:hAnsi="Arial" w:cs="Arial"/>
                          <w:b/>
                          <w:bCs/>
                          <w:i/>
                          <w:iCs/>
                          <w:color w:val="000000" w:themeColor="text1"/>
                          <w:sz w:val="18"/>
                          <w:szCs w:val="18"/>
                        </w:rPr>
                        <w:t>.</w:t>
                      </w:r>
                      <w:r w:rsidRPr="00670F3C">
                        <w:rPr>
                          <w:rFonts w:ascii="Arial" w:eastAsia="Calibri" w:hAnsi="Arial" w:cs="Arial"/>
                          <w:b/>
                          <w:bCs/>
                          <w:color w:val="000000" w:themeColor="text1"/>
                          <w:sz w:val="18"/>
                          <w:szCs w:val="18"/>
                        </w:rPr>
                        <w:t xml:space="preserve"> Examples of CQI</w:t>
                      </w:r>
                    </w:p>
                    <w:p w14:paraId="53E497F1" w14:textId="77777777" w:rsidR="00743449" w:rsidRPr="00CD389C" w:rsidRDefault="00743449" w:rsidP="007A4E64">
                      <w:pPr>
                        <w:pBdr>
                          <w:top w:val="nil"/>
                          <w:left w:val="nil"/>
                          <w:bottom w:val="nil"/>
                          <w:right w:val="nil"/>
                          <w:between w:val="nil"/>
                        </w:pBdr>
                        <w:spacing w:before="120" w:after="120"/>
                        <w:rPr>
                          <w:rFonts w:ascii="Arial" w:eastAsia="Calibri" w:hAnsi="Arial" w:cs="Arial"/>
                          <w:iCs/>
                          <w:color w:val="000000"/>
                        </w:rPr>
                      </w:pPr>
                      <w:r w:rsidRPr="00CD389C">
                        <w:rPr>
                          <w:rFonts w:ascii="Arial" w:eastAsia="Calibri" w:hAnsi="Arial" w:cs="Arial"/>
                          <w:iCs/>
                          <w:color w:val="000000"/>
                          <w:sz w:val="18"/>
                          <w:szCs w:val="18"/>
                        </w:rPr>
                        <w:t>Example 1: A clinic identifies several barriers to the screening using the PHQ-9: insufficient time with patients, lack of privacy and space to discuss, patient discomfort in discussing and lack of social work resources. Through the CQI plan the clinic pilots an intervention with several providers using both process and performance measures. The pilot intervention focuses on, delivering feedback in exam room, setting guidelines on which patients need intervention (i.e. those with PHQ-9 scores in moderate-to-severe range), providing scripted messages for providers to share with patients, and patient information on what their PHQ-9 score means.</w:t>
                      </w:r>
                    </w:p>
                    <w:p w14:paraId="03A5D70A" w14:textId="77777777" w:rsidR="00743449" w:rsidRPr="00CD389C" w:rsidRDefault="00743449" w:rsidP="007A4E64">
                      <w:pPr>
                        <w:pBdr>
                          <w:top w:val="nil"/>
                          <w:left w:val="nil"/>
                          <w:bottom w:val="nil"/>
                          <w:right w:val="nil"/>
                          <w:between w:val="nil"/>
                        </w:pBdr>
                        <w:spacing w:before="120" w:after="120"/>
                        <w:rPr>
                          <w:rFonts w:ascii="Arial" w:eastAsia="Calibri" w:hAnsi="Arial" w:cs="Arial"/>
                          <w:iCs/>
                          <w:color w:val="000000"/>
                        </w:rPr>
                      </w:pPr>
                      <w:r w:rsidRPr="00CD389C">
                        <w:rPr>
                          <w:rFonts w:ascii="Arial" w:eastAsia="Calibri" w:hAnsi="Arial" w:cs="Arial"/>
                          <w:iCs/>
                          <w:color w:val="000000"/>
                          <w:sz w:val="18"/>
                          <w:szCs w:val="18"/>
                        </w:rPr>
                        <w:t>Example 2: A clinic seeks to encourage and improve medication adherence amongst its patient population. Patients visiting the clinic fill out the Adult AIDS Clinical Trial Group instrument for medication adherence on tablet computers before seeing a provider. Through the CQI plan the clinic pilots an intervention where providers review and discuss the medication adherence results with the patient during the clinic visit and review and address barriers to adherence.</w:t>
                      </w:r>
                    </w:p>
                  </w:txbxContent>
                </v:textbox>
                <w10:wrap type="square"/>
              </v:shape>
            </w:pict>
          </mc:Fallback>
        </mc:AlternateContent>
      </w:r>
      <w:r w:rsidRPr="0087588B">
        <w:rPr>
          <w:rFonts w:ascii="Arial" w:eastAsia="Calibri" w:hAnsi="Arial" w:cs="Arial"/>
          <w:color w:val="000000"/>
          <w:sz w:val="22"/>
          <w:szCs w:val="22"/>
        </w:rPr>
        <w:t xml:space="preserve">Other variables that could be observed over time for any changes include </w:t>
      </w:r>
    </w:p>
    <w:p w14:paraId="4104369C"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 xml:space="preserve">Changes in total appointment length </w:t>
      </w:r>
    </w:p>
    <w:p w14:paraId="59AFE420"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Number of patients completing PROs</w:t>
      </w:r>
    </w:p>
    <w:p w14:paraId="4BCF7737"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Patient satisfaction with care</w:t>
      </w:r>
    </w:p>
    <w:p w14:paraId="711D5FC8"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Provider perception of usefulness of PROs</w:t>
      </w:r>
    </w:p>
    <w:p w14:paraId="0EF05D97"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Time providers spend reviewing and integrating the PRO into the care process</w:t>
      </w:r>
    </w:p>
    <w:p w14:paraId="36432CEB"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Changes in visit length</w:t>
      </w:r>
    </w:p>
    <w:p w14:paraId="4A1EFCA7"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Time spent by staff supporting PRO implementation - ongoing</w:t>
      </w:r>
    </w:p>
    <w:p w14:paraId="21CF5EDF" w14:textId="77777777" w:rsidR="007A4E64" w:rsidRPr="0087588B" w:rsidRDefault="007A4E64" w:rsidP="007A4E64">
      <w:pPr>
        <w:numPr>
          <w:ilvl w:val="0"/>
          <w:numId w:val="5"/>
        </w:numPr>
        <w:pBdr>
          <w:top w:val="nil"/>
          <w:left w:val="nil"/>
          <w:bottom w:val="nil"/>
          <w:right w:val="nil"/>
          <w:between w:val="nil"/>
        </w:pBdr>
        <w:spacing w:before="60" w:after="180"/>
        <w:ind w:left="994"/>
        <w:rPr>
          <w:rFonts w:ascii="Arial" w:hAnsi="Arial" w:cs="Arial"/>
        </w:rPr>
      </w:pPr>
      <w:r w:rsidRPr="0087588B">
        <w:rPr>
          <w:rFonts w:ascii="Arial" w:eastAsia="Calibri" w:hAnsi="Arial" w:cs="Arial"/>
          <w:color w:val="000000"/>
          <w:sz w:val="22"/>
          <w:szCs w:val="22"/>
        </w:rPr>
        <w:t>Costs and resource use</w:t>
      </w:r>
    </w:p>
    <w:p w14:paraId="2B776070" w14:textId="77777777" w:rsidR="007A4E64" w:rsidRPr="0087588B" w:rsidRDefault="007A4E64" w:rsidP="007A4E64">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CQI frameworks can help clinics implement and measure change at their facilities. One such framework is the Plan, Do, Study, Act (PDSA) cycle, which is a cyclical process for developing and implementing change:</w:t>
      </w:r>
    </w:p>
    <w:p w14:paraId="1DBB70D9"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“Plan” means to collect and analyze data and develop solutions to improve the program.</w:t>
      </w:r>
    </w:p>
    <w:p w14:paraId="3AE4E53D"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 xml:space="preserve">“Do” means to implement one of the proposed solutions. </w:t>
      </w:r>
    </w:p>
    <w:p w14:paraId="7A3B15AC" w14:textId="77777777" w:rsidR="007A4E64" w:rsidRPr="0087588B" w:rsidRDefault="007A4E64" w:rsidP="007A4E64">
      <w:pPr>
        <w:numPr>
          <w:ilvl w:val="0"/>
          <w:numId w:val="5"/>
        </w:numPr>
        <w:pBdr>
          <w:top w:val="nil"/>
          <w:left w:val="nil"/>
          <w:bottom w:val="nil"/>
          <w:right w:val="nil"/>
          <w:between w:val="nil"/>
        </w:pBdr>
        <w:spacing w:before="60" w:after="60"/>
        <w:ind w:left="994"/>
        <w:rPr>
          <w:rFonts w:ascii="Arial" w:hAnsi="Arial" w:cs="Arial"/>
        </w:rPr>
      </w:pPr>
      <w:r w:rsidRPr="0087588B">
        <w:rPr>
          <w:rFonts w:ascii="Arial" w:eastAsia="Calibri" w:hAnsi="Arial" w:cs="Arial"/>
          <w:color w:val="000000"/>
          <w:sz w:val="22"/>
          <w:szCs w:val="22"/>
        </w:rPr>
        <w:t>“Study” means to measure any changes as the result of the proposed solution that was implemented, and</w:t>
      </w:r>
    </w:p>
    <w:p w14:paraId="47BB5062" w14:textId="77777777" w:rsidR="007A4E64" w:rsidRPr="0087588B" w:rsidRDefault="007A4E64" w:rsidP="007A4E64">
      <w:pPr>
        <w:numPr>
          <w:ilvl w:val="0"/>
          <w:numId w:val="5"/>
        </w:numPr>
        <w:pBdr>
          <w:top w:val="nil"/>
          <w:left w:val="nil"/>
          <w:bottom w:val="nil"/>
          <w:right w:val="nil"/>
          <w:between w:val="nil"/>
        </w:pBdr>
        <w:spacing w:before="60" w:after="180"/>
        <w:ind w:left="994"/>
        <w:rPr>
          <w:rFonts w:ascii="Arial" w:hAnsi="Arial" w:cs="Arial"/>
        </w:rPr>
      </w:pPr>
      <w:r w:rsidRPr="0087588B">
        <w:rPr>
          <w:rFonts w:ascii="Arial" w:eastAsia="Calibri" w:hAnsi="Arial" w:cs="Arial"/>
          <w:color w:val="000000"/>
          <w:sz w:val="22"/>
          <w:szCs w:val="22"/>
        </w:rPr>
        <w:t>“Act” means to adopt the solution of standard practice, or start over.</w:t>
      </w:r>
    </w:p>
    <w:p w14:paraId="7807A4D4" w14:textId="77777777" w:rsidR="007A4E64" w:rsidRPr="0087588B" w:rsidRDefault="007A4E64" w:rsidP="007A4E64">
      <w:pPr>
        <w:pBdr>
          <w:top w:val="nil"/>
          <w:left w:val="nil"/>
          <w:bottom w:val="nil"/>
          <w:right w:val="nil"/>
          <w:between w:val="nil"/>
        </w:pBdr>
        <w:spacing w:before="60" w:after="180"/>
        <w:rPr>
          <w:rFonts w:ascii="Arial" w:hAnsi="Arial" w:cs="Arial"/>
          <w:color w:val="000000"/>
        </w:rPr>
      </w:pPr>
      <w:r w:rsidRPr="0087588B">
        <w:rPr>
          <w:rFonts w:ascii="Arial" w:eastAsia="Calibri" w:hAnsi="Arial" w:cs="Arial"/>
          <w:color w:val="000000"/>
          <w:sz w:val="22"/>
          <w:szCs w:val="22"/>
        </w:rPr>
        <w:t>CQI is designed to be executed quickly—and thereby reduce the time needed to test solutions through evaluation—so stakeholders can see results more quickly (Hunter et al. 2015).</w:t>
      </w:r>
    </w:p>
    <w:p w14:paraId="584B4210" w14:textId="77777777" w:rsidR="007A4E64" w:rsidRPr="0087588B" w:rsidRDefault="007A4E64" w:rsidP="007A4E64">
      <w:pPr>
        <w:pBdr>
          <w:top w:val="nil"/>
          <w:left w:val="nil"/>
          <w:bottom w:val="nil"/>
          <w:right w:val="nil"/>
          <w:between w:val="nil"/>
        </w:pBdr>
        <w:spacing w:before="60" w:after="180"/>
        <w:rPr>
          <w:rFonts w:ascii="Arial" w:eastAsia="Calibri" w:hAnsi="Arial" w:cs="Arial"/>
          <w:color w:val="000000"/>
          <w:sz w:val="22"/>
          <w:szCs w:val="22"/>
        </w:rPr>
      </w:pPr>
      <w:r w:rsidRPr="0087588B">
        <w:rPr>
          <w:rFonts w:ascii="Arial" w:eastAsia="Calibri" w:hAnsi="Arial" w:cs="Arial"/>
          <w:color w:val="000000"/>
          <w:sz w:val="22"/>
          <w:szCs w:val="22"/>
        </w:rPr>
        <w:t>The CQI process aims to bring multiple stakeholders together. The integration of stakeholders ensures the appropriate expertise to gather and analyze program outcomes meaningfully, and to then suggest, implement, and evaluate any quality improvement efforts at the program and organizational level.</w:t>
      </w:r>
    </w:p>
    <w:p w14:paraId="5A325320" w14:textId="77777777" w:rsidR="007A4E64" w:rsidRDefault="007A4E64" w:rsidP="007A4E64">
      <w:pPr>
        <w:spacing w:before="180" w:after="60"/>
        <w:rPr>
          <w:rFonts w:ascii="Arial" w:hAnsi="Arial" w:cs="Arial"/>
          <w:b/>
          <w:bCs/>
          <w:i/>
          <w:iCs/>
          <w:sz w:val="22"/>
          <w:szCs w:val="22"/>
        </w:rPr>
      </w:pPr>
    </w:p>
    <w:p w14:paraId="57ABE15E" w14:textId="77777777" w:rsidR="007A4E64" w:rsidRDefault="007A4E64" w:rsidP="007A4E64">
      <w:pPr>
        <w:spacing w:before="180" w:after="60"/>
        <w:rPr>
          <w:rFonts w:ascii="Arial" w:hAnsi="Arial" w:cs="Arial"/>
          <w:b/>
          <w:bCs/>
          <w:i/>
          <w:iCs/>
          <w:sz w:val="22"/>
          <w:szCs w:val="22"/>
        </w:rPr>
      </w:pPr>
    </w:p>
    <w:p w14:paraId="54A4A477" w14:textId="17351E5D" w:rsidR="00C22466" w:rsidRPr="000A49CE" w:rsidRDefault="007A4E64" w:rsidP="007A4E64">
      <w:pPr>
        <w:spacing w:before="180" w:after="60"/>
        <w:rPr>
          <w:rFonts w:ascii="Arial" w:hAnsi="Arial" w:cs="Arial"/>
          <w:color w:val="000000"/>
          <w:sz w:val="22"/>
          <w:szCs w:val="22"/>
        </w:rPr>
      </w:pPr>
      <w:r w:rsidRPr="000A49CE">
        <w:rPr>
          <w:rFonts w:ascii="Arial" w:eastAsia="Calibri" w:hAnsi="Arial" w:cs="Arial"/>
          <w:noProof/>
          <w:color w:val="000000"/>
          <w:sz w:val="22"/>
          <w:szCs w:val="22"/>
        </w:rPr>
        <w:lastRenderedPageBreak/>
        <mc:AlternateContent>
          <mc:Choice Requires="wps">
            <w:drawing>
              <wp:anchor distT="0" distB="182880" distL="114300" distR="114300" simplePos="0" relativeHeight="251691008" behindDoc="0" locked="0" layoutInCell="1" allowOverlap="1" wp14:anchorId="5AD777AD" wp14:editId="1716FD7E">
                <wp:simplePos x="0" y="0"/>
                <wp:positionH relativeFrom="column">
                  <wp:posOffset>0</wp:posOffset>
                </wp:positionH>
                <wp:positionV relativeFrom="paragraph">
                  <wp:posOffset>197485</wp:posOffset>
                </wp:positionV>
                <wp:extent cx="6057900" cy="2286000"/>
                <wp:effectExtent l="0" t="0" r="38100" b="25400"/>
                <wp:wrapSquare wrapText="bothSides"/>
                <wp:docPr id="3" name="Text Box 3"/>
                <wp:cNvGraphicFramePr/>
                <a:graphic xmlns:a="http://schemas.openxmlformats.org/drawingml/2006/main">
                  <a:graphicData uri="http://schemas.microsoft.com/office/word/2010/wordprocessingShape">
                    <wps:wsp>
                      <wps:cNvSpPr txBox="1"/>
                      <wps:spPr>
                        <a:xfrm>
                          <a:off x="0" y="0"/>
                          <a:ext cx="6057900" cy="2286000"/>
                        </a:xfrm>
                        <a:prstGeom prst="rect">
                          <a:avLst/>
                        </a:prstGeom>
                        <a:solidFill>
                          <a:schemeClr val="accent1">
                            <a:lumMod val="20000"/>
                            <a:lumOff val="80000"/>
                          </a:schemeClr>
                        </a:solidFill>
                        <a:ln w="25400">
                          <a:solidFill>
                            <a:schemeClr val="accent1">
                              <a:lumMod val="75000"/>
                            </a:schemeClr>
                          </a:solidFill>
                        </a:ln>
                        <a:effectLst/>
                        <a:extLst>
                          <a:ext uri="{C572A759-6A51-4108-AA02-DFA0A04FC94B}">
                            <ma14:wrappingTextBoxFlag xmlns:ma14="http://schemas.microsoft.com/office/mac/drawingml/2011/main"/>
                          </a:ext>
                        </a:extLst>
                      </wps:spPr>
                      <wps:txbx>
                        <w:txbxContent>
                          <w:p w14:paraId="5B5B5A70" w14:textId="77777777" w:rsidR="00743449" w:rsidRPr="00920C2A" w:rsidRDefault="00743449" w:rsidP="007A4E64">
                            <w:pPr>
                              <w:spacing w:before="180" w:after="60"/>
                              <w:rPr>
                                <w:rFonts w:ascii="Arial" w:hAnsi="Arial" w:cs="Arial"/>
                                <w:b/>
                                <w:bCs/>
                                <w:i/>
                                <w:iCs/>
                                <w:sz w:val="18"/>
                                <w:szCs w:val="18"/>
                              </w:rPr>
                            </w:pPr>
                            <w:r w:rsidRPr="00920C2A">
                              <w:rPr>
                                <w:rFonts w:ascii="Arial" w:hAnsi="Arial" w:cs="Arial"/>
                                <w:b/>
                                <w:bCs/>
                                <w:i/>
                                <w:iCs/>
                                <w:sz w:val="18"/>
                                <w:szCs w:val="18"/>
                              </w:rPr>
                              <w:t>Practical tip:</w:t>
                            </w:r>
                          </w:p>
                          <w:p w14:paraId="5AA972B9" w14:textId="77777777" w:rsidR="00743449" w:rsidRPr="00920C2A" w:rsidRDefault="00743449" w:rsidP="007A4E64">
                            <w:pPr>
                              <w:pBdr>
                                <w:top w:val="nil"/>
                                <w:left w:val="nil"/>
                                <w:bottom w:val="nil"/>
                                <w:right w:val="nil"/>
                                <w:between w:val="nil"/>
                              </w:pBdr>
                              <w:spacing w:before="60" w:after="180"/>
                              <w:rPr>
                                <w:rFonts w:ascii="Arial" w:hAnsi="Arial" w:cs="Arial"/>
                                <w:color w:val="000000"/>
                                <w:sz w:val="18"/>
                                <w:szCs w:val="18"/>
                              </w:rPr>
                            </w:pPr>
                            <w:r w:rsidRPr="00920C2A">
                              <w:rPr>
                                <w:rFonts w:ascii="Arial" w:hAnsi="Arial" w:cs="Arial"/>
                                <w:color w:val="000000"/>
                                <w:sz w:val="18"/>
                                <w:szCs w:val="18"/>
                              </w:rPr>
                              <w:t xml:space="preserve">Formal M&amp;E plans are important in many settings to ensure ongoing success of programs and our often conducted annually. In our clinics, we have been particularly pleased with a more straightforward but ongoing approach that involves tracking completion rates. This measure is quick to generate, and easily trackable on a monthly basis. While it is a very simple measure as nursing/front desk/medical assistant and other staff turn over, priorities can drift and it quickly demonstrates that there is a need for retraining and reminders regarding the importance of the </w:t>
                            </w:r>
                            <w:proofErr w:type="spellStart"/>
                            <w:r w:rsidRPr="00920C2A">
                              <w:rPr>
                                <w:rFonts w:ascii="Arial" w:hAnsi="Arial" w:cs="Arial"/>
                                <w:color w:val="000000"/>
                                <w:sz w:val="18"/>
                                <w:szCs w:val="18"/>
                              </w:rPr>
                              <w:t>PROs.</w:t>
                            </w:r>
                            <w:proofErr w:type="spellEnd"/>
                            <w:r w:rsidRPr="00920C2A">
                              <w:rPr>
                                <w:rFonts w:ascii="Arial" w:hAnsi="Arial" w:cs="Arial"/>
                                <w:color w:val="000000"/>
                                <w:sz w:val="18"/>
                                <w:szCs w:val="18"/>
                              </w:rPr>
                              <w:t xml:space="preserve"> </w:t>
                            </w:r>
                          </w:p>
                          <w:p w14:paraId="31A2FC99" w14:textId="77777777" w:rsidR="00743449" w:rsidRPr="00920C2A" w:rsidRDefault="00743449" w:rsidP="007A4E64">
                            <w:pPr>
                              <w:pBdr>
                                <w:top w:val="nil"/>
                                <w:left w:val="nil"/>
                                <w:bottom w:val="nil"/>
                                <w:right w:val="nil"/>
                                <w:between w:val="nil"/>
                              </w:pBdr>
                              <w:spacing w:before="60" w:after="180"/>
                              <w:rPr>
                                <w:rFonts w:ascii="Arial" w:hAnsi="Arial" w:cs="Arial"/>
                                <w:color w:val="000000"/>
                                <w:sz w:val="18"/>
                                <w:szCs w:val="18"/>
                              </w:rPr>
                            </w:pPr>
                            <w:r w:rsidRPr="00920C2A">
                              <w:rPr>
                                <w:rFonts w:ascii="Arial" w:hAnsi="Arial" w:cs="Arial"/>
                                <w:color w:val="000000"/>
                                <w:sz w:val="18"/>
                                <w:szCs w:val="18"/>
                              </w:rPr>
                              <w:t xml:space="preserve">A second streamlined approach to M&amp;E that has proven both extremely valuable and also very efficient is examining reasons for those who did not complete the </w:t>
                            </w:r>
                            <w:proofErr w:type="spellStart"/>
                            <w:r w:rsidRPr="00920C2A">
                              <w:rPr>
                                <w:rFonts w:ascii="Arial" w:hAnsi="Arial" w:cs="Arial"/>
                                <w:color w:val="000000"/>
                                <w:sz w:val="18"/>
                                <w:szCs w:val="18"/>
                              </w:rPr>
                              <w:t>PROs.</w:t>
                            </w:r>
                            <w:proofErr w:type="spellEnd"/>
                            <w:r w:rsidRPr="00920C2A">
                              <w:rPr>
                                <w:rFonts w:ascii="Arial" w:hAnsi="Arial" w:cs="Arial"/>
                                <w:color w:val="000000"/>
                                <w:sz w:val="18"/>
                                <w:szCs w:val="18"/>
                              </w:rPr>
                              <w:t xml:space="preserve"> Was it because they forgot their glasses (we now keep several pairs of non-prescription reading glasses available). Was it because the demographic characteristics of the clinic have changed? We now offer the PRO assessment in Amharic at two of our clinics. Selecting several days every 6 months and evaluating the reasons why PLWH seen in clinic do not complete the PROs on those days has proven to be an extremely efficient practical and useful approach to ongoing M&amp;E. </w:t>
                            </w:r>
                          </w:p>
                          <w:p w14:paraId="54C147CE" w14:textId="77777777" w:rsidR="00743449" w:rsidRDefault="00743449" w:rsidP="007A4E64">
                            <w:pPr>
                              <w:pBdr>
                                <w:top w:val="nil"/>
                                <w:left w:val="nil"/>
                                <w:bottom w:val="nil"/>
                                <w:right w:val="nil"/>
                                <w:between w:val="nil"/>
                              </w:pBdr>
                              <w:spacing w:before="120" w:after="120"/>
                              <w:rPr>
                                <w:rFonts w:ascii="Arial" w:eastAsia="Calibri" w:hAnsi="Arial" w:cs="Arial"/>
                                <w:i/>
                                <w:color w:val="000000"/>
                                <w:sz w:val="18"/>
                                <w:szCs w:val="18"/>
                              </w:rPr>
                            </w:pPr>
                          </w:p>
                          <w:p w14:paraId="15EC9BF4" w14:textId="77777777" w:rsidR="00743449" w:rsidRPr="000A49CE" w:rsidRDefault="00743449" w:rsidP="007A4E64">
                            <w:pPr>
                              <w:pBdr>
                                <w:top w:val="nil"/>
                                <w:left w:val="nil"/>
                                <w:bottom w:val="nil"/>
                                <w:right w:val="nil"/>
                                <w:between w:val="nil"/>
                              </w:pBdr>
                              <w:spacing w:before="120" w:after="120"/>
                              <w:rPr>
                                <w:rFonts w:ascii="Arial" w:eastAsia="Calibri" w:hAnsi="Arial" w:cs="Arial"/>
                                <w:i/>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D777AD" id="Text Box 3" o:spid="_x0000_s1043" type="#_x0000_t202" style="position:absolute;margin-left:0;margin-top:15.55pt;width:477pt;height:180pt;z-index:251691008;visibility:visible;mso-wrap-style:square;mso-width-percent:0;mso-height-percent:0;mso-wrap-distance-left:9pt;mso-wrap-distance-top:0;mso-wrap-distance-right:9pt;mso-wrap-distance-bottom:14.4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" fillcolor="#d9e2f3 [660]" strokecolor="#2f5496 [2404]" strokeweight="2pt">
                <v:textbox>
                  <w:txbxContent>
                    <w:p w14:paraId="5B5B5A70" w14:textId="77777777" w:rsidR="00743449" w:rsidRPr="00920C2A" w:rsidRDefault="00743449" w:rsidP="007A4E64">
                      <w:pPr>
                        <w:spacing w:before="180" w:after="60"/>
                        <w:rPr>
                          <w:rFonts w:ascii="Arial" w:hAnsi="Arial" w:cs="Arial"/>
                          <w:b/>
                          <w:bCs/>
                          <w:i/>
                          <w:iCs/>
                          <w:sz w:val="18"/>
                          <w:szCs w:val="18"/>
                        </w:rPr>
                      </w:pPr>
                      <w:r w:rsidRPr="00920C2A">
                        <w:rPr>
                          <w:rFonts w:ascii="Arial" w:hAnsi="Arial" w:cs="Arial"/>
                          <w:b/>
                          <w:bCs/>
                          <w:i/>
                          <w:iCs/>
                          <w:sz w:val="18"/>
                          <w:szCs w:val="18"/>
                        </w:rPr>
                        <w:t>Practical tip:</w:t>
                      </w:r>
                    </w:p>
                    <w:p w14:paraId="5AA972B9" w14:textId="77777777" w:rsidR="00743449" w:rsidRPr="00920C2A" w:rsidRDefault="00743449" w:rsidP="007A4E64">
                      <w:pPr>
                        <w:pBdr>
                          <w:top w:val="nil"/>
                          <w:left w:val="nil"/>
                          <w:bottom w:val="nil"/>
                          <w:right w:val="nil"/>
                          <w:between w:val="nil"/>
                        </w:pBdr>
                        <w:spacing w:before="60" w:after="180"/>
                        <w:rPr>
                          <w:rFonts w:ascii="Arial" w:hAnsi="Arial" w:cs="Arial"/>
                          <w:color w:val="000000"/>
                          <w:sz w:val="18"/>
                          <w:szCs w:val="18"/>
                        </w:rPr>
                      </w:pPr>
                      <w:r w:rsidRPr="00920C2A">
                        <w:rPr>
                          <w:rFonts w:ascii="Arial" w:hAnsi="Arial" w:cs="Arial"/>
                          <w:color w:val="000000"/>
                          <w:sz w:val="18"/>
                          <w:szCs w:val="18"/>
                        </w:rPr>
                        <w:t xml:space="preserve">Formal M&amp;E plans are important in many settings to ensure ongoing success of programs and our often conducted annually. In our clinics, we have been particularly pleased with a more straightforward but ongoing approach that involves tracking completion rates. This measure is quick to generate, and easily trackable on a monthly basis. While it is a very simple measure as nursing/front desk/medical assistant and other staff </w:t>
                      </w:r>
                      <w:proofErr w:type="spellStart"/>
                      <w:r w:rsidRPr="00920C2A">
                        <w:rPr>
                          <w:rFonts w:ascii="Arial" w:hAnsi="Arial" w:cs="Arial"/>
                          <w:color w:val="000000"/>
                          <w:sz w:val="18"/>
                          <w:szCs w:val="18"/>
                        </w:rPr>
                        <w:t>turn over</w:t>
                      </w:r>
                      <w:proofErr w:type="spellEnd"/>
                      <w:r w:rsidRPr="00920C2A">
                        <w:rPr>
                          <w:rFonts w:ascii="Arial" w:hAnsi="Arial" w:cs="Arial"/>
                          <w:color w:val="000000"/>
                          <w:sz w:val="18"/>
                          <w:szCs w:val="18"/>
                        </w:rPr>
                        <w:t xml:space="preserve">, priorities can </w:t>
                      </w:r>
                      <w:proofErr w:type="gramStart"/>
                      <w:r w:rsidRPr="00920C2A">
                        <w:rPr>
                          <w:rFonts w:ascii="Arial" w:hAnsi="Arial" w:cs="Arial"/>
                          <w:color w:val="000000"/>
                          <w:sz w:val="18"/>
                          <w:szCs w:val="18"/>
                        </w:rPr>
                        <w:t>drift</w:t>
                      </w:r>
                      <w:proofErr w:type="gramEnd"/>
                      <w:r w:rsidRPr="00920C2A">
                        <w:rPr>
                          <w:rFonts w:ascii="Arial" w:hAnsi="Arial" w:cs="Arial"/>
                          <w:color w:val="000000"/>
                          <w:sz w:val="18"/>
                          <w:szCs w:val="18"/>
                        </w:rPr>
                        <w:t xml:space="preserve"> and it quickly demonstrates that there is a need for retraining and reminders regarding the importance of the </w:t>
                      </w:r>
                      <w:proofErr w:type="spellStart"/>
                      <w:r w:rsidRPr="00920C2A">
                        <w:rPr>
                          <w:rFonts w:ascii="Arial" w:hAnsi="Arial" w:cs="Arial"/>
                          <w:color w:val="000000"/>
                          <w:sz w:val="18"/>
                          <w:szCs w:val="18"/>
                        </w:rPr>
                        <w:t>PROs.</w:t>
                      </w:r>
                      <w:proofErr w:type="spellEnd"/>
                      <w:r w:rsidRPr="00920C2A">
                        <w:rPr>
                          <w:rFonts w:ascii="Arial" w:hAnsi="Arial" w:cs="Arial"/>
                          <w:color w:val="000000"/>
                          <w:sz w:val="18"/>
                          <w:szCs w:val="18"/>
                        </w:rPr>
                        <w:t xml:space="preserve"> </w:t>
                      </w:r>
                    </w:p>
                    <w:p w14:paraId="31A2FC99" w14:textId="77777777" w:rsidR="00743449" w:rsidRPr="00920C2A" w:rsidRDefault="00743449" w:rsidP="007A4E64">
                      <w:pPr>
                        <w:pBdr>
                          <w:top w:val="nil"/>
                          <w:left w:val="nil"/>
                          <w:bottom w:val="nil"/>
                          <w:right w:val="nil"/>
                          <w:between w:val="nil"/>
                        </w:pBdr>
                        <w:spacing w:before="60" w:after="180"/>
                        <w:rPr>
                          <w:rFonts w:ascii="Arial" w:hAnsi="Arial" w:cs="Arial"/>
                          <w:color w:val="000000"/>
                          <w:sz w:val="18"/>
                          <w:szCs w:val="18"/>
                        </w:rPr>
                      </w:pPr>
                      <w:r w:rsidRPr="00920C2A">
                        <w:rPr>
                          <w:rFonts w:ascii="Arial" w:hAnsi="Arial" w:cs="Arial"/>
                          <w:color w:val="000000"/>
                          <w:sz w:val="18"/>
                          <w:szCs w:val="18"/>
                        </w:rPr>
                        <w:t xml:space="preserve">A second streamlined approach to M&amp;E that has proven both extremely valuable and also very efficient is examining reasons for those who did not complete the </w:t>
                      </w:r>
                      <w:proofErr w:type="spellStart"/>
                      <w:r w:rsidRPr="00920C2A">
                        <w:rPr>
                          <w:rFonts w:ascii="Arial" w:hAnsi="Arial" w:cs="Arial"/>
                          <w:color w:val="000000"/>
                          <w:sz w:val="18"/>
                          <w:szCs w:val="18"/>
                        </w:rPr>
                        <w:t>PROs.</w:t>
                      </w:r>
                      <w:proofErr w:type="spellEnd"/>
                      <w:r w:rsidRPr="00920C2A">
                        <w:rPr>
                          <w:rFonts w:ascii="Arial" w:hAnsi="Arial" w:cs="Arial"/>
                          <w:color w:val="000000"/>
                          <w:sz w:val="18"/>
                          <w:szCs w:val="18"/>
                        </w:rPr>
                        <w:t xml:space="preserve"> Was it because they forgot their glasses (we now keep several pairs of non-prescription reading </w:t>
                      </w:r>
                      <w:proofErr w:type="gramStart"/>
                      <w:r w:rsidRPr="00920C2A">
                        <w:rPr>
                          <w:rFonts w:ascii="Arial" w:hAnsi="Arial" w:cs="Arial"/>
                          <w:color w:val="000000"/>
                          <w:sz w:val="18"/>
                          <w:szCs w:val="18"/>
                        </w:rPr>
                        <w:t>glasses available).</w:t>
                      </w:r>
                      <w:proofErr w:type="gramEnd"/>
                      <w:r w:rsidRPr="00920C2A">
                        <w:rPr>
                          <w:rFonts w:ascii="Arial" w:hAnsi="Arial" w:cs="Arial"/>
                          <w:color w:val="000000"/>
                          <w:sz w:val="18"/>
                          <w:szCs w:val="18"/>
                        </w:rPr>
                        <w:t xml:space="preserve"> Was it because the demographic characteristics of the clinic have changed? We now offer the PRO assessment in Amharic at two of our clinics. Selecting several days every 6 months and evaluating the reasons why PLWH seen in clinic do not complete the PROs on those days has proven to be an extremely efficient practical and useful approach to ongoing M&amp;E. </w:t>
                      </w:r>
                    </w:p>
                    <w:p w14:paraId="54C147CE" w14:textId="77777777" w:rsidR="00743449" w:rsidRDefault="00743449" w:rsidP="007A4E64">
                      <w:pPr>
                        <w:pBdr>
                          <w:top w:val="nil"/>
                          <w:left w:val="nil"/>
                          <w:bottom w:val="nil"/>
                          <w:right w:val="nil"/>
                          <w:between w:val="nil"/>
                        </w:pBdr>
                        <w:spacing w:before="120" w:after="120"/>
                        <w:rPr>
                          <w:rFonts w:ascii="Arial" w:eastAsia="Calibri" w:hAnsi="Arial" w:cs="Arial"/>
                          <w:i/>
                          <w:color w:val="000000"/>
                          <w:sz w:val="18"/>
                          <w:szCs w:val="18"/>
                        </w:rPr>
                      </w:pPr>
                    </w:p>
                    <w:p w14:paraId="15EC9BF4" w14:textId="77777777" w:rsidR="00743449" w:rsidRPr="000A49CE" w:rsidRDefault="00743449" w:rsidP="007A4E64">
                      <w:pPr>
                        <w:pBdr>
                          <w:top w:val="nil"/>
                          <w:left w:val="nil"/>
                          <w:bottom w:val="nil"/>
                          <w:right w:val="nil"/>
                          <w:between w:val="nil"/>
                        </w:pBdr>
                        <w:spacing w:before="120" w:after="120"/>
                        <w:rPr>
                          <w:rFonts w:ascii="Arial" w:eastAsia="Calibri" w:hAnsi="Arial" w:cs="Arial"/>
                          <w:i/>
                          <w:color w:val="000000"/>
                        </w:rPr>
                      </w:pPr>
                    </w:p>
                  </w:txbxContent>
                </v:textbox>
                <w10:wrap type="square"/>
              </v:shape>
            </w:pict>
          </mc:Fallback>
        </mc:AlternateContent>
      </w:r>
      <w:r w:rsidR="009B7E93" w:rsidRPr="0087588B">
        <w:rPr>
          <w:rFonts w:ascii="Arial" w:hAnsi="Arial" w:cs="Arial"/>
          <w:color w:val="000000"/>
          <w:sz w:val="22"/>
          <w:szCs w:val="22"/>
        </w:rPr>
        <w:t xml:space="preserve"> </w:t>
      </w:r>
    </w:p>
    <w:p w14:paraId="2602218C" w14:textId="77777777" w:rsidR="00D93DA9" w:rsidRPr="005C4103" w:rsidRDefault="00C22466" w:rsidP="005C4103">
      <w:pPr>
        <w:pStyle w:val="Style1"/>
      </w:pPr>
      <w:bookmarkStart w:id="91" w:name="_Toc49863365"/>
      <w:r w:rsidRPr="005C4103">
        <w:t>Resources</w:t>
      </w:r>
      <w:bookmarkEnd w:id="91"/>
    </w:p>
    <w:p w14:paraId="124A4AE9" w14:textId="77777777" w:rsidR="00520DAE" w:rsidRPr="000A49CE" w:rsidRDefault="00520DAE" w:rsidP="000A49CE">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r w:rsidRPr="000A49CE">
        <w:rPr>
          <w:rFonts w:ascii="Arial" w:eastAsia="Calibri" w:hAnsi="Arial" w:cs="Arial"/>
          <w:color w:val="000000"/>
          <w:sz w:val="22"/>
          <w:szCs w:val="22"/>
        </w:rPr>
        <w:t xml:space="preserve">Minnesota Department of Health - </w:t>
      </w:r>
      <w:hyperlink r:id="rId33" w:anchor="examples">
        <w:r w:rsidRPr="000A49CE">
          <w:rPr>
            <w:rFonts w:ascii="Arial" w:eastAsia="Calibri" w:hAnsi="Arial" w:cs="Arial"/>
            <w:color w:val="0000FF"/>
            <w:sz w:val="22"/>
            <w:szCs w:val="22"/>
            <w:u w:val="single"/>
          </w:rPr>
          <w:t>SMART Goals Guidance</w:t>
        </w:r>
      </w:hyperlink>
    </w:p>
    <w:p w14:paraId="472886F0" w14:textId="77777777" w:rsidR="00520DAE" w:rsidRPr="000A49CE" w:rsidRDefault="00520DAE" w:rsidP="000A49CE">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FF"/>
          <w:u w:val="single"/>
        </w:rPr>
      </w:pPr>
      <w:r w:rsidRPr="000A49CE">
        <w:rPr>
          <w:rFonts w:ascii="Arial" w:eastAsia="Calibri" w:hAnsi="Arial" w:cs="Arial"/>
          <w:color w:val="000000"/>
          <w:sz w:val="22"/>
          <w:szCs w:val="22"/>
        </w:rPr>
        <w:t>CDC Tools -</w:t>
      </w:r>
      <w:hyperlink r:id="rId34">
        <w:r w:rsidRPr="000A49CE">
          <w:rPr>
            <w:rFonts w:ascii="Arial" w:eastAsia="Calibri" w:hAnsi="Arial" w:cs="Arial"/>
            <w:color w:val="0000FF"/>
            <w:sz w:val="22"/>
            <w:szCs w:val="22"/>
            <w:u w:val="single"/>
          </w:rPr>
          <w:t>SWOT Analysis Tool</w:t>
        </w:r>
      </w:hyperlink>
      <w:r w:rsidRPr="000A49CE">
        <w:rPr>
          <w:rFonts w:ascii="Arial" w:eastAsia="Calibri" w:hAnsi="Arial" w:cs="Arial"/>
          <w:color w:val="000000"/>
          <w:sz w:val="22"/>
          <w:szCs w:val="22"/>
        </w:rPr>
        <w:t xml:space="preserve"> , </w:t>
      </w:r>
      <w:hyperlink r:id="rId35">
        <w:r w:rsidRPr="000A49CE">
          <w:rPr>
            <w:rFonts w:ascii="Arial" w:eastAsia="Calibri" w:hAnsi="Arial" w:cs="Arial"/>
            <w:color w:val="0000FF"/>
            <w:sz w:val="22"/>
            <w:szCs w:val="22"/>
            <w:u w:val="single"/>
          </w:rPr>
          <w:t>SMART Objectives</w:t>
        </w:r>
      </w:hyperlink>
      <w:r w:rsidRPr="000A49CE">
        <w:rPr>
          <w:rFonts w:ascii="Arial" w:eastAsia="Calibri" w:hAnsi="Arial" w:cs="Arial"/>
          <w:color w:val="0000FF"/>
          <w:sz w:val="22"/>
          <w:szCs w:val="22"/>
          <w:u w:val="single"/>
        </w:rPr>
        <w:t xml:space="preserve"> Template</w:t>
      </w:r>
    </w:p>
    <w:p w14:paraId="78CD8B29" w14:textId="77777777" w:rsidR="00520DAE" w:rsidRPr="000A49CE" w:rsidRDefault="00520DAE" w:rsidP="000A49CE">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r w:rsidRPr="000A49CE">
        <w:rPr>
          <w:rFonts w:ascii="Arial" w:eastAsia="Calibri" w:hAnsi="Arial" w:cs="Arial"/>
          <w:color w:val="000000"/>
          <w:sz w:val="22"/>
          <w:szCs w:val="22"/>
        </w:rPr>
        <w:t xml:space="preserve">Agency for Health Research and Quality (AHRQ) - </w:t>
      </w:r>
      <w:hyperlink r:id="rId36">
        <w:r w:rsidRPr="000A49CE">
          <w:rPr>
            <w:rFonts w:ascii="Arial" w:eastAsia="Calibri" w:hAnsi="Arial" w:cs="Arial"/>
            <w:color w:val="0000FF"/>
            <w:sz w:val="22"/>
            <w:szCs w:val="22"/>
            <w:u w:val="single"/>
          </w:rPr>
          <w:t>Quality Measures: PROs for Quality Improvement of Clinical Practice</w:t>
        </w:r>
      </w:hyperlink>
    </w:p>
    <w:p w14:paraId="0060AC45" w14:textId="77777777" w:rsidR="00520DAE" w:rsidRPr="000A49CE" w:rsidRDefault="00520DAE" w:rsidP="000A49CE">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r w:rsidRPr="000A49CE">
        <w:rPr>
          <w:rFonts w:ascii="Arial" w:eastAsia="Calibri" w:hAnsi="Arial" w:cs="Arial"/>
          <w:color w:val="000000"/>
          <w:sz w:val="22"/>
          <w:szCs w:val="22"/>
        </w:rPr>
        <w:t xml:space="preserve">National Quality Forum (NQF) - </w:t>
      </w:r>
      <w:hyperlink r:id="rId37">
        <w:r w:rsidRPr="000A49CE">
          <w:rPr>
            <w:rFonts w:ascii="Arial" w:eastAsia="Calibri" w:hAnsi="Arial" w:cs="Arial"/>
            <w:color w:val="0000FF"/>
            <w:sz w:val="22"/>
            <w:szCs w:val="22"/>
            <w:u w:val="single"/>
          </w:rPr>
          <w:t>Patient-Reported Outcomes in Performance Measurement</w:t>
        </w:r>
      </w:hyperlink>
    </w:p>
    <w:p w14:paraId="17BD76A9" w14:textId="77777777" w:rsidR="00520DAE" w:rsidRPr="000A49CE" w:rsidRDefault="00520DAE" w:rsidP="000A49CE">
      <w:pPr>
        <w:pStyle w:val="ListParagraph"/>
        <w:numPr>
          <w:ilvl w:val="0"/>
          <w:numId w:val="41"/>
        </w:numPr>
        <w:pBdr>
          <w:top w:val="nil"/>
          <w:left w:val="nil"/>
          <w:bottom w:val="nil"/>
          <w:right w:val="nil"/>
          <w:between w:val="nil"/>
        </w:pBdr>
        <w:spacing w:before="120" w:after="120"/>
        <w:ind w:left="360"/>
        <w:contextualSpacing w:val="0"/>
        <w:rPr>
          <w:rFonts w:ascii="Arial" w:hAnsi="Arial" w:cs="Arial"/>
          <w:color w:val="000000"/>
        </w:rPr>
      </w:pPr>
      <w:r w:rsidRPr="000A49CE">
        <w:rPr>
          <w:rFonts w:ascii="Arial" w:eastAsia="Calibri" w:hAnsi="Arial" w:cs="Arial"/>
          <w:color w:val="000000"/>
          <w:sz w:val="22"/>
          <w:szCs w:val="22"/>
        </w:rPr>
        <w:t xml:space="preserve">The Commonwealth Fund - </w:t>
      </w:r>
      <w:hyperlink r:id="rId38">
        <w:r w:rsidRPr="000A49CE">
          <w:rPr>
            <w:rFonts w:ascii="Arial" w:eastAsia="Calibri" w:hAnsi="Arial" w:cs="Arial"/>
            <w:color w:val="0000FF"/>
            <w:sz w:val="22"/>
            <w:szCs w:val="22"/>
            <w:u w:val="single"/>
          </w:rPr>
          <w:t>Using PROs to Improve Health Care Quality</w:t>
        </w:r>
      </w:hyperlink>
    </w:p>
    <w:p w14:paraId="2C5D2C8F" w14:textId="48EC4284" w:rsidR="00520DAE" w:rsidRPr="000A49CE" w:rsidRDefault="00520DAE" w:rsidP="00C22466">
      <w:pPr>
        <w:pStyle w:val="ListParagraph"/>
        <w:numPr>
          <w:ilvl w:val="0"/>
          <w:numId w:val="41"/>
        </w:numPr>
        <w:spacing w:before="120" w:after="120"/>
        <w:ind w:left="360"/>
        <w:contextualSpacing w:val="0"/>
        <w:rPr>
          <w:rFonts w:ascii="Arial" w:hAnsi="Arial" w:cs="Arial"/>
        </w:rPr>
      </w:pPr>
      <w:r w:rsidRPr="000A49CE">
        <w:rPr>
          <w:rFonts w:ascii="Arial" w:eastAsia="Calibri" w:hAnsi="Arial" w:cs="Arial"/>
          <w:color w:val="000000"/>
          <w:sz w:val="22"/>
          <w:szCs w:val="22"/>
        </w:rPr>
        <w:t xml:space="preserve">W.K. Kellogg Foundation (WKKF) – </w:t>
      </w:r>
      <w:hyperlink r:id="rId39">
        <w:r w:rsidRPr="000A49CE">
          <w:rPr>
            <w:rFonts w:ascii="Arial" w:eastAsia="Calibri" w:hAnsi="Arial" w:cs="Arial"/>
            <w:color w:val="0000FF"/>
            <w:sz w:val="22"/>
            <w:szCs w:val="22"/>
            <w:u w:val="single"/>
          </w:rPr>
          <w:t>Step-by-Step Guide to Evaluation</w:t>
        </w:r>
      </w:hyperlink>
      <w:r w:rsidR="00C22466" w:rsidRPr="000A49CE">
        <w:rPr>
          <w:rFonts w:ascii="Arial" w:hAnsi="Arial" w:cs="Arial"/>
        </w:rPr>
        <w:tab/>
      </w:r>
    </w:p>
    <w:p w14:paraId="79814E77" w14:textId="4876AD97" w:rsidR="00F44BC1" w:rsidRPr="00F44BC1" w:rsidRDefault="009D2E76" w:rsidP="00F44BC1">
      <w:pPr>
        <w:rPr>
          <w:rFonts w:ascii="Arial" w:hAnsi="Arial" w:cs="Arial"/>
          <w:b/>
        </w:rPr>
      </w:pPr>
      <w:r>
        <w:rPr>
          <w:rFonts w:ascii="Arial" w:hAnsi="Arial" w:cs="Arial"/>
          <w:b/>
        </w:rPr>
        <w:br w:type="page"/>
      </w:r>
    </w:p>
    <w:p w14:paraId="372522FF" w14:textId="0BEE5665" w:rsidR="00F44BC1" w:rsidRPr="00F44BC1" w:rsidRDefault="009D2E76" w:rsidP="00F44BC1">
      <w:pPr>
        <w:pStyle w:val="Heading1"/>
        <w:rPr>
          <w:rFonts w:cs="Arial"/>
          <w:b w:val="0"/>
        </w:rPr>
      </w:pPr>
      <w:r w:rsidRPr="00F44BC1">
        <w:lastRenderedPageBreak/>
        <w:t>A</w:t>
      </w:r>
      <w:r w:rsidR="00F44BC1">
        <w:t>CKNOWLEDGEMENTS</w:t>
      </w:r>
    </w:p>
    <w:p w14:paraId="26BC595B" w14:textId="4DB9A4FD" w:rsidR="00F44BC1" w:rsidRPr="00F44BC1" w:rsidRDefault="00F44BC1" w:rsidP="00F44BC1">
      <w:pPr>
        <w:rPr>
          <w:rFonts w:ascii="Arial" w:hAnsi="Arial" w:cs="Arial"/>
          <w:sz w:val="22"/>
          <w:szCs w:val="22"/>
        </w:rPr>
      </w:pPr>
      <w:r w:rsidRPr="00F44BC1">
        <w:rPr>
          <w:rFonts w:ascii="Arial" w:hAnsi="Arial" w:cs="Arial"/>
          <w:sz w:val="22"/>
          <w:szCs w:val="22"/>
        </w:rPr>
        <w:t xml:space="preserve">This Toolkit was made possible by funding from </w:t>
      </w:r>
      <w:proofErr w:type="spellStart"/>
      <w:r w:rsidRPr="00F44BC1">
        <w:rPr>
          <w:rFonts w:ascii="Arial" w:hAnsi="Arial" w:cs="Arial"/>
          <w:sz w:val="22"/>
          <w:szCs w:val="22"/>
        </w:rPr>
        <w:t>ViiV</w:t>
      </w:r>
      <w:proofErr w:type="spellEnd"/>
      <w:r w:rsidRPr="00F44BC1">
        <w:rPr>
          <w:rFonts w:ascii="Arial" w:hAnsi="Arial" w:cs="Arial"/>
          <w:sz w:val="22"/>
          <w:szCs w:val="22"/>
        </w:rPr>
        <w:t xml:space="preserve"> Healthcare Limited, a subsidiary of GlaxoSmithKline Mercury Limited. Their support financed the </w:t>
      </w:r>
      <w:proofErr w:type="spellStart"/>
      <w:r w:rsidRPr="00F44BC1">
        <w:rPr>
          <w:rFonts w:ascii="Arial" w:hAnsi="Arial" w:cs="Arial"/>
          <w:sz w:val="22"/>
          <w:szCs w:val="22"/>
        </w:rPr>
        <w:t>PROgress</w:t>
      </w:r>
      <w:proofErr w:type="spellEnd"/>
      <w:r w:rsidRPr="00F44BC1">
        <w:rPr>
          <w:rFonts w:ascii="Arial" w:hAnsi="Arial" w:cs="Arial"/>
          <w:sz w:val="22"/>
          <w:szCs w:val="22"/>
        </w:rPr>
        <w:t xml:space="preserve"> Study, which evaluated the process of implementing electronic PROs in routine outpatient HIV care, as well as their utility, usability, acceptability, and impact. We thank the patients, providers, and research staff from two </w:t>
      </w:r>
      <w:proofErr w:type="spellStart"/>
      <w:r w:rsidRPr="00F44BC1">
        <w:rPr>
          <w:rFonts w:ascii="Arial" w:hAnsi="Arial" w:cs="Arial"/>
          <w:sz w:val="22"/>
          <w:szCs w:val="22"/>
        </w:rPr>
        <w:t>PROgress</w:t>
      </w:r>
      <w:proofErr w:type="spellEnd"/>
      <w:r w:rsidRPr="00F44BC1">
        <w:rPr>
          <w:rFonts w:ascii="Arial" w:hAnsi="Arial" w:cs="Arial"/>
          <w:sz w:val="22"/>
          <w:szCs w:val="22"/>
        </w:rPr>
        <w:t xml:space="preserve"> Study clinics, Midway Specialty Care in Ft. Pierce, FL, and St. Michael’s Hospital in Toronto, ON, for their rich insights and commitment to this work. We thank the staff of the Ontario HIV Treatment Network and affiliated clinics for their continued collaborative partnership in advancing the role of PROs in HIV care. We also thank the Centers for AIDS Research Network of Integrated Clinical Systems (CNICS), and the University of Washington Clinical Informatics Research Group (CIRG), for provision of resources and expertise. Finally, we thank the </w:t>
      </w:r>
      <w:proofErr w:type="spellStart"/>
      <w:r w:rsidRPr="00F44BC1">
        <w:rPr>
          <w:rFonts w:ascii="Arial" w:hAnsi="Arial" w:cs="Arial"/>
          <w:sz w:val="22"/>
          <w:szCs w:val="22"/>
        </w:rPr>
        <w:t>PROgress</w:t>
      </w:r>
      <w:proofErr w:type="spellEnd"/>
      <w:r w:rsidRPr="00F44BC1">
        <w:rPr>
          <w:rFonts w:ascii="Arial" w:hAnsi="Arial" w:cs="Arial"/>
          <w:sz w:val="22"/>
          <w:szCs w:val="22"/>
        </w:rPr>
        <w:t xml:space="preserve"> Study Steering Committee, comprised of an expert panel of patients living with HIV, HIV care providers, clinic directors, and health care researchers, for their oversight and guidance. </w:t>
      </w:r>
    </w:p>
    <w:p w14:paraId="1BCA13C4" w14:textId="35E1EE72" w:rsidR="00CC2C67" w:rsidRPr="0087588B" w:rsidRDefault="00CC2C67">
      <w:pPr>
        <w:rPr>
          <w:rFonts w:ascii="Arial" w:hAnsi="Arial" w:cs="Arial"/>
        </w:rPr>
      </w:pPr>
      <w:r w:rsidRPr="0087588B">
        <w:rPr>
          <w:rFonts w:ascii="Arial" w:hAnsi="Arial" w:cs="Arial"/>
        </w:rPr>
        <w:br w:type="page"/>
      </w:r>
    </w:p>
    <w:p w14:paraId="6A4C3188" w14:textId="68EDE014" w:rsidR="00FF6634" w:rsidRPr="00883D05" w:rsidRDefault="00916A8F" w:rsidP="00883D05">
      <w:pPr>
        <w:pStyle w:val="Heading1"/>
      </w:pPr>
      <w:bookmarkStart w:id="92" w:name="_Toc49863366"/>
      <w:r>
        <w:lastRenderedPageBreak/>
        <w:t>REFERENCES</w:t>
      </w:r>
      <w:bookmarkEnd w:id="92"/>
    </w:p>
    <w:p w14:paraId="61753EB0" w14:textId="77777777" w:rsidR="00CD5400" w:rsidRPr="00CD5400" w:rsidRDefault="00FF6634" w:rsidP="00CD5400">
      <w:pPr>
        <w:pStyle w:val="EndNoteBibliography"/>
        <w:spacing w:after="240"/>
        <w:ind w:left="720" w:hanging="720"/>
        <w:rPr>
          <w:noProof/>
        </w:rPr>
      </w:pPr>
      <w:r w:rsidRPr="0087588B">
        <w:fldChar w:fldCharType="begin"/>
      </w:r>
      <w:r w:rsidRPr="0087588B">
        <w:instrText xml:space="preserve"> ADDIN EN.REFLIST </w:instrText>
      </w:r>
      <w:r w:rsidRPr="0087588B">
        <w:fldChar w:fldCharType="separate"/>
      </w:r>
      <w:r w:rsidR="00CD5400" w:rsidRPr="00CD5400">
        <w:rPr>
          <w:noProof/>
        </w:rPr>
        <w:t>1.</w:t>
      </w:r>
      <w:r w:rsidR="00CD5400" w:rsidRPr="00CD5400">
        <w:rPr>
          <w:noProof/>
        </w:rPr>
        <w:tab/>
        <w:t xml:space="preserve">Snyder CF, Aaronson NK, Choucair AK, et al. Implementing: patient-reported: outcomes: assessment: in: clinical: practice:: a: review: of: the: options: and: considerations. </w:t>
      </w:r>
      <w:r w:rsidR="00CD5400" w:rsidRPr="00CD5400">
        <w:rPr>
          <w:i/>
          <w:noProof/>
        </w:rPr>
        <w:t xml:space="preserve">Qual Life Res. </w:t>
      </w:r>
      <w:r w:rsidR="00CD5400" w:rsidRPr="00CD5400">
        <w:rPr>
          <w:noProof/>
        </w:rPr>
        <w:t>2012;21(8):1305-1314.</w:t>
      </w:r>
    </w:p>
    <w:p w14:paraId="5447A376" w14:textId="77777777" w:rsidR="00CD5400" w:rsidRPr="00CD5400" w:rsidRDefault="00CD5400" w:rsidP="00CD5400">
      <w:pPr>
        <w:pStyle w:val="EndNoteBibliography"/>
        <w:spacing w:after="240"/>
        <w:ind w:left="720" w:hanging="720"/>
        <w:rPr>
          <w:noProof/>
        </w:rPr>
      </w:pPr>
      <w:r w:rsidRPr="00CD5400">
        <w:rPr>
          <w:noProof/>
        </w:rPr>
        <w:t>2.</w:t>
      </w:r>
      <w:r w:rsidRPr="00CD5400">
        <w:rPr>
          <w:noProof/>
        </w:rPr>
        <w:tab/>
        <w:t xml:space="preserve">Jensen RE, Rothrock NE, DeWitt EM, et al. The role of technical advances in the adoption and integration of patient-reported outcomes in clinical care. </w:t>
      </w:r>
      <w:r w:rsidRPr="00CD5400">
        <w:rPr>
          <w:i/>
          <w:noProof/>
        </w:rPr>
        <w:t xml:space="preserve">Med Care. </w:t>
      </w:r>
      <w:r w:rsidRPr="00CD5400">
        <w:rPr>
          <w:noProof/>
        </w:rPr>
        <w:t>2015;53(2):153-159.</w:t>
      </w:r>
    </w:p>
    <w:p w14:paraId="58613796" w14:textId="28A91671" w:rsidR="00CD5400" w:rsidRPr="00CD5400" w:rsidRDefault="00CD5400" w:rsidP="00CD5400">
      <w:pPr>
        <w:pStyle w:val="EndNoteBibliography"/>
        <w:spacing w:after="240"/>
        <w:ind w:left="720" w:hanging="720"/>
        <w:rPr>
          <w:noProof/>
        </w:rPr>
      </w:pPr>
      <w:r w:rsidRPr="00CD5400">
        <w:rPr>
          <w:noProof/>
        </w:rPr>
        <w:t>3.</w:t>
      </w:r>
      <w:r w:rsidRPr="00CD5400">
        <w:rPr>
          <w:noProof/>
        </w:rPr>
        <w:tab/>
        <w:t xml:space="preserve">International Society for Quality of Life Research (prepared by Chan E ET, Haywood K, Mikles S, Newton L),. Companion guide to implementing patient reported outcomes assessment in clinical practice. </w:t>
      </w:r>
      <w:hyperlink r:id="rId40" w:history="1">
        <w:r w:rsidRPr="00CD5400">
          <w:rPr>
            <w:rStyle w:val="Hyperlink"/>
            <w:noProof/>
          </w:rPr>
          <w:t>https://www.isoqol.org/wp-content/uploads/2019/09/ISOQOL-Companion-Guide-FINAL.pdf</w:t>
        </w:r>
      </w:hyperlink>
      <w:r w:rsidRPr="00CD5400">
        <w:rPr>
          <w:noProof/>
        </w:rPr>
        <w:t>. Published 2018. Accessed July 2020.</w:t>
      </w:r>
    </w:p>
    <w:p w14:paraId="68F6498C" w14:textId="77777777" w:rsidR="00CD5400" w:rsidRPr="00CD5400" w:rsidRDefault="00CD5400" w:rsidP="00CD5400">
      <w:pPr>
        <w:pStyle w:val="EndNoteBibliography"/>
        <w:spacing w:after="240"/>
        <w:ind w:left="720" w:hanging="720"/>
        <w:rPr>
          <w:noProof/>
        </w:rPr>
      </w:pPr>
      <w:r w:rsidRPr="00CD5400">
        <w:rPr>
          <w:noProof/>
        </w:rPr>
        <w:t>4.</w:t>
      </w:r>
      <w:r w:rsidRPr="00CD5400">
        <w:rPr>
          <w:noProof/>
        </w:rPr>
        <w:tab/>
        <w:t xml:space="preserve">Murphy EL, Collier AC, Kalish LA, et al. Highly active antiretroviral therapy decreases mortality and morbidity in patients with advanced HIV disease. </w:t>
      </w:r>
      <w:r w:rsidRPr="00CD5400">
        <w:rPr>
          <w:i/>
          <w:noProof/>
        </w:rPr>
        <w:t xml:space="preserve">Ann Intern Med. </w:t>
      </w:r>
      <w:r w:rsidRPr="00CD5400">
        <w:rPr>
          <w:noProof/>
        </w:rPr>
        <w:t>2001;135(1):17-26.</w:t>
      </w:r>
    </w:p>
    <w:p w14:paraId="7FEF25FD" w14:textId="77777777" w:rsidR="00CD5400" w:rsidRPr="00CD5400" w:rsidRDefault="00CD5400" w:rsidP="00CD5400">
      <w:pPr>
        <w:pStyle w:val="EndNoteBibliography"/>
        <w:spacing w:after="240"/>
        <w:ind w:left="720" w:hanging="720"/>
        <w:rPr>
          <w:noProof/>
        </w:rPr>
      </w:pPr>
      <w:r w:rsidRPr="00CD5400">
        <w:rPr>
          <w:noProof/>
        </w:rPr>
        <w:t>5.</w:t>
      </w:r>
      <w:r w:rsidRPr="00CD5400">
        <w:rPr>
          <w:noProof/>
        </w:rPr>
        <w:tab/>
        <w:t xml:space="preserve">Crane HM, Crane PK, Tufano JT, et al. HIV Provider Documentation and Actions Following Patient Reports of At-risk Behaviors and Conditions When Identified by a Web-Based Point-of-Care Assessment. </w:t>
      </w:r>
      <w:r w:rsidRPr="00CD5400">
        <w:rPr>
          <w:i/>
          <w:noProof/>
        </w:rPr>
        <w:t xml:space="preserve">AIDS Behav. </w:t>
      </w:r>
      <w:r w:rsidRPr="00CD5400">
        <w:rPr>
          <w:noProof/>
        </w:rPr>
        <w:t>2017;21(11):3111-3121.</w:t>
      </w:r>
    </w:p>
    <w:p w14:paraId="42552168" w14:textId="77777777" w:rsidR="00CD5400" w:rsidRPr="00CD5400" w:rsidRDefault="00CD5400" w:rsidP="00CD5400">
      <w:pPr>
        <w:pStyle w:val="EndNoteBibliography"/>
        <w:spacing w:after="240"/>
        <w:ind w:left="720" w:hanging="720"/>
        <w:rPr>
          <w:noProof/>
        </w:rPr>
      </w:pPr>
      <w:r w:rsidRPr="00CD5400">
        <w:rPr>
          <w:noProof/>
        </w:rPr>
        <w:t>6.</w:t>
      </w:r>
      <w:r w:rsidRPr="00CD5400">
        <w:rPr>
          <w:noProof/>
        </w:rPr>
        <w:tab/>
        <w:t xml:space="preserve">Fredericksen RJ, Crane P, Tufano J, et al. Integrating a web-based patient assessment into primary care for HIV-infected adults. </w:t>
      </w:r>
      <w:r w:rsidRPr="00CD5400">
        <w:rPr>
          <w:i/>
          <w:noProof/>
        </w:rPr>
        <w:t xml:space="preserve">Journal of AIDS and HIV Research. </w:t>
      </w:r>
      <w:r w:rsidRPr="00CD5400">
        <w:rPr>
          <w:noProof/>
        </w:rPr>
        <w:t>2012;4(1).</w:t>
      </w:r>
    </w:p>
    <w:p w14:paraId="3A2CA12D" w14:textId="77777777" w:rsidR="00CD5400" w:rsidRPr="00CD5400" w:rsidRDefault="00CD5400" w:rsidP="00CD5400">
      <w:pPr>
        <w:pStyle w:val="EndNoteBibliography"/>
        <w:spacing w:after="240"/>
        <w:ind w:left="720" w:hanging="720"/>
        <w:rPr>
          <w:noProof/>
        </w:rPr>
      </w:pPr>
      <w:r w:rsidRPr="00CD5400">
        <w:rPr>
          <w:noProof/>
        </w:rPr>
        <w:t>7.</w:t>
      </w:r>
      <w:r w:rsidRPr="00CD5400">
        <w:rPr>
          <w:noProof/>
        </w:rPr>
        <w:tab/>
        <w:t xml:space="preserve">Williams MV, Davis T, Parker RM, Weiss BD. The role of health literacy in patient-physician communication. </w:t>
      </w:r>
      <w:r w:rsidRPr="00CD5400">
        <w:rPr>
          <w:i/>
          <w:noProof/>
        </w:rPr>
        <w:t xml:space="preserve">Family Medicine. </w:t>
      </w:r>
      <w:r w:rsidRPr="00CD5400">
        <w:rPr>
          <w:noProof/>
        </w:rPr>
        <w:t>2002;34(5):383-389.</w:t>
      </w:r>
    </w:p>
    <w:p w14:paraId="4721A43F" w14:textId="77777777" w:rsidR="00CD5400" w:rsidRPr="00CD5400" w:rsidRDefault="00CD5400" w:rsidP="00CD5400">
      <w:pPr>
        <w:pStyle w:val="EndNoteBibliography"/>
        <w:spacing w:after="240"/>
        <w:ind w:left="720" w:hanging="720"/>
        <w:rPr>
          <w:noProof/>
        </w:rPr>
      </w:pPr>
      <w:r w:rsidRPr="00CD5400">
        <w:rPr>
          <w:noProof/>
        </w:rPr>
        <w:t>8.</w:t>
      </w:r>
      <w:r w:rsidRPr="00CD5400">
        <w:rPr>
          <w:noProof/>
        </w:rPr>
        <w:tab/>
        <w:t xml:space="preserve">Narayan MC. Culture's effects on pain assessment and management. </w:t>
      </w:r>
      <w:r w:rsidRPr="00CD5400">
        <w:rPr>
          <w:i/>
          <w:noProof/>
        </w:rPr>
        <w:t xml:space="preserve">Am J Nurs. </w:t>
      </w:r>
      <w:r w:rsidRPr="00CD5400">
        <w:rPr>
          <w:noProof/>
        </w:rPr>
        <w:t>2010;110(4):38-47; quiz 48-39.</w:t>
      </w:r>
    </w:p>
    <w:p w14:paraId="4A3A5415" w14:textId="77777777" w:rsidR="00CD5400" w:rsidRPr="00CD5400" w:rsidRDefault="00CD5400" w:rsidP="00CD5400">
      <w:pPr>
        <w:pStyle w:val="EndNoteBibliography"/>
        <w:spacing w:after="240"/>
        <w:ind w:left="720" w:hanging="720"/>
        <w:rPr>
          <w:noProof/>
        </w:rPr>
      </w:pPr>
      <w:r w:rsidRPr="00CD5400">
        <w:rPr>
          <w:noProof/>
        </w:rPr>
        <w:t>9.</w:t>
      </w:r>
      <w:r w:rsidRPr="00CD5400">
        <w:rPr>
          <w:noProof/>
        </w:rPr>
        <w:tab/>
        <w:t xml:space="preserve">Kissinger P, Rice J, Farley T, et al. Application of computer-assisted interviews to sexual behavior research. </w:t>
      </w:r>
      <w:r w:rsidRPr="00CD5400">
        <w:rPr>
          <w:i/>
          <w:noProof/>
        </w:rPr>
        <w:t xml:space="preserve">American journal of epidemiology. </w:t>
      </w:r>
      <w:r w:rsidRPr="00CD5400">
        <w:rPr>
          <w:noProof/>
        </w:rPr>
        <w:t>1999;149(10):950-954.</w:t>
      </w:r>
    </w:p>
    <w:p w14:paraId="0897C928" w14:textId="77777777" w:rsidR="00CD5400" w:rsidRPr="00CD5400" w:rsidRDefault="00CD5400" w:rsidP="00CD5400">
      <w:pPr>
        <w:pStyle w:val="EndNoteBibliography"/>
        <w:spacing w:after="240"/>
        <w:ind w:left="720" w:hanging="720"/>
        <w:rPr>
          <w:noProof/>
        </w:rPr>
      </w:pPr>
      <w:r w:rsidRPr="00CD5400">
        <w:rPr>
          <w:noProof/>
        </w:rPr>
        <w:t>10.</w:t>
      </w:r>
      <w:r w:rsidRPr="00CD5400">
        <w:rPr>
          <w:noProof/>
        </w:rPr>
        <w:tab/>
        <w:t xml:space="preserve">Fredericksen RJ, Tufano J, Ralston J, et al. Provider perceptions of the value of same-day, electronic patient-reported measures for use in clinical HIV care. </w:t>
      </w:r>
      <w:r w:rsidRPr="00CD5400">
        <w:rPr>
          <w:i/>
          <w:noProof/>
        </w:rPr>
        <w:t xml:space="preserve">AIDS Care. </w:t>
      </w:r>
      <w:r w:rsidRPr="00CD5400">
        <w:rPr>
          <w:noProof/>
        </w:rPr>
        <w:t>2016:1-6.</w:t>
      </w:r>
    </w:p>
    <w:p w14:paraId="231A79B8" w14:textId="77777777" w:rsidR="00CD5400" w:rsidRPr="00CD5400" w:rsidRDefault="00CD5400" w:rsidP="00CD5400">
      <w:pPr>
        <w:pStyle w:val="EndNoteBibliography"/>
        <w:spacing w:after="240"/>
        <w:ind w:left="720" w:hanging="720"/>
        <w:rPr>
          <w:noProof/>
        </w:rPr>
      </w:pPr>
      <w:r w:rsidRPr="00CD5400">
        <w:rPr>
          <w:noProof/>
        </w:rPr>
        <w:t>11.</w:t>
      </w:r>
      <w:r w:rsidRPr="00CD5400">
        <w:rPr>
          <w:noProof/>
        </w:rPr>
        <w:tab/>
        <w:t xml:space="preserve">Wolfe F, Pincus T, Thompson AK, Doyle J. The assessment of rheumatoid arthritis and the acceptability of self-report questionnaires in clinical practice. </w:t>
      </w:r>
      <w:r w:rsidRPr="00CD5400">
        <w:rPr>
          <w:i/>
          <w:noProof/>
        </w:rPr>
        <w:t xml:space="preserve">Arthritis Rheum. </w:t>
      </w:r>
      <w:r w:rsidRPr="00CD5400">
        <w:rPr>
          <w:noProof/>
        </w:rPr>
        <w:t>2003;49(1):59-63.</w:t>
      </w:r>
    </w:p>
    <w:p w14:paraId="7A1E6455" w14:textId="77777777" w:rsidR="00CD5400" w:rsidRPr="00CD5400" w:rsidRDefault="00CD5400" w:rsidP="00CD5400">
      <w:pPr>
        <w:pStyle w:val="EndNoteBibliography"/>
        <w:spacing w:after="240"/>
        <w:ind w:left="720" w:hanging="720"/>
        <w:rPr>
          <w:noProof/>
        </w:rPr>
      </w:pPr>
      <w:r w:rsidRPr="00CD5400">
        <w:rPr>
          <w:noProof/>
        </w:rPr>
        <w:t>12.</w:t>
      </w:r>
      <w:r w:rsidRPr="00CD5400">
        <w:rPr>
          <w:noProof/>
        </w:rPr>
        <w:tab/>
        <w:t xml:space="preserve">Stover A, Irwin DE, Chen RC, et al. Integrating Patient-Reported Outcome Measures into Routine Cancer Care: Cancer Patients' and Clinicians' Perceptions of Acceptability and Value. </w:t>
      </w:r>
      <w:r w:rsidRPr="00CD5400">
        <w:rPr>
          <w:i/>
          <w:noProof/>
        </w:rPr>
        <w:t xml:space="preserve">EGEMS (Wash DC). </w:t>
      </w:r>
      <w:r w:rsidRPr="00CD5400">
        <w:rPr>
          <w:noProof/>
        </w:rPr>
        <w:t>2015;3(1):1169.</w:t>
      </w:r>
    </w:p>
    <w:p w14:paraId="3200119F" w14:textId="77777777" w:rsidR="00CD5400" w:rsidRPr="00CD5400" w:rsidRDefault="00CD5400" w:rsidP="00CD5400">
      <w:pPr>
        <w:pStyle w:val="EndNoteBibliography"/>
        <w:spacing w:after="240"/>
        <w:ind w:left="720" w:hanging="720"/>
        <w:rPr>
          <w:noProof/>
        </w:rPr>
      </w:pPr>
      <w:r w:rsidRPr="00CD5400">
        <w:rPr>
          <w:noProof/>
        </w:rPr>
        <w:t>13.</w:t>
      </w:r>
      <w:r w:rsidRPr="00CD5400">
        <w:rPr>
          <w:noProof/>
        </w:rPr>
        <w:tab/>
        <w:t xml:space="preserve">Detmar SB, Muller MJ, Schornagel JH, Wever LD, Aaronson NK. Health-related quality-of-life assessments and patient-physician communication: a randomized controlled trial. </w:t>
      </w:r>
      <w:r w:rsidRPr="00CD5400">
        <w:rPr>
          <w:i/>
          <w:noProof/>
        </w:rPr>
        <w:t xml:space="preserve">Jama. </w:t>
      </w:r>
      <w:r w:rsidRPr="00CD5400">
        <w:rPr>
          <w:noProof/>
        </w:rPr>
        <w:t>2002;288(23):3027-3034.</w:t>
      </w:r>
    </w:p>
    <w:p w14:paraId="5BAD76BA" w14:textId="77777777" w:rsidR="00CD5400" w:rsidRPr="00CD5400" w:rsidRDefault="00CD5400" w:rsidP="00CD5400">
      <w:pPr>
        <w:pStyle w:val="EndNoteBibliography"/>
        <w:spacing w:after="240"/>
        <w:ind w:left="720" w:hanging="720"/>
        <w:rPr>
          <w:noProof/>
        </w:rPr>
      </w:pPr>
      <w:r w:rsidRPr="00CD5400">
        <w:rPr>
          <w:noProof/>
        </w:rPr>
        <w:t>14.</w:t>
      </w:r>
      <w:r w:rsidRPr="00CD5400">
        <w:rPr>
          <w:noProof/>
        </w:rPr>
        <w:tab/>
        <w:t xml:space="preserve">Wagner AK, Ehrenberg BL, Tran TA, Bungay KM, Cynn DJ, Rogers WH. Patient-based health status measurement in clinical practice: a study of its impact on epilepsy patients' care. </w:t>
      </w:r>
      <w:r w:rsidRPr="00CD5400">
        <w:rPr>
          <w:i/>
          <w:noProof/>
        </w:rPr>
        <w:t xml:space="preserve">Qual Life Res. </w:t>
      </w:r>
      <w:r w:rsidRPr="00CD5400">
        <w:rPr>
          <w:noProof/>
        </w:rPr>
        <w:t>1997;6(4):329-341.</w:t>
      </w:r>
    </w:p>
    <w:p w14:paraId="367ABEF5" w14:textId="77777777" w:rsidR="00CD5400" w:rsidRPr="00CD5400" w:rsidRDefault="00CD5400" w:rsidP="00CD5400">
      <w:pPr>
        <w:pStyle w:val="EndNoteBibliography"/>
        <w:spacing w:after="240"/>
        <w:ind w:left="720" w:hanging="720"/>
        <w:rPr>
          <w:noProof/>
        </w:rPr>
      </w:pPr>
      <w:r w:rsidRPr="00CD5400">
        <w:rPr>
          <w:noProof/>
        </w:rPr>
        <w:t>15.</w:t>
      </w:r>
      <w:r w:rsidRPr="00CD5400">
        <w:rPr>
          <w:noProof/>
        </w:rPr>
        <w:tab/>
        <w:t xml:space="preserve">Velikova G, Booth L, Smith AB, et al. Measuring quality of life in routine oncology practice improves communication and patient well-being: a randomized controlled trial. </w:t>
      </w:r>
      <w:r w:rsidRPr="00CD5400">
        <w:rPr>
          <w:i/>
          <w:noProof/>
        </w:rPr>
        <w:t xml:space="preserve">J Clin Oncol. </w:t>
      </w:r>
      <w:r w:rsidRPr="00CD5400">
        <w:rPr>
          <w:noProof/>
        </w:rPr>
        <w:t>2004;22(4):714-724.</w:t>
      </w:r>
    </w:p>
    <w:p w14:paraId="0C69519E" w14:textId="77777777" w:rsidR="00CD5400" w:rsidRPr="00CD5400" w:rsidRDefault="00CD5400" w:rsidP="00CD5400">
      <w:pPr>
        <w:pStyle w:val="EndNoteBibliography"/>
        <w:spacing w:after="240"/>
        <w:ind w:left="720" w:hanging="720"/>
        <w:rPr>
          <w:noProof/>
        </w:rPr>
      </w:pPr>
      <w:r w:rsidRPr="00CD5400">
        <w:rPr>
          <w:noProof/>
        </w:rPr>
        <w:lastRenderedPageBreak/>
        <w:t>16.</w:t>
      </w:r>
      <w:r w:rsidRPr="00CD5400">
        <w:rPr>
          <w:noProof/>
        </w:rPr>
        <w:tab/>
        <w:t xml:space="preserve">Taenzer P, Bultz BD, Carlson LE, et al. Impact of computerized quality of life screening on physician behaviour and patient satisfaction in lung cancer outpatients. </w:t>
      </w:r>
      <w:r w:rsidRPr="00CD5400">
        <w:rPr>
          <w:i/>
          <w:noProof/>
        </w:rPr>
        <w:t xml:space="preserve">Psychooncology. </w:t>
      </w:r>
      <w:r w:rsidRPr="00CD5400">
        <w:rPr>
          <w:noProof/>
        </w:rPr>
        <w:t>2000;9(3):203-213.</w:t>
      </w:r>
    </w:p>
    <w:p w14:paraId="60308862" w14:textId="77777777" w:rsidR="00CD5400" w:rsidRPr="00CD5400" w:rsidRDefault="00CD5400" w:rsidP="00CD5400">
      <w:pPr>
        <w:pStyle w:val="EndNoteBibliography"/>
        <w:spacing w:after="240"/>
        <w:ind w:left="720" w:hanging="720"/>
        <w:rPr>
          <w:noProof/>
        </w:rPr>
      </w:pPr>
      <w:r w:rsidRPr="00CD5400">
        <w:rPr>
          <w:noProof/>
        </w:rPr>
        <w:t>17.</w:t>
      </w:r>
      <w:r w:rsidRPr="00CD5400">
        <w:rPr>
          <w:noProof/>
        </w:rPr>
        <w:tab/>
        <w:t xml:space="preserve">Brown RF, Butow PN, Dunn SM, Tattersall MH. Promoting patient participation and shortening cancer consultations: a randomised trial. </w:t>
      </w:r>
      <w:r w:rsidRPr="00CD5400">
        <w:rPr>
          <w:i/>
          <w:noProof/>
        </w:rPr>
        <w:t xml:space="preserve">Br J Cancer. </w:t>
      </w:r>
      <w:r w:rsidRPr="00CD5400">
        <w:rPr>
          <w:noProof/>
        </w:rPr>
        <w:t>2001;85(9):1273-1279.</w:t>
      </w:r>
    </w:p>
    <w:p w14:paraId="5CC0B02E" w14:textId="77777777" w:rsidR="00CD5400" w:rsidRPr="00CD5400" w:rsidRDefault="00CD5400" w:rsidP="00CD5400">
      <w:pPr>
        <w:pStyle w:val="EndNoteBibliography"/>
        <w:spacing w:after="240"/>
        <w:ind w:left="720" w:hanging="720"/>
        <w:rPr>
          <w:noProof/>
        </w:rPr>
      </w:pPr>
      <w:r w:rsidRPr="00CD5400">
        <w:rPr>
          <w:noProof/>
        </w:rPr>
        <w:t>18.</w:t>
      </w:r>
      <w:r w:rsidRPr="00CD5400">
        <w:rPr>
          <w:noProof/>
        </w:rPr>
        <w:tab/>
        <w:t xml:space="preserve">Wasson JH, Stukel TA, Weiss JE, Hays RD, Jette AM, Nelson EC. A randomized trial of the use of patient self-assessment data to improve community practices. </w:t>
      </w:r>
      <w:r w:rsidRPr="00CD5400">
        <w:rPr>
          <w:i/>
          <w:noProof/>
        </w:rPr>
        <w:t xml:space="preserve">Eff Clin Pract. </w:t>
      </w:r>
      <w:r w:rsidRPr="00CD5400">
        <w:rPr>
          <w:noProof/>
        </w:rPr>
        <w:t>1999;2(1):1-10.</w:t>
      </w:r>
    </w:p>
    <w:p w14:paraId="7799E6F0" w14:textId="77777777" w:rsidR="00CD5400" w:rsidRPr="00CD5400" w:rsidRDefault="00CD5400" w:rsidP="00CD5400">
      <w:pPr>
        <w:pStyle w:val="EndNoteBibliography"/>
        <w:spacing w:after="240"/>
        <w:ind w:left="720" w:hanging="720"/>
        <w:rPr>
          <w:noProof/>
        </w:rPr>
      </w:pPr>
      <w:r w:rsidRPr="00CD5400">
        <w:rPr>
          <w:noProof/>
        </w:rPr>
        <w:t>19.</w:t>
      </w:r>
      <w:r w:rsidRPr="00CD5400">
        <w:rPr>
          <w:noProof/>
        </w:rPr>
        <w:tab/>
        <w:t xml:space="preserve">Nelson EC, Eftimovska E, Lind C, Hager A, Wasson JH, Lindblad S. Patient reported outcome measures in practice. </w:t>
      </w:r>
      <w:r w:rsidRPr="00CD5400">
        <w:rPr>
          <w:i/>
          <w:noProof/>
        </w:rPr>
        <w:t xml:space="preserve">BMJ. </w:t>
      </w:r>
      <w:r w:rsidRPr="00CD5400">
        <w:rPr>
          <w:noProof/>
        </w:rPr>
        <w:t>2015;350:g7818.</w:t>
      </w:r>
    </w:p>
    <w:p w14:paraId="0B3AE503" w14:textId="77777777" w:rsidR="00CD5400" w:rsidRPr="00CD5400" w:rsidRDefault="00CD5400" w:rsidP="00CD5400">
      <w:pPr>
        <w:pStyle w:val="EndNoteBibliography"/>
        <w:spacing w:after="240"/>
        <w:ind w:left="720" w:hanging="720"/>
        <w:rPr>
          <w:noProof/>
        </w:rPr>
      </w:pPr>
      <w:r w:rsidRPr="00CD5400">
        <w:rPr>
          <w:noProof/>
        </w:rPr>
        <w:t>20.</w:t>
      </w:r>
      <w:r w:rsidRPr="00CD5400">
        <w:rPr>
          <w:noProof/>
        </w:rPr>
        <w:tab/>
        <w:t xml:space="preserve">Chen J. OL, Hollis S. J. A systematic review of the impact of routine collection of patient reported outcome measures on patients, providers and health organisations in an oncologic setting. </w:t>
      </w:r>
      <w:r w:rsidRPr="00CD5400">
        <w:rPr>
          <w:i/>
          <w:noProof/>
        </w:rPr>
        <w:t xml:space="preserve">BMC Health Services Research. </w:t>
      </w:r>
      <w:r w:rsidRPr="00CD5400">
        <w:rPr>
          <w:noProof/>
        </w:rPr>
        <w:t>2013;13(211).</w:t>
      </w:r>
    </w:p>
    <w:p w14:paraId="08C27406" w14:textId="77777777" w:rsidR="00CD5400" w:rsidRPr="00CD5400" w:rsidRDefault="00CD5400" w:rsidP="00CD5400">
      <w:pPr>
        <w:pStyle w:val="EndNoteBibliography"/>
        <w:spacing w:after="240"/>
        <w:ind w:left="720" w:hanging="720"/>
        <w:rPr>
          <w:noProof/>
        </w:rPr>
      </w:pPr>
      <w:r w:rsidRPr="00CD5400">
        <w:rPr>
          <w:noProof/>
        </w:rPr>
        <w:t>21.</w:t>
      </w:r>
      <w:r w:rsidRPr="00CD5400">
        <w:rPr>
          <w:noProof/>
        </w:rPr>
        <w:tab/>
        <w:t xml:space="preserve">Fanning J, McAuley E. A comparison of tablet computer and paper-based questionnaires in healthy aging research. </w:t>
      </w:r>
      <w:r w:rsidRPr="00CD5400">
        <w:rPr>
          <w:i/>
          <w:noProof/>
        </w:rPr>
        <w:t xml:space="preserve">JMIR Res Protoc. </w:t>
      </w:r>
      <w:r w:rsidRPr="00CD5400">
        <w:rPr>
          <w:noProof/>
        </w:rPr>
        <w:t>2014;3(3):e38.</w:t>
      </w:r>
    </w:p>
    <w:p w14:paraId="7554B0EA" w14:textId="77777777" w:rsidR="00CD5400" w:rsidRPr="00CD5400" w:rsidRDefault="00CD5400" w:rsidP="00CD5400">
      <w:pPr>
        <w:pStyle w:val="EndNoteBibliography"/>
        <w:spacing w:after="240"/>
        <w:ind w:left="720" w:hanging="720"/>
        <w:rPr>
          <w:noProof/>
        </w:rPr>
      </w:pPr>
      <w:r w:rsidRPr="00CD5400">
        <w:rPr>
          <w:noProof/>
        </w:rPr>
        <w:t>22.</w:t>
      </w:r>
      <w:r w:rsidRPr="00CD5400">
        <w:rPr>
          <w:noProof/>
        </w:rPr>
        <w:tab/>
        <w:t xml:space="preserve">Abernethy AP, Herndon JE, 2nd, Wheeler JL, et al. Improving health care efficiency and quality using tablet personal computers to collect research-quality, patient-reported data. </w:t>
      </w:r>
      <w:r w:rsidRPr="00CD5400">
        <w:rPr>
          <w:i/>
          <w:noProof/>
        </w:rPr>
        <w:t xml:space="preserve">Health Serv Res. </w:t>
      </w:r>
      <w:r w:rsidRPr="00CD5400">
        <w:rPr>
          <w:noProof/>
        </w:rPr>
        <w:t>2008;43(6):1975-1991.</w:t>
      </w:r>
    </w:p>
    <w:p w14:paraId="32F63299" w14:textId="77777777" w:rsidR="00CD5400" w:rsidRPr="00CD5400" w:rsidRDefault="00CD5400" w:rsidP="00CD5400">
      <w:pPr>
        <w:pStyle w:val="EndNoteBibliography"/>
        <w:spacing w:after="240"/>
        <w:ind w:left="720" w:hanging="720"/>
        <w:rPr>
          <w:noProof/>
        </w:rPr>
      </w:pPr>
      <w:r w:rsidRPr="00CD5400">
        <w:rPr>
          <w:noProof/>
        </w:rPr>
        <w:t>23.</w:t>
      </w:r>
      <w:r w:rsidRPr="00CD5400">
        <w:rPr>
          <w:noProof/>
        </w:rPr>
        <w:tab/>
        <w:t xml:space="preserve">Crane HM, Crane PK, Tufano JT, et al. HIV provider documentation and actions following patient reports of at-risk behaviors and conditions when Identified by a web-based point-of-care assessment. </w:t>
      </w:r>
      <w:r w:rsidRPr="00CD5400">
        <w:rPr>
          <w:i/>
          <w:noProof/>
        </w:rPr>
        <w:t xml:space="preserve">AIDS Behav. </w:t>
      </w:r>
      <w:r w:rsidRPr="00CD5400">
        <w:rPr>
          <w:noProof/>
        </w:rPr>
        <w:t>2017.</w:t>
      </w:r>
    </w:p>
    <w:p w14:paraId="554CDFFB" w14:textId="77777777" w:rsidR="00CD5400" w:rsidRPr="00CD5400" w:rsidRDefault="00CD5400" w:rsidP="00CD5400">
      <w:pPr>
        <w:pStyle w:val="EndNoteBibliography"/>
        <w:spacing w:after="240"/>
        <w:ind w:left="720" w:hanging="720"/>
        <w:rPr>
          <w:noProof/>
        </w:rPr>
      </w:pPr>
      <w:r w:rsidRPr="00CD5400">
        <w:rPr>
          <w:noProof/>
        </w:rPr>
        <w:t>24.</w:t>
      </w:r>
      <w:r w:rsidRPr="00CD5400">
        <w:rPr>
          <w:noProof/>
        </w:rPr>
        <w:tab/>
        <w:t xml:space="preserve">Lawrence ST, Willig JH, Crane HM, et al. Routine, self-administered, touch-screen, computer-based suicidal ideation assessment linked to automated response team notification in an HIV primary care setting. </w:t>
      </w:r>
      <w:r w:rsidRPr="00CD5400">
        <w:rPr>
          <w:i/>
          <w:noProof/>
        </w:rPr>
        <w:t xml:space="preserve">Clin Infect Dis. </w:t>
      </w:r>
      <w:r w:rsidRPr="00CD5400">
        <w:rPr>
          <w:noProof/>
        </w:rPr>
        <w:t>2010;50(8):1165-1173.</w:t>
      </w:r>
    </w:p>
    <w:p w14:paraId="5336A31D" w14:textId="77777777" w:rsidR="00CD5400" w:rsidRPr="00CD5400" w:rsidRDefault="00CD5400" w:rsidP="00CD5400">
      <w:pPr>
        <w:pStyle w:val="EndNoteBibliography"/>
        <w:spacing w:after="240"/>
        <w:ind w:left="720" w:hanging="720"/>
        <w:rPr>
          <w:noProof/>
        </w:rPr>
      </w:pPr>
      <w:r w:rsidRPr="00CD5400">
        <w:rPr>
          <w:noProof/>
        </w:rPr>
        <w:t>25.</w:t>
      </w:r>
      <w:r w:rsidRPr="00CD5400">
        <w:rPr>
          <w:noProof/>
        </w:rPr>
        <w:tab/>
        <w:t xml:space="preserve">Fredericksen RJ, Tufano J, Ralston J, et al. Provider perceptions of the value of same-day, electronic patient-reported measures for use in clinical HIV care. </w:t>
      </w:r>
      <w:r w:rsidRPr="00CD5400">
        <w:rPr>
          <w:i/>
          <w:noProof/>
        </w:rPr>
        <w:t xml:space="preserve">AIDS Care. </w:t>
      </w:r>
      <w:r w:rsidRPr="00CD5400">
        <w:rPr>
          <w:noProof/>
        </w:rPr>
        <w:t>2016;28(11):1428-1433.</w:t>
      </w:r>
    </w:p>
    <w:p w14:paraId="491FE1ED" w14:textId="77777777" w:rsidR="00CD5400" w:rsidRPr="00CD5400" w:rsidRDefault="00CD5400" w:rsidP="00CD5400">
      <w:pPr>
        <w:pStyle w:val="EndNoteBibliography"/>
        <w:spacing w:after="240"/>
        <w:ind w:left="720" w:hanging="720"/>
        <w:rPr>
          <w:noProof/>
        </w:rPr>
      </w:pPr>
      <w:r w:rsidRPr="00CD5400">
        <w:rPr>
          <w:noProof/>
        </w:rPr>
        <w:t>26.</w:t>
      </w:r>
      <w:r w:rsidRPr="00CD5400">
        <w:rPr>
          <w:noProof/>
        </w:rPr>
        <w:tab/>
        <w:t xml:space="preserve">Bengtson AM, Pence BW, Moore R, et al. Relationship between ever reporting depressive symptoms and all-cause mortality in a cohort of HIV-infected adults in routine care. </w:t>
      </w:r>
      <w:r w:rsidRPr="00CD5400">
        <w:rPr>
          <w:i/>
          <w:noProof/>
        </w:rPr>
        <w:t xml:space="preserve">AIDS. </w:t>
      </w:r>
      <w:r w:rsidRPr="00CD5400">
        <w:rPr>
          <w:noProof/>
        </w:rPr>
        <w:t>2017;31(7):1009-1016.</w:t>
      </w:r>
    </w:p>
    <w:p w14:paraId="08A3B5FB" w14:textId="77777777" w:rsidR="00CD5400" w:rsidRPr="00CD5400" w:rsidRDefault="00CD5400" w:rsidP="00CD5400">
      <w:pPr>
        <w:pStyle w:val="EndNoteBibliography"/>
        <w:spacing w:after="240"/>
        <w:ind w:left="720" w:hanging="720"/>
        <w:rPr>
          <w:noProof/>
        </w:rPr>
      </w:pPr>
      <w:r w:rsidRPr="00CD5400">
        <w:rPr>
          <w:noProof/>
        </w:rPr>
        <w:t>27.</w:t>
      </w:r>
      <w:r w:rsidRPr="00CD5400">
        <w:rPr>
          <w:noProof/>
        </w:rPr>
        <w:tab/>
        <w:t xml:space="preserve">Cholera R, Pence BW, Bengtson AM, et al. Mind the gap: gaps in antidepressant treatment, treatment adjustments, and outcomes among patients in routine HIV care in a multisite U.S. clinical cohort. </w:t>
      </w:r>
      <w:r w:rsidRPr="00CD5400">
        <w:rPr>
          <w:i/>
          <w:noProof/>
        </w:rPr>
        <w:t xml:space="preserve">PLoS One. </w:t>
      </w:r>
      <w:r w:rsidRPr="00CD5400">
        <w:rPr>
          <w:noProof/>
        </w:rPr>
        <w:t>2017;12(1):e0166435.</w:t>
      </w:r>
    </w:p>
    <w:p w14:paraId="53ACBFE0" w14:textId="263DCD07" w:rsidR="00CD5400" w:rsidRPr="00CD5400" w:rsidRDefault="00CD5400" w:rsidP="00CD5400">
      <w:pPr>
        <w:pStyle w:val="EndNoteBibliography"/>
        <w:spacing w:after="240"/>
        <w:ind w:left="720" w:hanging="720"/>
        <w:rPr>
          <w:noProof/>
        </w:rPr>
      </w:pPr>
      <w:r w:rsidRPr="00CD5400">
        <w:rPr>
          <w:noProof/>
        </w:rPr>
        <w:t>28.</w:t>
      </w:r>
      <w:r w:rsidRPr="00CD5400">
        <w:rPr>
          <w:noProof/>
        </w:rPr>
        <w:tab/>
        <w:t xml:space="preserve">Centers for Disease Control and Prevention. Intersection of intimate partner violence and HIV in women. </w:t>
      </w:r>
      <w:hyperlink r:id="rId41" w:history="1">
        <w:r w:rsidRPr="00CD5400">
          <w:rPr>
            <w:rStyle w:val="Hyperlink"/>
            <w:noProof/>
          </w:rPr>
          <w:t>https://www.cdc.gov/violenceprevention/pdf/ipv/13_243567_green_aag-a.pdf?response_type=embed</w:t>
        </w:r>
      </w:hyperlink>
      <w:r w:rsidRPr="00CD5400">
        <w:rPr>
          <w:noProof/>
        </w:rPr>
        <w:t>. Published 2014. Accessed July, 2020.</w:t>
      </w:r>
    </w:p>
    <w:p w14:paraId="1FBB8D93" w14:textId="77777777" w:rsidR="00CD5400" w:rsidRPr="00CD5400" w:rsidRDefault="00CD5400" w:rsidP="00CD5400">
      <w:pPr>
        <w:pStyle w:val="EndNoteBibliography"/>
        <w:spacing w:after="240"/>
        <w:ind w:left="720" w:hanging="720"/>
        <w:rPr>
          <w:noProof/>
        </w:rPr>
      </w:pPr>
      <w:r w:rsidRPr="00CD5400">
        <w:rPr>
          <w:noProof/>
        </w:rPr>
        <w:t>29.</w:t>
      </w:r>
      <w:r w:rsidRPr="00CD5400">
        <w:rPr>
          <w:noProof/>
        </w:rPr>
        <w:tab/>
        <w:t>Fredericksen RJ SD, Fitzsimmons E, Musten A, Jacobs B, Suri S, Korlipara D, Hodge V, Gough K, Ramgopal M, Bacon J, McReynolds J, Lober W, Crane HM. . Provider perceptions of utility and impact of a same-day routine electronic patient reported outcomes (PRO) assessment in clinical HIV care. International Society for Quality of Life Research; 2020; Virtual conference.</w:t>
      </w:r>
    </w:p>
    <w:p w14:paraId="35523F13" w14:textId="77777777" w:rsidR="00CD5400" w:rsidRPr="00CD5400" w:rsidRDefault="00CD5400" w:rsidP="00CD5400">
      <w:pPr>
        <w:pStyle w:val="EndNoteBibliography"/>
        <w:spacing w:after="240"/>
        <w:ind w:left="720" w:hanging="720"/>
        <w:rPr>
          <w:noProof/>
        </w:rPr>
      </w:pPr>
      <w:r w:rsidRPr="00CD5400">
        <w:rPr>
          <w:noProof/>
        </w:rPr>
        <w:lastRenderedPageBreak/>
        <w:t>30.</w:t>
      </w:r>
      <w:r w:rsidRPr="00CD5400">
        <w:rPr>
          <w:noProof/>
        </w:rPr>
        <w:tab/>
        <w:t xml:space="preserve">Beauclair R, Meng F, Deprez N, et al. Evaluating audio computer assisted self-interviews in urban South African communities: evidence for good suitability and reduced social desirability bias of a cross-sectional survey on sexual behaviour. </w:t>
      </w:r>
      <w:r w:rsidRPr="00CD5400">
        <w:rPr>
          <w:i/>
          <w:noProof/>
        </w:rPr>
        <w:t xml:space="preserve">BMC Med Res Methodol. </w:t>
      </w:r>
      <w:r w:rsidRPr="00CD5400">
        <w:rPr>
          <w:noProof/>
        </w:rPr>
        <w:t>2013;13:11.</w:t>
      </w:r>
    </w:p>
    <w:p w14:paraId="513A37AA" w14:textId="77777777" w:rsidR="00CD5400" w:rsidRPr="00CD5400" w:rsidRDefault="00CD5400" w:rsidP="00CD5400">
      <w:pPr>
        <w:pStyle w:val="EndNoteBibliography"/>
        <w:spacing w:after="240"/>
        <w:ind w:left="720" w:hanging="720"/>
        <w:rPr>
          <w:noProof/>
        </w:rPr>
      </w:pPr>
      <w:r w:rsidRPr="00CD5400">
        <w:rPr>
          <w:noProof/>
        </w:rPr>
        <w:t>31.</w:t>
      </w:r>
      <w:r w:rsidRPr="00CD5400">
        <w:rPr>
          <w:noProof/>
        </w:rPr>
        <w:tab/>
        <w:t xml:space="preserve">Adebajo S, Obianwu O, Eluwa G, et al. Comparison of audio computer assisted self-interview and face-to-face interview methods in eliciting HIV-related risks among men who have sex with men and men who inject drugs in Nigeria. </w:t>
      </w:r>
      <w:r w:rsidRPr="00CD5400">
        <w:rPr>
          <w:i/>
          <w:noProof/>
        </w:rPr>
        <w:t xml:space="preserve">PLoS One. </w:t>
      </w:r>
      <w:r w:rsidRPr="00CD5400">
        <w:rPr>
          <w:noProof/>
        </w:rPr>
        <w:t>2014;9(1):e81981.</w:t>
      </w:r>
    </w:p>
    <w:p w14:paraId="34E63801" w14:textId="77777777" w:rsidR="00CD5400" w:rsidRPr="00CD5400" w:rsidRDefault="00CD5400" w:rsidP="00CD5400">
      <w:pPr>
        <w:pStyle w:val="EndNoteBibliography"/>
        <w:spacing w:after="240"/>
        <w:ind w:left="720" w:hanging="720"/>
        <w:rPr>
          <w:noProof/>
        </w:rPr>
      </w:pPr>
      <w:r w:rsidRPr="00CD5400">
        <w:rPr>
          <w:noProof/>
        </w:rPr>
        <w:t>32.</w:t>
      </w:r>
      <w:r w:rsidRPr="00CD5400">
        <w:rPr>
          <w:noProof/>
        </w:rPr>
        <w:tab/>
        <w:t xml:space="preserve">Ghanem KG, Hutton HE, Zenilman JM, Zimba R, Erbelding EJ. Audio computer assisted self interview and face to face interview modes in assessing response bias among STD clinic patients. </w:t>
      </w:r>
      <w:r w:rsidRPr="00CD5400">
        <w:rPr>
          <w:i/>
          <w:noProof/>
        </w:rPr>
        <w:t xml:space="preserve">Sex Transm Infect. </w:t>
      </w:r>
      <w:r w:rsidRPr="00CD5400">
        <w:rPr>
          <w:noProof/>
        </w:rPr>
        <w:t>2005;81(5):421-425.</w:t>
      </w:r>
    </w:p>
    <w:p w14:paraId="0CDF7E8B" w14:textId="77777777" w:rsidR="00CD5400" w:rsidRPr="00CD5400" w:rsidRDefault="00CD5400" w:rsidP="00CD5400">
      <w:pPr>
        <w:pStyle w:val="EndNoteBibliography"/>
        <w:spacing w:after="240"/>
        <w:ind w:left="720" w:hanging="720"/>
        <w:rPr>
          <w:noProof/>
        </w:rPr>
      </w:pPr>
      <w:r w:rsidRPr="00CD5400">
        <w:rPr>
          <w:noProof/>
        </w:rPr>
        <w:t>33.</w:t>
      </w:r>
      <w:r w:rsidRPr="00CD5400">
        <w:rPr>
          <w:noProof/>
        </w:rPr>
        <w:tab/>
        <w:t>W. Crane HM.  FRSDFEJBMAKDSSHVRMGKBJMJL. Patient perceptions of the utility and impact of a same-day self-administered routine electronic patient-reported outcomes (PRO) assessment in HIV care in two North American clinics. International Society for Quality of Life Research; 2020; Virtual.</w:t>
      </w:r>
    </w:p>
    <w:p w14:paraId="0E5A8DA2" w14:textId="77777777" w:rsidR="00CD5400" w:rsidRPr="00CD5400" w:rsidRDefault="00CD5400" w:rsidP="00CD5400">
      <w:pPr>
        <w:pStyle w:val="EndNoteBibliography"/>
        <w:spacing w:after="240"/>
        <w:ind w:left="720" w:hanging="720"/>
        <w:rPr>
          <w:noProof/>
        </w:rPr>
      </w:pPr>
      <w:r w:rsidRPr="00CD5400">
        <w:rPr>
          <w:noProof/>
        </w:rPr>
        <w:t>34.</w:t>
      </w:r>
      <w:r w:rsidRPr="00CD5400">
        <w:rPr>
          <w:noProof/>
        </w:rPr>
        <w:tab/>
        <w:t>HM. FRFEMJBSSLLWC. Patients’ Perceptions of Value of a Self-Administered Electronic Patient-Reported Outcomes Assessment on Quality of their HIV Care. International Society for Quality of Life Research; 2019; San Diego, CA.</w:t>
      </w:r>
    </w:p>
    <w:p w14:paraId="108B3078" w14:textId="77777777" w:rsidR="00CD5400" w:rsidRPr="00CD5400" w:rsidRDefault="00CD5400" w:rsidP="00CD5400">
      <w:pPr>
        <w:pStyle w:val="EndNoteBibliography"/>
        <w:spacing w:after="240"/>
        <w:ind w:left="720" w:hanging="720"/>
        <w:rPr>
          <w:noProof/>
        </w:rPr>
      </w:pPr>
      <w:r w:rsidRPr="00CD5400">
        <w:rPr>
          <w:noProof/>
        </w:rPr>
        <w:t>35.</w:t>
      </w:r>
      <w:r w:rsidRPr="00CD5400">
        <w:rPr>
          <w:noProof/>
        </w:rPr>
        <w:tab/>
        <w:t>HM. FRHBNRMJLWFEMWWJDJC. Acceptability of Electronic Patient-Reported Outcomes (PRO) Assessments among Patients in HIV Care. International Society for Quality of Life Research; 2019; San Diego, CA.</w:t>
      </w:r>
    </w:p>
    <w:p w14:paraId="025E842A" w14:textId="77777777" w:rsidR="00CD5400" w:rsidRPr="00CD5400" w:rsidRDefault="00CD5400" w:rsidP="00CD5400">
      <w:pPr>
        <w:pStyle w:val="EndNoteBibliography"/>
        <w:spacing w:after="240"/>
        <w:ind w:left="720" w:hanging="720"/>
        <w:rPr>
          <w:noProof/>
        </w:rPr>
      </w:pPr>
      <w:r w:rsidRPr="00CD5400">
        <w:rPr>
          <w:noProof/>
        </w:rPr>
        <w:t>36.</w:t>
      </w:r>
      <w:r w:rsidRPr="00CD5400">
        <w:rPr>
          <w:noProof/>
        </w:rPr>
        <w:tab/>
        <w:t xml:space="preserve">Spitzer RL, Kroenke K, Williams JB. Validation and utility of a self-report version of PRIME-MD: the PHQ primary care study. Primary Care Evaluation of Mental Disorders. Patient Health Questionnaire. </w:t>
      </w:r>
      <w:r w:rsidRPr="00CD5400">
        <w:rPr>
          <w:i/>
          <w:noProof/>
        </w:rPr>
        <w:t xml:space="preserve">JAMA. </w:t>
      </w:r>
      <w:r w:rsidRPr="00CD5400">
        <w:rPr>
          <w:noProof/>
        </w:rPr>
        <w:t>1999;282(18):1737-1744.</w:t>
      </w:r>
    </w:p>
    <w:p w14:paraId="644CF25F" w14:textId="77777777" w:rsidR="00CD5400" w:rsidRPr="00CD5400" w:rsidRDefault="00CD5400" w:rsidP="00CD5400">
      <w:pPr>
        <w:pStyle w:val="EndNoteBibliography"/>
        <w:spacing w:after="240"/>
        <w:ind w:left="720" w:hanging="720"/>
        <w:rPr>
          <w:noProof/>
        </w:rPr>
      </w:pPr>
      <w:r w:rsidRPr="00CD5400">
        <w:rPr>
          <w:noProof/>
        </w:rPr>
        <w:t>37.</w:t>
      </w:r>
      <w:r w:rsidRPr="00CD5400">
        <w:rPr>
          <w:noProof/>
        </w:rPr>
        <w:tab/>
        <w:t xml:space="preserve">Kroenke K, Spitzer RL, Williams JB. The PHQ-9: validity of a brief depression severity measure. </w:t>
      </w:r>
      <w:r w:rsidRPr="00CD5400">
        <w:rPr>
          <w:i/>
          <w:noProof/>
        </w:rPr>
        <w:t xml:space="preserve">J Gen Intern Med. </w:t>
      </w:r>
      <w:r w:rsidRPr="00CD5400">
        <w:rPr>
          <w:noProof/>
        </w:rPr>
        <w:t>2001;16(9):606-613.</w:t>
      </w:r>
    </w:p>
    <w:p w14:paraId="18A19964" w14:textId="77777777" w:rsidR="00CD5400" w:rsidRPr="00CD5400" w:rsidRDefault="00CD5400" w:rsidP="00CD5400">
      <w:pPr>
        <w:pStyle w:val="EndNoteBibliography"/>
        <w:spacing w:after="240"/>
        <w:ind w:left="720" w:hanging="720"/>
        <w:rPr>
          <w:noProof/>
        </w:rPr>
      </w:pPr>
      <w:r w:rsidRPr="00CD5400">
        <w:rPr>
          <w:noProof/>
        </w:rPr>
        <w:t>38.</w:t>
      </w:r>
      <w:r w:rsidRPr="00CD5400">
        <w:rPr>
          <w:noProof/>
        </w:rPr>
        <w:tab/>
        <w:t xml:space="preserve">Spitzer RL, Kroenke K, Williams JB, Lowe B. A brief measure for assessing generalized anxiety disorder: the GAD-7. </w:t>
      </w:r>
      <w:r w:rsidRPr="00CD5400">
        <w:rPr>
          <w:i/>
          <w:noProof/>
        </w:rPr>
        <w:t xml:space="preserve">Arch Intern Med. </w:t>
      </w:r>
      <w:r w:rsidRPr="00CD5400">
        <w:rPr>
          <w:noProof/>
        </w:rPr>
        <w:t>2006;166(10):1092-1097.</w:t>
      </w:r>
    </w:p>
    <w:p w14:paraId="5A60C5AB" w14:textId="77777777" w:rsidR="00CD5400" w:rsidRPr="00CD5400" w:rsidRDefault="00CD5400" w:rsidP="00CD5400">
      <w:pPr>
        <w:pStyle w:val="EndNoteBibliography"/>
        <w:spacing w:after="240"/>
        <w:ind w:left="720" w:hanging="720"/>
        <w:rPr>
          <w:noProof/>
        </w:rPr>
      </w:pPr>
      <w:r w:rsidRPr="00CD5400">
        <w:rPr>
          <w:noProof/>
        </w:rPr>
        <w:t>39.</w:t>
      </w:r>
      <w:r w:rsidRPr="00CD5400">
        <w:rPr>
          <w:noProof/>
        </w:rPr>
        <w:tab/>
        <w:t xml:space="preserve">Ainsworth BE, Jacobs DR, Jr., Leon AS. Validity and reliability of self-reported physical activity status: the Lipid Research Clinics questionnaire. </w:t>
      </w:r>
      <w:r w:rsidRPr="00CD5400">
        <w:rPr>
          <w:i/>
          <w:noProof/>
        </w:rPr>
        <w:t xml:space="preserve">Med Sci Sports Exerc. </w:t>
      </w:r>
      <w:r w:rsidRPr="00CD5400">
        <w:rPr>
          <w:noProof/>
        </w:rPr>
        <w:t>1993;25(1):92-98.</w:t>
      </w:r>
    </w:p>
    <w:p w14:paraId="1E1F7237" w14:textId="77777777" w:rsidR="00CD5400" w:rsidRPr="00CD5400" w:rsidRDefault="00CD5400" w:rsidP="00CD5400">
      <w:pPr>
        <w:pStyle w:val="EndNoteBibliography"/>
        <w:spacing w:after="240"/>
        <w:ind w:left="720" w:hanging="720"/>
        <w:rPr>
          <w:noProof/>
        </w:rPr>
      </w:pPr>
      <w:r w:rsidRPr="00CD5400">
        <w:rPr>
          <w:noProof/>
        </w:rPr>
        <w:t>40.</w:t>
      </w:r>
      <w:r w:rsidRPr="00CD5400">
        <w:rPr>
          <w:noProof/>
        </w:rPr>
        <w:tab/>
        <w:t xml:space="preserve">Simoni JM, Kurth AE, Pearson CR, Pantalone DW, Merrill JO, Frick PA. Self-report measures of antiretroviral therapy adherence: a review with recommendations for HIV research and clinical management. </w:t>
      </w:r>
      <w:r w:rsidRPr="00CD5400">
        <w:rPr>
          <w:i/>
          <w:noProof/>
        </w:rPr>
        <w:t xml:space="preserve">AIDS Behav. </w:t>
      </w:r>
      <w:r w:rsidRPr="00CD5400">
        <w:rPr>
          <w:noProof/>
        </w:rPr>
        <w:t>2006;10(3):227-245.</w:t>
      </w:r>
    </w:p>
    <w:p w14:paraId="7466FCA4" w14:textId="77777777" w:rsidR="00CD5400" w:rsidRPr="00CD5400" w:rsidRDefault="00CD5400" w:rsidP="00CD5400">
      <w:pPr>
        <w:pStyle w:val="EndNoteBibliography"/>
        <w:spacing w:after="240"/>
        <w:ind w:left="720" w:hanging="720"/>
        <w:rPr>
          <w:noProof/>
        </w:rPr>
      </w:pPr>
      <w:r w:rsidRPr="00CD5400">
        <w:rPr>
          <w:noProof/>
        </w:rPr>
        <w:t>41.</w:t>
      </w:r>
      <w:r w:rsidRPr="00CD5400">
        <w:rPr>
          <w:noProof/>
        </w:rPr>
        <w:tab/>
        <w:t xml:space="preserve">Chesney MA, Ickovics JR, Chambers DB, et al. Self-reported adherence to antiretroviral medications among participants in HIV clinical trials: the AACTG adherence instruments. Patient Care Committee &amp; Adherence Working Group of the Outcomes Committee of the Adult AIDS Clinical Trials Group (AACTG). </w:t>
      </w:r>
      <w:r w:rsidRPr="00CD5400">
        <w:rPr>
          <w:i/>
          <w:noProof/>
        </w:rPr>
        <w:t xml:space="preserve">AIDS Care. </w:t>
      </w:r>
      <w:r w:rsidRPr="00CD5400">
        <w:rPr>
          <w:noProof/>
        </w:rPr>
        <w:t>2000;12(3):255-266.</w:t>
      </w:r>
    </w:p>
    <w:p w14:paraId="19A3DEF5" w14:textId="77777777" w:rsidR="00CD5400" w:rsidRPr="00CD5400" w:rsidRDefault="00CD5400" w:rsidP="00CD5400">
      <w:pPr>
        <w:pStyle w:val="EndNoteBibliography"/>
        <w:spacing w:after="240"/>
        <w:ind w:left="720" w:hanging="720"/>
        <w:rPr>
          <w:noProof/>
        </w:rPr>
      </w:pPr>
      <w:r w:rsidRPr="00CD5400">
        <w:rPr>
          <w:noProof/>
        </w:rPr>
        <w:t>42.</w:t>
      </w:r>
      <w:r w:rsidRPr="00CD5400">
        <w:rPr>
          <w:noProof/>
        </w:rPr>
        <w:tab/>
        <w:t xml:space="preserve">Lu M, Safren SA, Skolnik PR, et al. Optimal recall period and response task for self-reported HIV medication adherence. </w:t>
      </w:r>
      <w:r w:rsidRPr="00CD5400">
        <w:rPr>
          <w:i/>
          <w:noProof/>
        </w:rPr>
        <w:t xml:space="preserve">AIDS Behav. </w:t>
      </w:r>
      <w:r w:rsidRPr="00CD5400">
        <w:rPr>
          <w:noProof/>
        </w:rPr>
        <w:t>2008;12(1):86-94.</w:t>
      </w:r>
    </w:p>
    <w:p w14:paraId="0FC89715" w14:textId="77777777" w:rsidR="00CD5400" w:rsidRPr="00CD5400" w:rsidRDefault="00CD5400" w:rsidP="00CD5400">
      <w:pPr>
        <w:pStyle w:val="EndNoteBibliography"/>
        <w:spacing w:after="240"/>
        <w:ind w:left="720" w:hanging="720"/>
        <w:rPr>
          <w:noProof/>
        </w:rPr>
      </w:pPr>
      <w:r w:rsidRPr="00CD5400">
        <w:rPr>
          <w:noProof/>
        </w:rPr>
        <w:t>43.</w:t>
      </w:r>
      <w:r w:rsidRPr="00CD5400">
        <w:rPr>
          <w:noProof/>
        </w:rPr>
        <w:tab/>
        <w:t xml:space="preserve">Kiechl S, Werner P, Egger G, et al. Active and passive smoking, chronic infections, and the risk of carotid atherosclerosis: prospective results from the Bruneck Study. </w:t>
      </w:r>
      <w:r w:rsidRPr="00CD5400">
        <w:rPr>
          <w:i/>
          <w:noProof/>
        </w:rPr>
        <w:t xml:space="preserve">Stroke. </w:t>
      </w:r>
      <w:r w:rsidRPr="00CD5400">
        <w:rPr>
          <w:noProof/>
        </w:rPr>
        <w:t>2002;33(9):2170-2176.</w:t>
      </w:r>
    </w:p>
    <w:p w14:paraId="697480ED" w14:textId="77777777" w:rsidR="00CD5400" w:rsidRPr="00CD5400" w:rsidRDefault="00CD5400" w:rsidP="00CD5400">
      <w:pPr>
        <w:pStyle w:val="EndNoteBibliography"/>
        <w:spacing w:after="240"/>
        <w:ind w:left="720" w:hanging="720"/>
        <w:rPr>
          <w:noProof/>
        </w:rPr>
      </w:pPr>
      <w:r w:rsidRPr="00CD5400">
        <w:rPr>
          <w:noProof/>
        </w:rPr>
        <w:lastRenderedPageBreak/>
        <w:t>44.</w:t>
      </w:r>
      <w:r w:rsidRPr="00CD5400">
        <w:rPr>
          <w:noProof/>
        </w:rPr>
        <w:tab/>
        <w:t xml:space="preserve">Newcombe DA, Humeniuk RE, Ali R. Validation of the World Health Organization Alcohol, Smoking and Substance Involvement Screening Test (ASSIST): report of results from the Australian site. </w:t>
      </w:r>
      <w:r w:rsidRPr="00CD5400">
        <w:rPr>
          <w:i/>
          <w:noProof/>
        </w:rPr>
        <w:t xml:space="preserve">Drug Alcohol Rev. </w:t>
      </w:r>
      <w:r w:rsidRPr="00CD5400">
        <w:rPr>
          <w:noProof/>
        </w:rPr>
        <w:t>2005;24(3):217-226.</w:t>
      </w:r>
    </w:p>
    <w:p w14:paraId="05CFC664" w14:textId="77777777" w:rsidR="00CD5400" w:rsidRPr="00CD5400" w:rsidRDefault="00CD5400" w:rsidP="00CD5400">
      <w:pPr>
        <w:pStyle w:val="EndNoteBibliography"/>
        <w:spacing w:after="240"/>
        <w:ind w:left="720" w:hanging="720"/>
        <w:rPr>
          <w:noProof/>
        </w:rPr>
      </w:pPr>
      <w:r w:rsidRPr="00CD5400">
        <w:rPr>
          <w:noProof/>
        </w:rPr>
        <w:t>45.</w:t>
      </w:r>
      <w:r w:rsidRPr="00CD5400">
        <w:rPr>
          <w:noProof/>
        </w:rPr>
        <w:tab/>
        <w:t xml:space="preserve">WHO ASSIST Working Group. The Alcohol, Smoking and Substance Involvement Screening Test (ASSIST): development, reliability and feasibility. </w:t>
      </w:r>
      <w:r w:rsidRPr="00CD5400">
        <w:rPr>
          <w:i/>
          <w:noProof/>
        </w:rPr>
        <w:t xml:space="preserve">Addiction. </w:t>
      </w:r>
      <w:r w:rsidRPr="00CD5400">
        <w:rPr>
          <w:noProof/>
        </w:rPr>
        <w:t>2002;97(9):1183-1194.</w:t>
      </w:r>
    </w:p>
    <w:p w14:paraId="4E8A66C3" w14:textId="77777777" w:rsidR="00CD5400" w:rsidRPr="00CD5400" w:rsidRDefault="00CD5400" w:rsidP="00CD5400">
      <w:pPr>
        <w:pStyle w:val="EndNoteBibliography"/>
        <w:spacing w:after="240"/>
        <w:ind w:left="720" w:hanging="720"/>
        <w:rPr>
          <w:noProof/>
        </w:rPr>
      </w:pPr>
      <w:r w:rsidRPr="00CD5400">
        <w:rPr>
          <w:noProof/>
        </w:rPr>
        <w:t>46.</w:t>
      </w:r>
      <w:r w:rsidRPr="00CD5400">
        <w:rPr>
          <w:noProof/>
        </w:rPr>
        <w:tab/>
        <w:t xml:space="preserve">Bush K, Kivlahan DR, McDonell MB, Fihn SD, Bradley KA. The AUDIT alcohol consumption questions (AUDIT-C): an effective brief screening test for problem drinking. Ambulatory Care Quality Improvement Project (ACQUIP). Alcohol Use Disorders Identification Test. </w:t>
      </w:r>
      <w:r w:rsidRPr="00CD5400">
        <w:rPr>
          <w:i/>
          <w:noProof/>
        </w:rPr>
        <w:t xml:space="preserve">Arch Intern Med. </w:t>
      </w:r>
      <w:r w:rsidRPr="00CD5400">
        <w:rPr>
          <w:noProof/>
        </w:rPr>
        <w:t>1998;158(16):1789-1795.</w:t>
      </w:r>
    </w:p>
    <w:p w14:paraId="4B67383C" w14:textId="77777777" w:rsidR="00CD5400" w:rsidRPr="00CD5400" w:rsidRDefault="00CD5400" w:rsidP="00CD5400">
      <w:pPr>
        <w:pStyle w:val="EndNoteBibliography"/>
        <w:spacing w:after="240"/>
        <w:ind w:left="720" w:hanging="720"/>
        <w:rPr>
          <w:noProof/>
        </w:rPr>
      </w:pPr>
      <w:r w:rsidRPr="00CD5400">
        <w:rPr>
          <w:noProof/>
        </w:rPr>
        <w:t>47.</w:t>
      </w:r>
      <w:r w:rsidRPr="00CD5400">
        <w:rPr>
          <w:noProof/>
        </w:rPr>
        <w:tab/>
        <w:t xml:space="preserve">Bradley KA, Bush KR, Epler AJ, et al. Two brief alcohol-screening tests From the Alcohol Use Disorders Identification Test (AUDIT): validation in a female Veterans Affairs patient population. </w:t>
      </w:r>
      <w:r w:rsidRPr="00CD5400">
        <w:rPr>
          <w:i/>
          <w:noProof/>
        </w:rPr>
        <w:t xml:space="preserve">Arch Intern Med. </w:t>
      </w:r>
      <w:r w:rsidRPr="00CD5400">
        <w:rPr>
          <w:noProof/>
        </w:rPr>
        <w:t>2003;163(7):821-829.</w:t>
      </w:r>
    </w:p>
    <w:p w14:paraId="39F55D7B" w14:textId="77777777" w:rsidR="00CD5400" w:rsidRPr="00CD5400" w:rsidRDefault="00CD5400" w:rsidP="00CD5400">
      <w:pPr>
        <w:pStyle w:val="EndNoteBibliography"/>
        <w:spacing w:after="240"/>
        <w:ind w:left="720" w:hanging="720"/>
        <w:rPr>
          <w:noProof/>
        </w:rPr>
      </w:pPr>
      <w:r w:rsidRPr="00CD5400">
        <w:rPr>
          <w:noProof/>
        </w:rPr>
        <w:t>48.</w:t>
      </w:r>
      <w:r w:rsidRPr="00CD5400">
        <w:rPr>
          <w:noProof/>
        </w:rPr>
        <w:tab/>
        <w:t xml:space="preserve">Fredericksen RJ, Mayer KH, Gibbons LE, et al. Development and Content Validation of a Patient-Reported Sexual Risk Measure for Use in Primary Care. </w:t>
      </w:r>
      <w:r w:rsidRPr="00CD5400">
        <w:rPr>
          <w:i/>
          <w:noProof/>
        </w:rPr>
        <w:t xml:space="preserve">J Gen Intern Med. </w:t>
      </w:r>
      <w:r w:rsidRPr="00CD5400">
        <w:rPr>
          <w:noProof/>
        </w:rPr>
        <w:t>2018.</w:t>
      </w:r>
    </w:p>
    <w:p w14:paraId="216696EB" w14:textId="77777777" w:rsidR="00CD5400" w:rsidRPr="00CD5400" w:rsidRDefault="00CD5400" w:rsidP="00CD5400">
      <w:pPr>
        <w:pStyle w:val="EndNoteBibliography"/>
        <w:spacing w:after="240"/>
        <w:ind w:left="720" w:hanging="720"/>
        <w:rPr>
          <w:noProof/>
        </w:rPr>
      </w:pPr>
      <w:r w:rsidRPr="00CD5400">
        <w:rPr>
          <w:noProof/>
        </w:rPr>
        <w:t>49.</w:t>
      </w:r>
      <w:r w:rsidRPr="00CD5400">
        <w:rPr>
          <w:noProof/>
        </w:rPr>
        <w:tab/>
        <w:t xml:space="preserve">McLellan AT, Alterman AI, Cacciola J, Metzger D, O'Brien CP. A new measure of substance abuse treatment. Initial studies of the treatment services review. </w:t>
      </w:r>
      <w:r w:rsidRPr="00CD5400">
        <w:rPr>
          <w:i/>
          <w:noProof/>
        </w:rPr>
        <w:t xml:space="preserve">J Nerv Ment Dis. </w:t>
      </w:r>
      <w:r w:rsidRPr="00CD5400">
        <w:rPr>
          <w:noProof/>
        </w:rPr>
        <w:t>1992;180(2):101-110.</w:t>
      </w:r>
    </w:p>
    <w:p w14:paraId="2E782CB3" w14:textId="77777777" w:rsidR="00CD5400" w:rsidRPr="00CD5400" w:rsidRDefault="00CD5400" w:rsidP="00CD5400">
      <w:pPr>
        <w:pStyle w:val="EndNoteBibliography"/>
        <w:spacing w:after="240"/>
        <w:ind w:left="720" w:hanging="720"/>
        <w:rPr>
          <w:noProof/>
        </w:rPr>
      </w:pPr>
      <w:r w:rsidRPr="00CD5400">
        <w:rPr>
          <w:noProof/>
        </w:rPr>
        <w:t>50.</w:t>
      </w:r>
      <w:r w:rsidRPr="00CD5400">
        <w:rPr>
          <w:noProof/>
        </w:rPr>
        <w:tab/>
        <w:t>Fitzsimmons E, Loo S, Dougherty S, et al. Development and Content Validation of the IPV-4, a Brief Patient-Reported Measure of Intimate Partner Violence for Use in HIV Care. International Society of Quality of Life Research Conference; October 21, 20019, 2019; San Diego, California.</w:t>
      </w:r>
    </w:p>
    <w:p w14:paraId="1265EFA4" w14:textId="09EF4A7A" w:rsidR="00CD5400" w:rsidRPr="00CD5400" w:rsidRDefault="00CD5400" w:rsidP="00CD5400">
      <w:pPr>
        <w:pStyle w:val="EndNoteBibliography"/>
        <w:spacing w:after="240"/>
        <w:ind w:left="720" w:hanging="720"/>
        <w:rPr>
          <w:noProof/>
        </w:rPr>
      </w:pPr>
      <w:r w:rsidRPr="00CD5400">
        <w:rPr>
          <w:noProof/>
        </w:rPr>
        <w:t>51.</w:t>
      </w:r>
      <w:r w:rsidRPr="00CD5400">
        <w:rPr>
          <w:noProof/>
        </w:rPr>
        <w:tab/>
        <w:t xml:space="preserve">World Health Organization. Adverse Childhood Experiences International Questionnaire. WHO. Adverse Childhood Experiences International Questionnaire (ACE-IQ) Web site. </w:t>
      </w:r>
      <w:hyperlink r:id="rId42" w:history="1">
        <w:r w:rsidRPr="00CD5400">
          <w:rPr>
            <w:rStyle w:val="Hyperlink"/>
            <w:noProof/>
          </w:rPr>
          <w:t>http://www.who.int/violence_injury_prevention/violence/activities/adverse_childhood_experiences/en/</w:t>
        </w:r>
      </w:hyperlink>
      <w:r w:rsidRPr="00CD5400">
        <w:rPr>
          <w:noProof/>
        </w:rPr>
        <w:t xml:space="preserve"> Published 2018. Accessed.</w:t>
      </w:r>
    </w:p>
    <w:p w14:paraId="19BF133F" w14:textId="77777777" w:rsidR="00CD5400" w:rsidRPr="00CD5400" w:rsidRDefault="00CD5400" w:rsidP="00CD5400">
      <w:pPr>
        <w:pStyle w:val="EndNoteBibliography"/>
        <w:spacing w:after="240"/>
        <w:ind w:left="720" w:hanging="720"/>
        <w:rPr>
          <w:noProof/>
        </w:rPr>
      </w:pPr>
      <w:r w:rsidRPr="00CD5400">
        <w:rPr>
          <w:noProof/>
        </w:rPr>
        <w:t>52.</w:t>
      </w:r>
      <w:r w:rsidRPr="00CD5400">
        <w:rPr>
          <w:noProof/>
        </w:rPr>
        <w:tab/>
        <w:t xml:space="preserve">Fredericksen RJ, Fitzsimmons E, Gibbons LE, et al. Development and content validation of the Multifactoral assessment of perceived social support (MAPSS), a brief, patient-reported measure of social support for use in HIV care. </w:t>
      </w:r>
      <w:r w:rsidRPr="00CD5400">
        <w:rPr>
          <w:i/>
          <w:noProof/>
        </w:rPr>
        <w:t xml:space="preserve">AIDS Care. </w:t>
      </w:r>
      <w:r w:rsidRPr="00CD5400">
        <w:rPr>
          <w:noProof/>
        </w:rPr>
        <w:t>2019:1-9.</w:t>
      </w:r>
    </w:p>
    <w:p w14:paraId="61505D2B" w14:textId="77777777" w:rsidR="00CD5400" w:rsidRPr="00CD5400" w:rsidRDefault="00CD5400" w:rsidP="00CD5400">
      <w:pPr>
        <w:pStyle w:val="EndNoteBibliography"/>
        <w:spacing w:after="240"/>
        <w:ind w:left="720" w:hanging="720"/>
        <w:rPr>
          <w:noProof/>
        </w:rPr>
      </w:pPr>
      <w:r w:rsidRPr="00CD5400">
        <w:rPr>
          <w:noProof/>
        </w:rPr>
        <w:t>53.</w:t>
      </w:r>
      <w:r w:rsidRPr="00CD5400">
        <w:rPr>
          <w:noProof/>
        </w:rPr>
        <w:tab/>
        <w:t xml:space="preserve">Earnshaw VA, Smith LR, Chaudoir SR, Amico KR, Copenhaver MM. HIV stigma mechanisms and well-being among PLWH: a test of the HIV stigma framework. </w:t>
      </w:r>
      <w:r w:rsidRPr="00CD5400">
        <w:rPr>
          <w:i/>
          <w:noProof/>
        </w:rPr>
        <w:t xml:space="preserve">AIDS Behav. </w:t>
      </w:r>
      <w:r w:rsidRPr="00CD5400">
        <w:rPr>
          <w:noProof/>
        </w:rPr>
        <w:t>2013;17(5):1785-1795.</w:t>
      </w:r>
    </w:p>
    <w:p w14:paraId="708E674F" w14:textId="77777777" w:rsidR="00CD5400" w:rsidRPr="00CD5400" w:rsidRDefault="00CD5400" w:rsidP="00CD5400">
      <w:pPr>
        <w:pStyle w:val="EndNoteBibliography"/>
        <w:ind w:left="720" w:hanging="720"/>
        <w:rPr>
          <w:noProof/>
        </w:rPr>
      </w:pPr>
      <w:r w:rsidRPr="00CD5400">
        <w:rPr>
          <w:noProof/>
        </w:rPr>
        <w:t>54.</w:t>
      </w:r>
      <w:r w:rsidRPr="00CD5400">
        <w:rPr>
          <w:noProof/>
        </w:rPr>
        <w:tab/>
        <w:t xml:space="preserve">EuroQol G. EuroQol--a new facility for the measurement of health-related quality of life. </w:t>
      </w:r>
      <w:r w:rsidRPr="00CD5400">
        <w:rPr>
          <w:i/>
          <w:noProof/>
        </w:rPr>
        <w:t xml:space="preserve">Health Policy. </w:t>
      </w:r>
      <w:r w:rsidRPr="00CD5400">
        <w:rPr>
          <w:noProof/>
        </w:rPr>
        <w:t>1990;16(3):199-208.</w:t>
      </w:r>
    </w:p>
    <w:p w14:paraId="1E6A87B5" w14:textId="63132564" w:rsidR="00DC1763" w:rsidRPr="0087588B" w:rsidRDefault="00FF6634">
      <w:pPr>
        <w:rPr>
          <w:rFonts w:ascii="Arial" w:hAnsi="Arial" w:cs="Arial"/>
        </w:rPr>
      </w:pPr>
      <w:r w:rsidRPr="0087588B">
        <w:rPr>
          <w:rFonts w:ascii="Arial" w:hAnsi="Arial" w:cs="Arial"/>
        </w:rPr>
        <w:fldChar w:fldCharType="end"/>
      </w:r>
    </w:p>
    <w:p w14:paraId="44A0BA01" w14:textId="77777777" w:rsidR="00DC1763" w:rsidRPr="0087588B" w:rsidRDefault="00DC1763">
      <w:pPr>
        <w:rPr>
          <w:rFonts w:ascii="Arial" w:hAnsi="Arial" w:cs="Arial"/>
        </w:rPr>
      </w:pPr>
      <w:r w:rsidRPr="0087588B">
        <w:rPr>
          <w:rFonts w:ascii="Arial" w:hAnsi="Arial" w:cs="Arial"/>
        </w:rPr>
        <w:br w:type="page"/>
      </w:r>
    </w:p>
    <w:p w14:paraId="121FB72E" w14:textId="7BDF019C" w:rsidR="00DC1763" w:rsidRDefault="00883D05" w:rsidP="00883D05">
      <w:pPr>
        <w:pStyle w:val="Heading1"/>
      </w:pPr>
      <w:bookmarkStart w:id="93" w:name="_Toc49509577"/>
      <w:bookmarkStart w:id="94" w:name="_Toc49863367"/>
      <w:r>
        <w:lastRenderedPageBreak/>
        <w:t>APPENDIX 1</w:t>
      </w:r>
      <w:r w:rsidR="00DC1763" w:rsidRPr="009B1A80">
        <w:t>.</w:t>
      </w:r>
      <w:bookmarkEnd w:id="93"/>
      <w:r w:rsidR="00DC1763" w:rsidRPr="009B1A80">
        <w:t xml:space="preserve"> </w:t>
      </w:r>
      <w:r>
        <w:t>List of Abbreviations</w:t>
      </w:r>
      <w:bookmarkEnd w:id="94"/>
    </w:p>
    <w:tbl>
      <w:tblPr>
        <w:tblStyle w:val="TableGrid"/>
        <w:tblW w:w="0" w:type="auto"/>
        <w:tbl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insideH w:val="single" w:sz="8" w:space="0" w:color="2F5496" w:themeColor="accent1" w:themeShade="BF"/>
          <w:insideV w:val="single" w:sz="8" w:space="0" w:color="2F5496" w:themeColor="accent1" w:themeShade="BF"/>
        </w:tblBorders>
        <w:tblLayout w:type="fixed"/>
        <w:tblCellMar>
          <w:top w:w="14" w:type="dxa"/>
          <w:left w:w="43" w:type="dxa"/>
          <w:bottom w:w="14" w:type="dxa"/>
          <w:right w:w="43" w:type="dxa"/>
        </w:tblCellMar>
        <w:tblLook w:val="04A0" w:firstRow="1" w:lastRow="0" w:firstColumn="1" w:lastColumn="0" w:noHBand="0" w:noVBand="1"/>
      </w:tblPr>
      <w:tblGrid>
        <w:gridCol w:w="1975"/>
        <w:gridCol w:w="7375"/>
      </w:tblGrid>
      <w:tr w:rsidR="007A4E64" w14:paraId="398E37D1" w14:textId="77777777" w:rsidTr="00F44BC1">
        <w:tc>
          <w:tcPr>
            <w:tcW w:w="1975" w:type="dxa"/>
            <w:tcBorders>
              <w:top w:val="single" w:sz="18" w:space="0" w:color="2F5496" w:themeColor="accent1" w:themeShade="BF"/>
              <w:bottom w:val="single" w:sz="18" w:space="0" w:color="2F5496" w:themeColor="accent1" w:themeShade="BF"/>
            </w:tcBorders>
            <w:shd w:val="clear" w:color="auto" w:fill="2F5496" w:themeFill="accent1" w:themeFillShade="BF"/>
          </w:tcPr>
          <w:p w14:paraId="24A73427" w14:textId="77777777" w:rsidR="007A4E64" w:rsidRDefault="007A4E64" w:rsidP="00F44BC1">
            <w:r w:rsidRPr="00883D05">
              <w:rPr>
                <w:rFonts w:ascii="Arial" w:hAnsi="Arial" w:cs="Arial"/>
                <w:b/>
                <w:color w:val="FFFFFF" w:themeColor="background1"/>
                <w:sz w:val="18"/>
                <w:szCs w:val="18"/>
              </w:rPr>
              <w:t>Acronym</w:t>
            </w:r>
          </w:p>
        </w:tc>
        <w:tc>
          <w:tcPr>
            <w:tcW w:w="7375" w:type="dxa"/>
            <w:tcBorders>
              <w:top w:val="single" w:sz="18" w:space="0" w:color="2F5496" w:themeColor="accent1" w:themeShade="BF"/>
              <w:bottom w:val="single" w:sz="18" w:space="0" w:color="2F5496" w:themeColor="accent1" w:themeShade="BF"/>
            </w:tcBorders>
            <w:shd w:val="clear" w:color="auto" w:fill="2F5496" w:themeFill="accent1" w:themeFillShade="BF"/>
          </w:tcPr>
          <w:p w14:paraId="3D88861F" w14:textId="77777777" w:rsidR="007A4E64" w:rsidRDefault="007A4E64" w:rsidP="00F44BC1">
            <w:r w:rsidRPr="00883D05">
              <w:rPr>
                <w:rFonts w:ascii="Arial" w:hAnsi="Arial" w:cs="Arial"/>
                <w:b/>
                <w:color w:val="FFFFFF" w:themeColor="background1"/>
                <w:sz w:val="18"/>
                <w:szCs w:val="18"/>
              </w:rPr>
              <w:t>Definition</w:t>
            </w:r>
          </w:p>
        </w:tc>
      </w:tr>
      <w:tr w:rsidR="007A4E64" w14:paraId="453F3A1B" w14:textId="77777777" w:rsidTr="00F44BC1">
        <w:tc>
          <w:tcPr>
            <w:tcW w:w="1975" w:type="dxa"/>
            <w:tcBorders>
              <w:top w:val="single" w:sz="18" w:space="0" w:color="2F5496" w:themeColor="accent1" w:themeShade="BF"/>
            </w:tcBorders>
            <w:shd w:val="clear" w:color="auto" w:fill="D9E2F3" w:themeFill="accent1" w:themeFillTint="33"/>
          </w:tcPr>
          <w:p w14:paraId="20001DA0" w14:textId="77777777" w:rsidR="007A4E64" w:rsidRDefault="007A4E64" w:rsidP="00F44BC1">
            <w:r w:rsidRPr="00883D05">
              <w:rPr>
                <w:rFonts w:ascii="Arial" w:eastAsia="Calibri" w:hAnsi="Arial" w:cs="Arial"/>
                <w:color w:val="000000"/>
                <w:sz w:val="18"/>
                <w:szCs w:val="18"/>
              </w:rPr>
              <w:t>AACTG</w:t>
            </w:r>
          </w:p>
        </w:tc>
        <w:tc>
          <w:tcPr>
            <w:tcW w:w="7375" w:type="dxa"/>
            <w:tcBorders>
              <w:top w:val="single" w:sz="18" w:space="0" w:color="2F5496" w:themeColor="accent1" w:themeShade="BF"/>
            </w:tcBorders>
            <w:shd w:val="clear" w:color="auto" w:fill="D9E2F3" w:themeFill="accent1" w:themeFillTint="33"/>
          </w:tcPr>
          <w:p w14:paraId="3F7D4EA7" w14:textId="77777777" w:rsidR="007A4E64" w:rsidRDefault="007A4E64" w:rsidP="00F44BC1">
            <w:r w:rsidRPr="00883D05">
              <w:rPr>
                <w:rFonts w:ascii="Arial" w:eastAsia="Calibri" w:hAnsi="Arial" w:cs="Arial"/>
                <w:color w:val="000000"/>
                <w:sz w:val="18"/>
                <w:szCs w:val="18"/>
              </w:rPr>
              <w:t>Adult AIDS Clinical Trial Group</w:t>
            </w:r>
          </w:p>
        </w:tc>
      </w:tr>
      <w:tr w:rsidR="007A4E64" w14:paraId="3673E5DF" w14:textId="77777777" w:rsidTr="00F44BC1">
        <w:tc>
          <w:tcPr>
            <w:tcW w:w="1975" w:type="dxa"/>
            <w:shd w:val="clear" w:color="auto" w:fill="D9E2F3" w:themeFill="accent1" w:themeFillTint="33"/>
          </w:tcPr>
          <w:p w14:paraId="25A4E4B1" w14:textId="77777777" w:rsidR="007A4E64" w:rsidRDefault="007A4E64" w:rsidP="00F44BC1">
            <w:r w:rsidRPr="00883D05">
              <w:rPr>
                <w:rFonts w:ascii="Arial" w:eastAsia="Calibri" w:hAnsi="Arial" w:cs="Arial"/>
                <w:color w:val="000000"/>
                <w:sz w:val="18"/>
                <w:szCs w:val="18"/>
              </w:rPr>
              <w:t>ABCD-SF</w:t>
            </w:r>
          </w:p>
        </w:tc>
        <w:tc>
          <w:tcPr>
            <w:tcW w:w="7375" w:type="dxa"/>
            <w:shd w:val="clear" w:color="auto" w:fill="D9E2F3" w:themeFill="accent1" w:themeFillTint="33"/>
          </w:tcPr>
          <w:p w14:paraId="41E62DB2" w14:textId="77777777" w:rsidR="007A4E64" w:rsidRDefault="007A4E64" w:rsidP="00F44BC1">
            <w:r w:rsidRPr="00883D05">
              <w:rPr>
                <w:rFonts w:ascii="Arial" w:eastAsia="Calibri" w:hAnsi="Arial" w:cs="Arial"/>
                <w:color w:val="000000"/>
                <w:sz w:val="18"/>
                <w:szCs w:val="18"/>
              </w:rPr>
              <w:t>Assessment of Body Change Distress Questionnaire Short Form</w:t>
            </w:r>
          </w:p>
        </w:tc>
      </w:tr>
      <w:tr w:rsidR="007A4E64" w14:paraId="48B7025B" w14:textId="77777777" w:rsidTr="00F44BC1">
        <w:tc>
          <w:tcPr>
            <w:tcW w:w="1975" w:type="dxa"/>
            <w:shd w:val="clear" w:color="auto" w:fill="D9E2F3" w:themeFill="accent1" w:themeFillTint="33"/>
          </w:tcPr>
          <w:p w14:paraId="17467E8C" w14:textId="77777777" w:rsidR="007A4E64" w:rsidRDefault="007A4E64" w:rsidP="00F44BC1">
            <w:r w:rsidRPr="00883D05">
              <w:rPr>
                <w:rFonts w:ascii="Arial" w:eastAsia="Calibri" w:hAnsi="Arial" w:cs="Arial"/>
                <w:color w:val="000000"/>
                <w:sz w:val="18"/>
                <w:szCs w:val="18"/>
              </w:rPr>
              <w:t>AHRQ</w:t>
            </w:r>
          </w:p>
        </w:tc>
        <w:tc>
          <w:tcPr>
            <w:tcW w:w="7375" w:type="dxa"/>
            <w:shd w:val="clear" w:color="auto" w:fill="D9E2F3" w:themeFill="accent1" w:themeFillTint="33"/>
          </w:tcPr>
          <w:p w14:paraId="06716EDF" w14:textId="77777777" w:rsidR="007A4E64" w:rsidRDefault="007A4E64" w:rsidP="00F44BC1">
            <w:r w:rsidRPr="00883D05">
              <w:rPr>
                <w:rFonts w:ascii="Arial" w:eastAsia="Calibri" w:hAnsi="Arial" w:cs="Arial"/>
                <w:color w:val="000000"/>
                <w:sz w:val="18"/>
                <w:szCs w:val="18"/>
              </w:rPr>
              <w:t>Agency For Healthcare Research And Quality</w:t>
            </w:r>
          </w:p>
        </w:tc>
      </w:tr>
      <w:tr w:rsidR="007A4E64" w14:paraId="6AA578F8" w14:textId="77777777" w:rsidTr="00F44BC1">
        <w:tc>
          <w:tcPr>
            <w:tcW w:w="1975" w:type="dxa"/>
            <w:shd w:val="clear" w:color="auto" w:fill="D9E2F3" w:themeFill="accent1" w:themeFillTint="33"/>
          </w:tcPr>
          <w:p w14:paraId="2FE23061" w14:textId="77777777" w:rsidR="007A4E64" w:rsidRDefault="007A4E64" w:rsidP="00F44BC1">
            <w:r w:rsidRPr="00883D05">
              <w:rPr>
                <w:rFonts w:ascii="Arial" w:eastAsia="Calibri" w:hAnsi="Arial" w:cs="Arial"/>
                <w:color w:val="000000"/>
                <w:sz w:val="18"/>
                <w:szCs w:val="18"/>
              </w:rPr>
              <w:t>ASSIST</w:t>
            </w:r>
          </w:p>
        </w:tc>
        <w:tc>
          <w:tcPr>
            <w:tcW w:w="7375" w:type="dxa"/>
            <w:shd w:val="clear" w:color="auto" w:fill="D9E2F3" w:themeFill="accent1" w:themeFillTint="33"/>
          </w:tcPr>
          <w:p w14:paraId="1366D27B" w14:textId="77777777" w:rsidR="007A4E64" w:rsidRDefault="007A4E64" w:rsidP="00F44BC1">
            <w:r w:rsidRPr="00883D05">
              <w:rPr>
                <w:rFonts w:ascii="Arial" w:eastAsia="Calibri" w:hAnsi="Arial" w:cs="Arial"/>
                <w:color w:val="000000"/>
                <w:sz w:val="18"/>
                <w:szCs w:val="18"/>
              </w:rPr>
              <w:t>Alcohol, Smoking, and Substance Involvement Screening Test</w:t>
            </w:r>
          </w:p>
        </w:tc>
      </w:tr>
      <w:tr w:rsidR="007A4E64" w14:paraId="6DACF312" w14:textId="77777777" w:rsidTr="00F44BC1">
        <w:tc>
          <w:tcPr>
            <w:tcW w:w="1975" w:type="dxa"/>
            <w:shd w:val="clear" w:color="auto" w:fill="D9E2F3" w:themeFill="accent1" w:themeFillTint="33"/>
          </w:tcPr>
          <w:p w14:paraId="691EBC73" w14:textId="77777777" w:rsidR="007A4E64" w:rsidRDefault="007A4E64" w:rsidP="00F44BC1">
            <w:r w:rsidRPr="00883D05">
              <w:rPr>
                <w:rFonts w:ascii="Arial" w:eastAsia="Calibri" w:hAnsi="Arial" w:cs="Arial"/>
                <w:color w:val="000000"/>
                <w:sz w:val="18"/>
                <w:szCs w:val="18"/>
              </w:rPr>
              <w:t>AUDIT-C</w:t>
            </w:r>
          </w:p>
        </w:tc>
        <w:tc>
          <w:tcPr>
            <w:tcW w:w="7375" w:type="dxa"/>
            <w:shd w:val="clear" w:color="auto" w:fill="D9E2F3" w:themeFill="accent1" w:themeFillTint="33"/>
          </w:tcPr>
          <w:p w14:paraId="5B30795E" w14:textId="77777777" w:rsidR="007A4E64" w:rsidRDefault="007A4E64" w:rsidP="00F44BC1">
            <w:r w:rsidRPr="00883D05">
              <w:rPr>
                <w:rFonts w:ascii="Arial" w:eastAsia="Calibri" w:hAnsi="Arial" w:cs="Arial"/>
                <w:color w:val="000000"/>
                <w:sz w:val="18"/>
                <w:szCs w:val="18"/>
              </w:rPr>
              <w:t>Alcohol Use Disorders Identification Test Consumption</w:t>
            </w:r>
          </w:p>
        </w:tc>
      </w:tr>
      <w:tr w:rsidR="007A4E64" w14:paraId="120B0268" w14:textId="77777777" w:rsidTr="00F44BC1">
        <w:tc>
          <w:tcPr>
            <w:tcW w:w="1975" w:type="dxa"/>
            <w:shd w:val="clear" w:color="auto" w:fill="D9E2F3" w:themeFill="accent1" w:themeFillTint="33"/>
          </w:tcPr>
          <w:p w14:paraId="1EF5F745" w14:textId="77777777" w:rsidR="007A4E64" w:rsidRDefault="007A4E64" w:rsidP="00F44BC1">
            <w:r w:rsidRPr="00883D05">
              <w:rPr>
                <w:rFonts w:ascii="Arial" w:eastAsia="Calibri" w:hAnsi="Arial" w:cs="Arial"/>
                <w:color w:val="000000"/>
                <w:sz w:val="18"/>
                <w:szCs w:val="18"/>
              </w:rPr>
              <w:t>CFAR</w:t>
            </w:r>
          </w:p>
        </w:tc>
        <w:tc>
          <w:tcPr>
            <w:tcW w:w="7375" w:type="dxa"/>
            <w:shd w:val="clear" w:color="auto" w:fill="D9E2F3" w:themeFill="accent1" w:themeFillTint="33"/>
          </w:tcPr>
          <w:p w14:paraId="5D1BE41D" w14:textId="77777777" w:rsidR="007A4E64" w:rsidRDefault="007A4E64" w:rsidP="00F44BC1">
            <w:r w:rsidRPr="00883D05">
              <w:rPr>
                <w:rFonts w:ascii="Arial" w:eastAsia="Calibri" w:hAnsi="Arial" w:cs="Arial"/>
                <w:color w:val="000000"/>
                <w:sz w:val="18"/>
                <w:szCs w:val="18"/>
              </w:rPr>
              <w:t>Center for AIDS Research</w:t>
            </w:r>
          </w:p>
        </w:tc>
      </w:tr>
      <w:tr w:rsidR="007A4E64" w14:paraId="5FB2C0BA" w14:textId="77777777" w:rsidTr="00F44BC1">
        <w:tc>
          <w:tcPr>
            <w:tcW w:w="1975" w:type="dxa"/>
            <w:shd w:val="clear" w:color="auto" w:fill="D9E2F3" w:themeFill="accent1" w:themeFillTint="33"/>
          </w:tcPr>
          <w:p w14:paraId="4B680967" w14:textId="77777777" w:rsidR="007A4E64" w:rsidRDefault="007A4E64" w:rsidP="00F44BC1">
            <w:r w:rsidRPr="00883D05">
              <w:rPr>
                <w:rFonts w:ascii="Arial" w:eastAsia="Calibri" w:hAnsi="Arial" w:cs="Arial"/>
                <w:color w:val="000000"/>
                <w:sz w:val="18"/>
                <w:szCs w:val="18"/>
              </w:rPr>
              <w:t>CNICS</w:t>
            </w:r>
          </w:p>
        </w:tc>
        <w:tc>
          <w:tcPr>
            <w:tcW w:w="7375" w:type="dxa"/>
            <w:shd w:val="clear" w:color="auto" w:fill="D9E2F3" w:themeFill="accent1" w:themeFillTint="33"/>
          </w:tcPr>
          <w:p w14:paraId="713D820A" w14:textId="77777777" w:rsidR="007A4E64" w:rsidRDefault="007A4E64" w:rsidP="00F44BC1">
            <w:r w:rsidRPr="00883D05">
              <w:rPr>
                <w:rFonts w:ascii="Arial" w:eastAsia="Calibri" w:hAnsi="Arial" w:cs="Arial"/>
                <w:color w:val="000000"/>
                <w:sz w:val="18"/>
                <w:szCs w:val="18"/>
              </w:rPr>
              <w:t>CFAR Network of Integrated Clinical Systems</w:t>
            </w:r>
          </w:p>
        </w:tc>
      </w:tr>
      <w:tr w:rsidR="007A4E64" w14:paraId="26EF4954" w14:textId="77777777" w:rsidTr="00F44BC1">
        <w:tc>
          <w:tcPr>
            <w:tcW w:w="1975" w:type="dxa"/>
            <w:shd w:val="clear" w:color="auto" w:fill="D9E2F3" w:themeFill="accent1" w:themeFillTint="33"/>
          </w:tcPr>
          <w:p w14:paraId="67988C97" w14:textId="77777777" w:rsidR="007A4E64" w:rsidRDefault="007A4E64" w:rsidP="00F44BC1">
            <w:r w:rsidRPr="00883D05">
              <w:rPr>
                <w:rFonts w:ascii="Arial" w:eastAsia="Calibri" w:hAnsi="Arial" w:cs="Arial"/>
                <w:color w:val="000000"/>
                <w:sz w:val="18"/>
                <w:szCs w:val="18"/>
              </w:rPr>
              <w:t>CQI</w:t>
            </w:r>
          </w:p>
        </w:tc>
        <w:tc>
          <w:tcPr>
            <w:tcW w:w="7375" w:type="dxa"/>
            <w:shd w:val="clear" w:color="auto" w:fill="D9E2F3" w:themeFill="accent1" w:themeFillTint="33"/>
          </w:tcPr>
          <w:p w14:paraId="625661B5" w14:textId="77777777" w:rsidR="007A4E64" w:rsidRDefault="007A4E64" w:rsidP="00F44BC1">
            <w:r>
              <w:rPr>
                <w:rFonts w:ascii="Arial" w:eastAsia="Calibri" w:hAnsi="Arial" w:cs="Arial"/>
                <w:color w:val="000000"/>
                <w:sz w:val="18"/>
                <w:szCs w:val="18"/>
              </w:rPr>
              <w:t>C</w:t>
            </w:r>
            <w:r w:rsidRPr="00883D05">
              <w:rPr>
                <w:rFonts w:ascii="Arial" w:eastAsia="Calibri" w:hAnsi="Arial" w:cs="Arial"/>
                <w:color w:val="000000"/>
                <w:sz w:val="18"/>
                <w:szCs w:val="18"/>
              </w:rPr>
              <w:t>ontinuous quality improvement</w:t>
            </w:r>
          </w:p>
        </w:tc>
      </w:tr>
      <w:tr w:rsidR="007A4E64" w14:paraId="534E5F42" w14:textId="77777777" w:rsidTr="00F44BC1">
        <w:tc>
          <w:tcPr>
            <w:tcW w:w="1975" w:type="dxa"/>
            <w:shd w:val="clear" w:color="auto" w:fill="D9E2F3" w:themeFill="accent1" w:themeFillTint="33"/>
          </w:tcPr>
          <w:p w14:paraId="44DCD68F" w14:textId="77777777" w:rsidR="007A4E64" w:rsidRDefault="007A4E64" w:rsidP="00F44BC1">
            <w:r w:rsidRPr="00883D05">
              <w:rPr>
                <w:rFonts w:ascii="Arial" w:eastAsia="Calibri" w:hAnsi="Arial" w:cs="Arial"/>
                <w:color w:val="000000"/>
                <w:sz w:val="18"/>
                <w:szCs w:val="18"/>
              </w:rPr>
              <w:t>EHR</w:t>
            </w:r>
          </w:p>
        </w:tc>
        <w:tc>
          <w:tcPr>
            <w:tcW w:w="7375" w:type="dxa"/>
            <w:shd w:val="clear" w:color="auto" w:fill="D9E2F3" w:themeFill="accent1" w:themeFillTint="33"/>
          </w:tcPr>
          <w:p w14:paraId="67200AE2" w14:textId="77777777" w:rsidR="007A4E64" w:rsidRDefault="007A4E64" w:rsidP="00F44BC1">
            <w:r>
              <w:rPr>
                <w:rFonts w:ascii="Arial" w:eastAsia="Calibri" w:hAnsi="Arial" w:cs="Arial"/>
                <w:color w:val="000000"/>
                <w:sz w:val="18"/>
                <w:szCs w:val="18"/>
              </w:rPr>
              <w:t>E</w:t>
            </w:r>
            <w:r w:rsidRPr="00883D05">
              <w:rPr>
                <w:rFonts w:ascii="Arial" w:eastAsia="Calibri" w:hAnsi="Arial" w:cs="Arial"/>
                <w:color w:val="000000"/>
                <w:sz w:val="18"/>
                <w:szCs w:val="18"/>
              </w:rPr>
              <w:t>lectronic health record</w:t>
            </w:r>
          </w:p>
        </w:tc>
      </w:tr>
      <w:tr w:rsidR="007A4E64" w14:paraId="04C683B5" w14:textId="77777777" w:rsidTr="00F44BC1">
        <w:tc>
          <w:tcPr>
            <w:tcW w:w="1975" w:type="dxa"/>
            <w:shd w:val="clear" w:color="auto" w:fill="D9E2F3" w:themeFill="accent1" w:themeFillTint="33"/>
          </w:tcPr>
          <w:p w14:paraId="00A95B0B" w14:textId="77777777" w:rsidR="007A4E64" w:rsidRDefault="007A4E64" w:rsidP="00F44BC1">
            <w:r w:rsidRPr="00883D05">
              <w:rPr>
                <w:rFonts w:ascii="Arial" w:eastAsia="Calibri" w:hAnsi="Arial" w:cs="Arial"/>
                <w:color w:val="000000"/>
                <w:sz w:val="18"/>
                <w:szCs w:val="18"/>
              </w:rPr>
              <w:t>ePRO</w:t>
            </w:r>
          </w:p>
        </w:tc>
        <w:tc>
          <w:tcPr>
            <w:tcW w:w="7375" w:type="dxa"/>
            <w:shd w:val="clear" w:color="auto" w:fill="D9E2F3" w:themeFill="accent1" w:themeFillTint="33"/>
          </w:tcPr>
          <w:p w14:paraId="7C167655" w14:textId="77777777" w:rsidR="007A4E64" w:rsidRDefault="007A4E64" w:rsidP="00F44BC1">
            <w:r>
              <w:rPr>
                <w:rFonts w:ascii="Arial" w:eastAsia="Calibri" w:hAnsi="Arial" w:cs="Arial"/>
                <w:color w:val="000000"/>
                <w:sz w:val="18"/>
                <w:szCs w:val="18"/>
              </w:rPr>
              <w:t>E</w:t>
            </w:r>
            <w:r w:rsidRPr="00883D05">
              <w:rPr>
                <w:rFonts w:ascii="Arial" w:eastAsia="Calibri" w:hAnsi="Arial" w:cs="Arial"/>
                <w:color w:val="000000"/>
                <w:sz w:val="18"/>
                <w:szCs w:val="18"/>
              </w:rPr>
              <w:t>lectronic PRO</w:t>
            </w:r>
          </w:p>
        </w:tc>
      </w:tr>
      <w:tr w:rsidR="007A4E64" w14:paraId="252608CD" w14:textId="77777777" w:rsidTr="00F44BC1">
        <w:tc>
          <w:tcPr>
            <w:tcW w:w="1975" w:type="dxa"/>
            <w:shd w:val="clear" w:color="auto" w:fill="D9E2F3" w:themeFill="accent1" w:themeFillTint="33"/>
          </w:tcPr>
          <w:p w14:paraId="4EB77A44" w14:textId="77777777" w:rsidR="007A4E64" w:rsidRDefault="007A4E64" w:rsidP="00F44BC1">
            <w:r w:rsidRPr="00883D05">
              <w:rPr>
                <w:rFonts w:ascii="Arial" w:eastAsia="Calibri" w:hAnsi="Arial" w:cs="Arial"/>
                <w:color w:val="000000"/>
                <w:sz w:val="18"/>
                <w:szCs w:val="18"/>
              </w:rPr>
              <w:t>EQ-5D</w:t>
            </w:r>
          </w:p>
        </w:tc>
        <w:tc>
          <w:tcPr>
            <w:tcW w:w="7375" w:type="dxa"/>
            <w:shd w:val="clear" w:color="auto" w:fill="D9E2F3" w:themeFill="accent1" w:themeFillTint="33"/>
          </w:tcPr>
          <w:p w14:paraId="6FDA4F6D" w14:textId="77777777" w:rsidR="007A4E64" w:rsidRDefault="007A4E64" w:rsidP="00F44BC1">
            <w:proofErr w:type="spellStart"/>
            <w:r w:rsidRPr="00883D05">
              <w:rPr>
                <w:rFonts w:ascii="Arial" w:eastAsia="Calibri" w:hAnsi="Arial" w:cs="Arial"/>
                <w:color w:val="000000"/>
                <w:sz w:val="18"/>
                <w:szCs w:val="18"/>
              </w:rPr>
              <w:t>EuroQol</w:t>
            </w:r>
            <w:proofErr w:type="spellEnd"/>
            <w:r w:rsidRPr="00883D05">
              <w:rPr>
                <w:rFonts w:ascii="Arial" w:eastAsia="Calibri" w:hAnsi="Arial" w:cs="Arial"/>
                <w:color w:val="000000"/>
                <w:sz w:val="18"/>
                <w:szCs w:val="18"/>
              </w:rPr>
              <w:t xml:space="preserve"> Group</w:t>
            </w:r>
          </w:p>
        </w:tc>
      </w:tr>
      <w:tr w:rsidR="007A4E64" w14:paraId="1208F97F" w14:textId="77777777" w:rsidTr="00F44BC1">
        <w:tc>
          <w:tcPr>
            <w:tcW w:w="1975" w:type="dxa"/>
            <w:shd w:val="clear" w:color="auto" w:fill="D9E2F3" w:themeFill="accent1" w:themeFillTint="33"/>
          </w:tcPr>
          <w:p w14:paraId="3F2C7238" w14:textId="77777777" w:rsidR="007A4E64" w:rsidRDefault="007A4E64" w:rsidP="00F44BC1">
            <w:r w:rsidRPr="00883D05">
              <w:rPr>
                <w:rFonts w:ascii="Arial" w:eastAsia="Calibri" w:hAnsi="Arial" w:cs="Arial"/>
                <w:color w:val="000000"/>
                <w:sz w:val="18"/>
                <w:szCs w:val="18"/>
              </w:rPr>
              <w:t>FTE</w:t>
            </w:r>
          </w:p>
        </w:tc>
        <w:tc>
          <w:tcPr>
            <w:tcW w:w="7375" w:type="dxa"/>
            <w:shd w:val="clear" w:color="auto" w:fill="D9E2F3" w:themeFill="accent1" w:themeFillTint="33"/>
          </w:tcPr>
          <w:p w14:paraId="2726AEB4" w14:textId="77777777" w:rsidR="007A4E64" w:rsidRDefault="007A4E64" w:rsidP="00F44BC1">
            <w:r w:rsidRPr="00883D05">
              <w:rPr>
                <w:rFonts w:ascii="Arial" w:eastAsia="Calibri" w:hAnsi="Arial" w:cs="Arial"/>
                <w:color w:val="000000"/>
                <w:sz w:val="18"/>
                <w:szCs w:val="18"/>
              </w:rPr>
              <w:t>Full Time Equivalent</w:t>
            </w:r>
          </w:p>
        </w:tc>
      </w:tr>
      <w:tr w:rsidR="007A4E64" w14:paraId="6A97B73F" w14:textId="77777777" w:rsidTr="00F44BC1">
        <w:tc>
          <w:tcPr>
            <w:tcW w:w="1975" w:type="dxa"/>
            <w:shd w:val="clear" w:color="auto" w:fill="D9E2F3" w:themeFill="accent1" w:themeFillTint="33"/>
          </w:tcPr>
          <w:p w14:paraId="7D584943" w14:textId="77777777" w:rsidR="007A4E64" w:rsidRDefault="007A4E64" w:rsidP="00F44BC1">
            <w:r w:rsidRPr="00883D05">
              <w:rPr>
                <w:rFonts w:ascii="Arial" w:eastAsia="Calibri" w:hAnsi="Arial" w:cs="Arial"/>
                <w:color w:val="000000"/>
                <w:sz w:val="18"/>
                <w:szCs w:val="18"/>
              </w:rPr>
              <w:t>HIV</w:t>
            </w:r>
          </w:p>
        </w:tc>
        <w:tc>
          <w:tcPr>
            <w:tcW w:w="7375" w:type="dxa"/>
            <w:shd w:val="clear" w:color="auto" w:fill="D9E2F3" w:themeFill="accent1" w:themeFillTint="33"/>
          </w:tcPr>
          <w:p w14:paraId="3EFF7E29" w14:textId="77777777" w:rsidR="007A4E64" w:rsidRDefault="007A4E64" w:rsidP="00F44BC1">
            <w:r>
              <w:rPr>
                <w:rFonts w:ascii="Arial" w:eastAsia="Calibri" w:hAnsi="Arial" w:cs="Arial"/>
                <w:color w:val="000000"/>
                <w:sz w:val="18"/>
                <w:szCs w:val="18"/>
              </w:rPr>
              <w:t>H</w:t>
            </w:r>
            <w:r w:rsidRPr="00883D05">
              <w:rPr>
                <w:rFonts w:ascii="Arial" w:eastAsia="Calibri" w:hAnsi="Arial" w:cs="Arial"/>
                <w:color w:val="000000"/>
                <w:sz w:val="18"/>
                <w:szCs w:val="18"/>
              </w:rPr>
              <w:t>uman immunodeficiency virus</w:t>
            </w:r>
          </w:p>
        </w:tc>
      </w:tr>
      <w:tr w:rsidR="007A4E64" w14:paraId="22228EC7" w14:textId="77777777" w:rsidTr="00F44BC1">
        <w:tc>
          <w:tcPr>
            <w:tcW w:w="1975" w:type="dxa"/>
            <w:shd w:val="clear" w:color="auto" w:fill="D9E2F3" w:themeFill="accent1" w:themeFillTint="33"/>
          </w:tcPr>
          <w:p w14:paraId="595DC93F" w14:textId="77777777" w:rsidR="007A4E64" w:rsidRDefault="007A4E64" w:rsidP="00F44BC1">
            <w:r w:rsidRPr="00883D05">
              <w:rPr>
                <w:rFonts w:ascii="Arial" w:eastAsia="Calibri" w:hAnsi="Arial" w:cs="Arial"/>
                <w:color w:val="000000"/>
                <w:sz w:val="18"/>
                <w:szCs w:val="18"/>
              </w:rPr>
              <w:t>HRQL</w:t>
            </w:r>
          </w:p>
        </w:tc>
        <w:tc>
          <w:tcPr>
            <w:tcW w:w="7375" w:type="dxa"/>
            <w:shd w:val="clear" w:color="auto" w:fill="D9E2F3" w:themeFill="accent1" w:themeFillTint="33"/>
          </w:tcPr>
          <w:p w14:paraId="7DFE5C29" w14:textId="77777777" w:rsidR="007A4E64" w:rsidRDefault="007A4E64" w:rsidP="00F44BC1">
            <w:r>
              <w:rPr>
                <w:rFonts w:ascii="Arial" w:eastAsia="Calibri" w:hAnsi="Arial" w:cs="Arial"/>
                <w:color w:val="000000"/>
                <w:sz w:val="18"/>
                <w:szCs w:val="18"/>
              </w:rPr>
              <w:t>H</w:t>
            </w:r>
            <w:r w:rsidRPr="00883D05">
              <w:rPr>
                <w:rFonts w:ascii="Arial" w:eastAsia="Calibri" w:hAnsi="Arial" w:cs="Arial"/>
                <w:color w:val="000000"/>
                <w:sz w:val="18"/>
                <w:szCs w:val="18"/>
              </w:rPr>
              <w:t>ealth-related quality of life</w:t>
            </w:r>
          </w:p>
        </w:tc>
      </w:tr>
      <w:tr w:rsidR="007A4E64" w14:paraId="5F92E2CD" w14:textId="77777777" w:rsidTr="00F44BC1">
        <w:tc>
          <w:tcPr>
            <w:tcW w:w="1975" w:type="dxa"/>
            <w:shd w:val="clear" w:color="auto" w:fill="D9E2F3" w:themeFill="accent1" w:themeFillTint="33"/>
          </w:tcPr>
          <w:p w14:paraId="22CC21C4" w14:textId="77777777" w:rsidR="007A4E64" w:rsidRDefault="007A4E64" w:rsidP="00F44BC1">
            <w:r w:rsidRPr="00883D05">
              <w:rPr>
                <w:rFonts w:ascii="Arial" w:eastAsia="Calibri" w:hAnsi="Arial" w:cs="Arial"/>
                <w:color w:val="000000"/>
                <w:sz w:val="18"/>
                <w:szCs w:val="18"/>
              </w:rPr>
              <w:t>ISOQOL</w:t>
            </w:r>
          </w:p>
        </w:tc>
        <w:tc>
          <w:tcPr>
            <w:tcW w:w="7375" w:type="dxa"/>
            <w:shd w:val="clear" w:color="auto" w:fill="D9E2F3" w:themeFill="accent1" w:themeFillTint="33"/>
          </w:tcPr>
          <w:p w14:paraId="0C381BE5" w14:textId="77777777" w:rsidR="007A4E64" w:rsidRDefault="007A4E64" w:rsidP="00F44BC1">
            <w:r w:rsidRPr="00883D05">
              <w:rPr>
                <w:rFonts w:ascii="Arial" w:eastAsia="Calibri" w:hAnsi="Arial" w:cs="Arial"/>
                <w:color w:val="000000"/>
                <w:sz w:val="18"/>
                <w:szCs w:val="18"/>
              </w:rPr>
              <w:t>International Society for Quality of Life Research</w:t>
            </w:r>
          </w:p>
        </w:tc>
      </w:tr>
      <w:tr w:rsidR="007A4E64" w14:paraId="7D913EE5" w14:textId="77777777" w:rsidTr="00F44BC1">
        <w:tc>
          <w:tcPr>
            <w:tcW w:w="1975" w:type="dxa"/>
            <w:shd w:val="clear" w:color="auto" w:fill="D9E2F3" w:themeFill="accent1" w:themeFillTint="33"/>
          </w:tcPr>
          <w:p w14:paraId="2113BEAC" w14:textId="77777777" w:rsidR="007A4E64" w:rsidRDefault="007A4E64" w:rsidP="00F44BC1">
            <w:r w:rsidRPr="00883D05">
              <w:rPr>
                <w:rFonts w:ascii="Arial" w:eastAsia="Calibri" w:hAnsi="Arial" w:cs="Arial"/>
                <w:color w:val="000000"/>
                <w:sz w:val="18"/>
                <w:szCs w:val="18"/>
              </w:rPr>
              <w:t>IT</w:t>
            </w:r>
          </w:p>
        </w:tc>
        <w:tc>
          <w:tcPr>
            <w:tcW w:w="7375" w:type="dxa"/>
            <w:shd w:val="clear" w:color="auto" w:fill="D9E2F3" w:themeFill="accent1" w:themeFillTint="33"/>
          </w:tcPr>
          <w:p w14:paraId="0D868B0E" w14:textId="77777777" w:rsidR="007A4E64" w:rsidRDefault="007A4E64" w:rsidP="00F44BC1">
            <w:r>
              <w:rPr>
                <w:rFonts w:ascii="Arial" w:eastAsia="Calibri" w:hAnsi="Arial" w:cs="Arial"/>
                <w:color w:val="000000"/>
                <w:sz w:val="18"/>
                <w:szCs w:val="18"/>
              </w:rPr>
              <w:t>I</w:t>
            </w:r>
            <w:r w:rsidRPr="00883D05">
              <w:rPr>
                <w:rFonts w:ascii="Arial" w:eastAsia="Calibri" w:hAnsi="Arial" w:cs="Arial"/>
                <w:color w:val="000000"/>
                <w:sz w:val="18"/>
                <w:szCs w:val="18"/>
              </w:rPr>
              <w:t>nformation technology</w:t>
            </w:r>
          </w:p>
        </w:tc>
      </w:tr>
      <w:tr w:rsidR="007A4E64" w14:paraId="275E2305" w14:textId="77777777" w:rsidTr="00F44BC1">
        <w:tc>
          <w:tcPr>
            <w:tcW w:w="1975" w:type="dxa"/>
            <w:shd w:val="clear" w:color="auto" w:fill="D9E2F3" w:themeFill="accent1" w:themeFillTint="33"/>
          </w:tcPr>
          <w:p w14:paraId="4826DAD7" w14:textId="77777777" w:rsidR="007A4E64" w:rsidRDefault="007A4E64" w:rsidP="00F44BC1">
            <w:r w:rsidRPr="00883D05">
              <w:rPr>
                <w:rFonts w:ascii="Arial" w:eastAsia="Calibri" w:hAnsi="Arial" w:cs="Arial"/>
                <w:color w:val="000000"/>
                <w:sz w:val="18"/>
                <w:szCs w:val="18"/>
              </w:rPr>
              <w:t>M&amp;E</w:t>
            </w:r>
          </w:p>
        </w:tc>
        <w:tc>
          <w:tcPr>
            <w:tcW w:w="7375" w:type="dxa"/>
            <w:shd w:val="clear" w:color="auto" w:fill="D9E2F3" w:themeFill="accent1" w:themeFillTint="33"/>
          </w:tcPr>
          <w:p w14:paraId="15A6497E" w14:textId="77777777" w:rsidR="007A4E64" w:rsidRDefault="007A4E64" w:rsidP="00F44BC1">
            <w:r>
              <w:rPr>
                <w:rFonts w:ascii="Arial" w:eastAsia="Calibri" w:hAnsi="Arial" w:cs="Arial"/>
                <w:color w:val="000000"/>
                <w:sz w:val="18"/>
                <w:szCs w:val="18"/>
              </w:rPr>
              <w:t>M</w:t>
            </w:r>
            <w:r w:rsidRPr="00883D05">
              <w:rPr>
                <w:rFonts w:ascii="Arial" w:eastAsia="Calibri" w:hAnsi="Arial" w:cs="Arial"/>
                <w:color w:val="000000"/>
                <w:sz w:val="18"/>
                <w:szCs w:val="18"/>
              </w:rPr>
              <w:t>onitoring and evaluation</w:t>
            </w:r>
          </w:p>
        </w:tc>
      </w:tr>
      <w:tr w:rsidR="007A4E64" w14:paraId="44266693" w14:textId="77777777" w:rsidTr="00F44BC1">
        <w:tc>
          <w:tcPr>
            <w:tcW w:w="1975" w:type="dxa"/>
            <w:shd w:val="clear" w:color="auto" w:fill="D9E2F3" w:themeFill="accent1" w:themeFillTint="33"/>
          </w:tcPr>
          <w:p w14:paraId="61722BCA" w14:textId="77777777" w:rsidR="007A4E64" w:rsidRDefault="007A4E64" w:rsidP="00F44BC1">
            <w:r w:rsidRPr="00883D05">
              <w:rPr>
                <w:rFonts w:ascii="Arial" w:eastAsia="Calibri" w:hAnsi="Arial" w:cs="Arial"/>
                <w:color w:val="000000"/>
                <w:sz w:val="18"/>
                <w:szCs w:val="18"/>
              </w:rPr>
              <w:t>MOS</w:t>
            </w:r>
          </w:p>
        </w:tc>
        <w:tc>
          <w:tcPr>
            <w:tcW w:w="7375" w:type="dxa"/>
            <w:shd w:val="clear" w:color="auto" w:fill="D9E2F3" w:themeFill="accent1" w:themeFillTint="33"/>
          </w:tcPr>
          <w:p w14:paraId="7406CE54" w14:textId="77777777" w:rsidR="007A4E64" w:rsidRDefault="007A4E64" w:rsidP="00F44BC1">
            <w:r w:rsidRPr="00883D05">
              <w:rPr>
                <w:rFonts w:ascii="Arial" w:eastAsia="Calibri" w:hAnsi="Arial" w:cs="Arial"/>
                <w:color w:val="000000"/>
                <w:sz w:val="18"/>
                <w:szCs w:val="18"/>
              </w:rPr>
              <w:t>Medical Outcomes Study</w:t>
            </w:r>
          </w:p>
        </w:tc>
      </w:tr>
      <w:tr w:rsidR="007A4E64" w14:paraId="4B59D475" w14:textId="77777777" w:rsidTr="00F44BC1">
        <w:tc>
          <w:tcPr>
            <w:tcW w:w="1975" w:type="dxa"/>
            <w:shd w:val="clear" w:color="auto" w:fill="D9E2F3" w:themeFill="accent1" w:themeFillTint="33"/>
          </w:tcPr>
          <w:p w14:paraId="1039EB33" w14:textId="77777777" w:rsidR="007A4E64" w:rsidRDefault="007A4E64" w:rsidP="00F44BC1">
            <w:r w:rsidRPr="00883D05">
              <w:rPr>
                <w:rFonts w:ascii="Arial" w:eastAsia="Calibri" w:hAnsi="Arial" w:cs="Arial"/>
                <w:color w:val="000000"/>
                <w:sz w:val="18"/>
                <w:szCs w:val="18"/>
              </w:rPr>
              <w:t>NQF</w:t>
            </w:r>
          </w:p>
        </w:tc>
        <w:tc>
          <w:tcPr>
            <w:tcW w:w="7375" w:type="dxa"/>
            <w:shd w:val="clear" w:color="auto" w:fill="D9E2F3" w:themeFill="accent1" w:themeFillTint="33"/>
          </w:tcPr>
          <w:p w14:paraId="1900B62E" w14:textId="77777777" w:rsidR="007A4E64" w:rsidRDefault="007A4E64" w:rsidP="00F44BC1">
            <w:r w:rsidRPr="00883D05">
              <w:rPr>
                <w:rFonts w:ascii="Arial" w:eastAsia="Calibri" w:hAnsi="Arial" w:cs="Arial"/>
                <w:color w:val="000000"/>
                <w:sz w:val="18"/>
                <w:szCs w:val="18"/>
              </w:rPr>
              <w:t>National Quality Forum</w:t>
            </w:r>
          </w:p>
        </w:tc>
      </w:tr>
      <w:tr w:rsidR="007A4E64" w14:paraId="0341DC76" w14:textId="77777777" w:rsidTr="00F44BC1">
        <w:tc>
          <w:tcPr>
            <w:tcW w:w="1975" w:type="dxa"/>
            <w:shd w:val="clear" w:color="auto" w:fill="D9E2F3" w:themeFill="accent1" w:themeFillTint="33"/>
          </w:tcPr>
          <w:p w14:paraId="50386CDC" w14:textId="77777777" w:rsidR="007A4E64" w:rsidRDefault="007A4E64" w:rsidP="00F44BC1">
            <w:r w:rsidRPr="00883D05">
              <w:rPr>
                <w:rFonts w:ascii="Arial" w:eastAsia="Calibri" w:hAnsi="Arial" w:cs="Arial"/>
                <w:color w:val="000000"/>
                <w:sz w:val="18"/>
                <w:szCs w:val="18"/>
              </w:rPr>
              <w:t>PCORI</w:t>
            </w:r>
          </w:p>
        </w:tc>
        <w:tc>
          <w:tcPr>
            <w:tcW w:w="7375" w:type="dxa"/>
            <w:shd w:val="clear" w:color="auto" w:fill="D9E2F3" w:themeFill="accent1" w:themeFillTint="33"/>
          </w:tcPr>
          <w:p w14:paraId="1FB52464" w14:textId="77777777" w:rsidR="007A4E64" w:rsidRDefault="007A4E64" w:rsidP="00F44BC1">
            <w:r w:rsidRPr="00883D05">
              <w:rPr>
                <w:rFonts w:ascii="Arial" w:eastAsia="Calibri" w:hAnsi="Arial" w:cs="Arial"/>
                <w:color w:val="000000"/>
                <w:sz w:val="18"/>
                <w:szCs w:val="18"/>
              </w:rPr>
              <w:t>Patient-Centered Outcomes Research Institute</w:t>
            </w:r>
          </w:p>
        </w:tc>
      </w:tr>
      <w:tr w:rsidR="007A4E64" w14:paraId="0F4C2857" w14:textId="77777777" w:rsidTr="00F44BC1">
        <w:tc>
          <w:tcPr>
            <w:tcW w:w="1975" w:type="dxa"/>
            <w:shd w:val="clear" w:color="auto" w:fill="D9E2F3" w:themeFill="accent1" w:themeFillTint="33"/>
          </w:tcPr>
          <w:p w14:paraId="10B33CF6" w14:textId="77777777" w:rsidR="007A4E64" w:rsidRDefault="007A4E64" w:rsidP="00F44BC1">
            <w:r w:rsidRPr="00883D05">
              <w:rPr>
                <w:rFonts w:ascii="Arial" w:eastAsia="Calibri" w:hAnsi="Arial" w:cs="Arial"/>
                <w:color w:val="000000"/>
                <w:sz w:val="18"/>
                <w:szCs w:val="18"/>
              </w:rPr>
              <w:t>PDSA</w:t>
            </w:r>
          </w:p>
        </w:tc>
        <w:tc>
          <w:tcPr>
            <w:tcW w:w="7375" w:type="dxa"/>
            <w:shd w:val="clear" w:color="auto" w:fill="D9E2F3" w:themeFill="accent1" w:themeFillTint="33"/>
          </w:tcPr>
          <w:p w14:paraId="473675A5" w14:textId="77777777" w:rsidR="007A4E64" w:rsidRDefault="007A4E64" w:rsidP="00F44BC1">
            <w:r w:rsidRPr="00883D05">
              <w:rPr>
                <w:rFonts w:ascii="Arial" w:eastAsia="Calibri" w:hAnsi="Arial" w:cs="Arial"/>
                <w:color w:val="000000"/>
                <w:sz w:val="18"/>
                <w:szCs w:val="18"/>
              </w:rPr>
              <w:t>Plan, Do, Study, Act</w:t>
            </w:r>
          </w:p>
        </w:tc>
      </w:tr>
      <w:tr w:rsidR="007A4E64" w14:paraId="708BA893" w14:textId="77777777" w:rsidTr="00F44BC1">
        <w:tc>
          <w:tcPr>
            <w:tcW w:w="1975" w:type="dxa"/>
            <w:shd w:val="clear" w:color="auto" w:fill="D9E2F3" w:themeFill="accent1" w:themeFillTint="33"/>
          </w:tcPr>
          <w:p w14:paraId="77B44C92" w14:textId="77777777" w:rsidR="007A4E64" w:rsidRDefault="007A4E64" w:rsidP="00F44BC1">
            <w:r w:rsidRPr="00883D05">
              <w:rPr>
                <w:rFonts w:ascii="Arial" w:eastAsia="Calibri" w:hAnsi="Arial" w:cs="Arial"/>
                <w:color w:val="000000"/>
                <w:sz w:val="18"/>
                <w:szCs w:val="18"/>
              </w:rPr>
              <w:t>PHQ-9</w:t>
            </w:r>
          </w:p>
        </w:tc>
        <w:tc>
          <w:tcPr>
            <w:tcW w:w="7375" w:type="dxa"/>
            <w:shd w:val="clear" w:color="auto" w:fill="D9E2F3" w:themeFill="accent1" w:themeFillTint="33"/>
          </w:tcPr>
          <w:p w14:paraId="5AEA7B5E" w14:textId="77777777" w:rsidR="007A4E64" w:rsidRDefault="007A4E64" w:rsidP="00F44BC1">
            <w:r w:rsidRPr="00883D05">
              <w:rPr>
                <w:rFonts w:ascii="Arial" w:eastAsia="Calibri" w:hAnsi="Arial" w:cs="Arial"/>
                <w:color w:val="000000"/>
                <w:sz w:val="18"/>
                <w:szCs w:val="18"/>
              </w:rPr>
              <w:t>Patient Health Questionnaire 9-item</w:t>
            </w:r>
          </w:p>
        </w:tc>
      </w:tr>
      <w:tr w:rsidR="007A4E64" w14:paraId="29D1D83D" w14:textId="77777777" w:rsidTr="00F44BC1">
        <w:tc>
          <w:tcPr>
            <w:tcW w:w="1975" w:type="dxa"/>
            <w:shd w:val="clear" w:color="auto" w:fill="D9E2F3" w:themeFill="accent1" w:themeFillTint="33"/>
          </w:tcPr>
          <w:p w14:paraId="38CF1107" w14:textId="77777777" w:rsidR="007A4E64" w:rsidRDefault="007A4E64" w:rsidP="00F44BC1">
            <w:r w:rsidRPr="00883D05">
              <w:rPr>
                <w:rFonts w:ascii="Arial" w:eastAsia="Calibri" w:hAnsi="Arial" w:cs="Arial"/>
                <w:color w:val="000000"/>
                <w:sz w:val="18"/>
                <w:szCs w:val="18"/>
              </w:rPr>
              <w:t>PLHIV</w:t>
            </w:r>
          </w:p>
        </w:tc>
        <w:tc>
          <w:tcPr>
            <w:tcW w:w="7375" w:type="dxa"/>
            <w:shd w:val="clear" w:color="auto" w:fill="D9E2F3" w:themeFill="accent1" w:themeFillTint="33"/>
          </w:tcPr>
          <w:p w14:paraId="7ACD1CAB" w14:textId="77777777" w:rsidR="007A4E64" w:rsidRDefault="007A4E64" w:rsidP="00F44BC1">
            <w:r>
              <w:rPr>
                <w:rFonts w:ascii="Arial" w:eastAsia="Calibri" w:hAnsi="Arial" w:cs="Arial"/>
                <w:color w:val="000000"/>
                <w:sz w:val="18"/>
                <w:szCs w:val="18"/>
              </w:rPr>
              <w:t>P</w:t>
            </w:r>
            <w:r w:rsidRPr="00883D05">
              <w:rPr>
                <w:rFonts w:ascii="Arial" w:eastAsia="Calibri" w:hAnsi="Arial" w:cs="Arial"/>
                <w:color w:val="000000"/>
                <w:sz w:val="18"/>
                <w:szCs w:val="18"/>
              </w:rPr>
              <w:t>eople living with HIV</w:t>
            </w:r>
          </w:p>
        </w:tc>
      </w:tr>
      <w:tr w:rsidR="007A4E64" w14:paraId="4442B564" w14:textId="77777777" w:rsidTr="00F44BC1">
        <w:tc>
          <w:tcPr>
            <w:tcW w:w="1975" w:type="dxa"/>
            <w:shd w:val="clear" w:color="auto" w:fill="D9E2F3" w:themeFill="accent1" w:themeFillTint="33"/>
          </w:tcPr>
          <w:p w14:paraId="72616969" w14:textId="77777777" w:rsidR="007A4E64" w:rsidRDefault="007A4E64" w:rsidP="00F44BC1">
            <w:r w:rsidRPr="00883D05">
              <w:rPr>
                <w:rFonts w:ascii="Arial" w:eastAsia="Calibri" w:hAnsi="Arial" w:cs="Arial"/>
                <w:color w:val="000000"/>
                <w:sz w:val="18"/>
                <w:szCs w:val="18"/>
              </w:rPr>
              <w:t>PRO</w:t>
            </w:r>
          </w:p>
        </w:tc>
        <w:tc>
          <w:tcPr>
            <w:tcW w:w="7375" w:type="dxa"/>
            <w:shd w:val="clear" w:color="auto" w:fill="D9E2F3" w:themeFill="accent1" w:themeFillTint="33"/>
          </w:tcPr>
          <w:p w14:paraId="1E15C567" w14:textId="77777777" w:rsidR="007A4E64" w:rsidRDefault="007A4E64" w:rsidP="00F44BC1">
            <w:r>
              <w:rPr>
                <w:rFonts w:ascii="Arial" w:eastAsia="Calibri" w:hAnsi="Arial" w:cs="Arial"/>
                <w:color w:val="000000"/>
                <w:sz w:val="18"/>
                <w:szCs w:val="18"/>
              </w:rPr>
              <w:t>P</w:t>
            </w:r>
            <w:r w:rsidRPr="00883D05">
              <w:rPr>
                <w:rFonts w:ascii="Arial" w:eastAsia="Calibri" w:hAnsi="Arial" w:cs="Arial"/>
                <w:color w:val="000000"/>
                <w:sz w:val="18"/>
                <w:szCs w:val="18"/>
              </w:rPr>
              <w:t>atient-reported outcome</w:t>
            </w:r>
          </w:p>
        </w:tc>
      </w:tr>
      <w:tr w:rsidR="007A4E64" w14:paraId="0BBAEB22" w14:textId="77777777" w:rsidTr="00F44BC1">
        <w:tc>
          <w:tcPr>
            <w:tcW w:w="1975" w:type="dxa"/>
            <w:shd w:val="clear" w:color="auto" w:fill="D9E2F3" w:themeFill="accent1" w:themeFillTint="33"/>
          </w:tcPr>
          <w:p w14:paraId="4E35A747" w14:textId="77777777" w:rsidR="007A4E64" w:rsidRDefault="007A4E64" w:rsidP="00F44BC1">
            <w:r w:rsidRPr="00883D05">
              <w:rPr>
                <w:rFonts w:ascii="Arial" w:eastAsia="Calibri" w:hAnsi="Arial" w:cs="Arial"/>
                <w:color w:val="000000"/>
                <w:sz w:val="18"/>
                <w:szCs w:val="18"/>
              </w:rPr>
              <w:t>PROM</w:t>
            </w:r>
          </w:p>
        </w:tc>
        <w:tc>
          <w:tcPr>
            <w:tcW w:w="7375" w:type="dxa"/>
            <w:shd w:val="clear" w:color="auto" w:fill="D9E2F3" w:themeFill="accent1" w:themeFillTint="33"/>
          </w:tcPr>
          <w:p w14:paraId="7B5F227C" w14:textId="77777777" w:rsidR="007A4E64" w:rsidRDefault="007A4E64" w:rsidP="00F44BC1">
            <w:r>
              <w:rPr>
                <w:rFonts w:ascii="Arial" w:eastAsia="Calibri" w:hAnsi="Arial" w:cs="Arial"/>
                <w:color w:val="000000"/>
                <w:sz w:val="18"/>
                <w:szCs w:val="18"/>
              </w:rPr>
              <w:t>P</w:t>
            </w:r>
            <w:r w:rsidRPr="00883D05">
              <w:rPr>
                <w:rFonts w:ascii="Arial" w:eastAsia="Calibri" w:hAnsi="Arial" w:cs="Arial"/>
                <w:color w:val="000000"/>
                <w:sz w:val="18"/>
                <w:szCs w:val="18"/>
              </w:rPr>
              <w:t>atient-reported outcome measure</w:t>
            </w:r>
          </w:p>
        </w:tc>
      </w:tr>
      <w:tr w:rsidR="007A4E64" w14:paraId="1818ACB3" w14:textId="77777777" w:rsidTr="00F44BC1">
        <w:tc>
          <w:tcPr>
            <w:tcW w:w="1975" w:type="dxa"/>
            <w:shd w:val="clear" w:color="auto" w:fill="D9E2F3" w:themeFill="accent1" w:themeFillTint="33"/>
          </w:tcPr>
          <w:p w14:paraId="1CDB230A" w14:textId="77777777" w:rsidR="007A4E64" w:rsidRDefault="007A4E64" w:rsidP="00F44BC1">
            <w:r w:rsidRPr="00883D05">
              <w:rPr>
                <w:rFonts w:ascii="Arial" w:eastAsia="Calibri" w:hAnsi="Arial" w:cs="Arial"/>
                <w:color w:val="000000"/>
                <w:sz w:val="18"/>
                <w:szCs w:val="18"/>
              </w:rPr>
              <w:t>SMAQ</w:t>
            </w:r>
          </w:p>
        </w:tc>
        <w:tc>
          <w:tcPr>
            <w:tcW w:w="7375" w:type="dxa"/>
            <w:shd w:val="clear" w:color="auto" w:fill="D9E2F3" w:themeFill="accent1" w:themeFillTint="33"/>
          </w:tcPr>
          <w:p w14:paraId="1DDBE624" w14:textId="77777777" w:rsidR="007A4E64" w:rsidRDefault="007A4E64" w:rsidP="00F44BC1">
            <w:r w:rsidRPr="00883D05">
              <w:rPr>
                <w:rFonts w:ascii="Arial" w:eastAsia="Calibri" w:hAnsi="Arial" w:cs="Arial"/>
                <w:color w:val="000000"/>
                <w:sz w:val="18"/>
                <w:szCs w:val="18"/>
              </w:rPr>
              <w:t>Simplified Medication Adherence Questionnaire</w:t>
            </w:r>
          </w:p>
        </w:tc>
      </w:tr>
      <w:tr w:rsidR="007A4E64" w14:paraId="0E431D01" w14:textId="77777777" w:rsidTr="00F44BC1">
        <w:tc>
          <w:tcPr>
            <w:tcW w:w="1975" w:type="dxa"/>
            <w:shd w:val="clear" w:color="auto" w:fill="D9E2F3" w:themeFill="accent1" w:themeFillTint="33"/>
          </w:tcPr>
          <w:p w14:paraId="05A61CA8" w14:textId="77777777" w:rsidR="007A4E64" w:rsidRDefault="007A4E64" w:rsidP="00F44BC1">
            <w:r w:rsidRPr="00883D05">
              <w:rPr>
                <w:rFonts w:ascii="Arial" w:eastAsia="Calibri" w:hAnsi="Arial" w:cs="Arial"/>
                <w:color w:val="000000"/>
                <w:sz w:val="18"/>
                <w:szCs w:val="18"/>
              </w:rPr>
              <w:t>WKKF</w:t>
            </w:r>
          </w:p>
        </w:tc>
        <w:tc>
          <w:tcPr>
            <w:tcW w:w="7375" w:type="dxa"/>
            <w:shd w:val="clear" w:color="auto" w:fill="D9E2F3" w:themeFill="accent1" w:themeFillTint="33"/>
          </w:tcPr>
          <w:p w14:paraId="50A61366" w14:textId="77777777" w:rsidR="007A4E64" w:rsidRDefault="007A4E64" w:rsidP="00F44BC1">
            <w:r w:rsidRPr="00883D05">
              <w:rPr>
                <w:rFonts w:ascii="Arial" w:eastAsia="Calibri" w:hAnsi="Arial" w:cs="Arial"/>
                <w:color w:val="000000"/>
                <w:sz w:val="18"/>
                <w:szCs w:val="18"/>
              </w:rPr>
              <w:t>W.K. Kellogg Foundation</w:t>
            </w:r>
          </w:p>
        </w:tc>
      </w:tr>
    </w:tbl>
    <w:p w14:paraId="354DCA2A" w14:textId="0813FE47" w:rsidR="00505E34" w:rsidRDefault="00505E34" w:rsidP="00883D05"/>
    <w:p w14:paraId="020EAFB5" w14:textId="77777777" w:rsidR="00505E34" w:rsidRDefault="00505E34">
      <w:r>
        <w:br w:type="page"/>
      </w:r>
    </w:p>
    <w:p w14:paraId="17148F9D" w14:textId="6918BE09" w:rsidR="00DC1763" w:rsidRPr="009B1A80" w:rsidRDefault="00DC1763" w:rsidP="009B1A80">
      <w:pPr>
        <w:pStyle w:val="Heading1"/>
      </w:pPr>
      <w:bookmarkStart w:id="95" w:name="_Toc49509578"/>
      <w:bookmarkStart w:id="96" w:name="_Toc49863368"/>
      <w:r w:rsidRPr="009B1A80">
        <w:lastRenderedPageBreak/>
        <w:t>A</w:t>
      </w:r>
      <w:r w:rsidR="00505E34">
        <w:t>PPENDIX</w:t>
      </w:r>
      <w:r w:rsidRPr="009B1A80">
        <w:t xml:space="preserve"> 2. Glossary</w:t>
      </w:r>
      <w:bookmarkEnd w:id="95"/>
      <w:bookmarkEnd w:id="96"/>
    </w:p>
    <w:p w14:paraId="6EC10DE6" w14:textId="77777777" w:rsidR="00DC1763" w:rsidRPr="0087588B" w:rsidRDefault="00DC1763">
      <w:pPr>
        <w:rPr>
          <w:rFonts w:ascii="Arial" w:hAnsi="Arial" w:cs="Arial"/>
        </w:rPr>
      </w:pPr>
    </w:p>
    <w:sectPr w:rsidR="00DC1763" w:rsidRPr="0087588B" w:rsidSect="00AB186F">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Rob Fredericksen" w:date="2020-07-07T14:12:00Z" w:initials="RF">
    <w:p w14:paraId="0D261DCB" w14:textId="77777777" w:rsidR="00743449" w:rsidRDefault="00743449" w:rsidP="009D2E76">
      <w:pPr>
        <w:pStyle w:val="CommentText"/>
      </w:pPr>
      <w:r>
        <w:rPr>
          <w:rStyle w:val="CommentReference"/>
        </w:rPr>
        <w:annotationRef/>
      </w:r>
      <w:r>
        <w:t>Link to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261D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261DCB" w16cid:durableId="22ACE21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BF8" w14:textId="77777777" w:rsidR="008945A5" w:rsidRDefault="008945A5" w:rsidP="00BF2C41">
      <w:r>
        <w:separator/>
      </w:r>
    </w:p>
  </w:endnote>
  <w:endnote w:type="continuationSeparator" w:id="0">
    <w:p w14:paraId="1C431D13" w14:textId="77777777" w:rsidR="008945A5" w:rsidRDefault="008945A5" w:rsidP="00BF2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Times New Roman (Headings CS)">
    <w:altName w:val="Times New Roman"/>
    <w:charset w:val="00"/>
    <w:family w:val="roman"/>
    <w:pitch w:val="default"/>
  </w:font>
  <w:font w:name="Tw Cen MT Condensed">
    <w:altName w:val="Athelas Bold Italic"/>
    <w:charset w:val="4D"/>
    <w:family w:val="swiss"/>
    <w:pitch w:val="variable"/>
    <w:sig w:usb0="00000003" w:usb1="00000000" w:usb2="00000000" w:usb3="00000000" w:csb0="00000003" w:csb1="00000000"/>
  </w:font>
  <w:font w:name="游明朝">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9447C05" w14:textId="77777777" w:rsidR="00743449" w:rsidRDefault="00743449" w:rsidP="00470A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C35945" w14:textId="77777777" w:rsidR="00743449" w:rsidRDefault="00743449" w:rsidP="0000260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FFBE70" w14:textId="77777777" w:rsidR="00743449" w:rsidRPr="00353787" w:rsidRDefault="00743449" w:rsidP="00470A36">
    <w:pPr>
      <w:pStyle w:val="Footer"/>
      <w:framePr w:wrap="around" w:vAnchor="text" w:hAnchor="margin" w:xAlign="right" w:y="1"/>
      <w:rPr>
        <w:rStyle w:val="PageNumber"/>
        <w:rFonts w:ascii="Arial" w:hAnsi="Arial" w:cs="Arial"/>
        <w:color w:val="2F5496" w:themeColor="accent1" w:themeShade="BF"/>
      </w:rPr>
    </w:pPr>
    <w:r w:rsidRPr="00353787">
      <w:rPr>
        <w:rStyle w:val="PageNumber"/>
        <w:rFonts w:ascii="Arial" w:hAnsi="Arial" w:cs="Arial"/>
        <w:color w:val="2F5496" w:themeColor="accent1" w:themeShade="BF"/>
      </w:rPr>
      <w:fldChar w:fldCharType="begin"/>
    </w:r>
    <w:r w:rsidRPr="00353787">
      <w:rPr>
        <w:rStyle w:val="PageNumber"/>
        <w:rFonts w:ascii="Arial" w:hAnsi="Arial" w:cs="Arial"/>
        <w:color w:val="2F5496" w:themeColor="accent1" w:themeShade="BF"/>
      </w:rPr>
      <w:instrText xml:space="preserve">PAGE  </w:instrText>
    </w:r>
    <w:r w:rsidRPr="00353787">
      <w:rPr>
        <w:rStyle w:val="PageNumber"/>
        <w:rFonts w:ascii="Arial" w:hAnsi="Arial" w:cs="Arial"/>
        <w:color w:val="2F5496" w:themeColor="accent1" w:themeShade="BF"/>
      </w:rPr>
      <w:fldChar w:fldCharType="separate"/>
    </w:r>
    <w:r w:rsidR="00CE292C">
      <w:rPr>
        <w:rStyle w:val="PageNumber"/>
        <w:rFonts w:ascii="Arial" w:hAnsi="Arial" w:cs="Arial"/>
        <w:noProof/>
        <w:color w:val="2F5496" w:themeColor="accent1" w:themeShade="BF"/>
      </w:rPr>
      <w:t>8</w:t>
    </w:r>
    <w:r w:rsidRPr="00353787">
      <w:rPr>
        <w:rStyle w:val="PageNumber"/>
        <w:rFonts w:ascii="Arial" w:hAnsi="Arial" w:cs="Arial"/>
        <w:color w:val="2F5496" w:themeColor="accent1" w:themeShade="BF"/>
      </w:rPr>
      <w:fldChar w:fldCharType="end"/>
    </w:r>
  </w:p>
  <w:p w14:paraId="57475E76" w14:textId="77777777" w:rsidR="00743449" w:rsidRDefault="00743449" w:rsidP="00002607">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B7968C" w14:textId="77777777" w:rsidR="00743449" w:rsidRDefault="00743449" w:rsidP="00AB186F">
    <w:pPr>
      <w:rPr>
        <w:rFonts w:ascii="Arial" w:hAnsi="Arial" w:cs="Arial"/>
        <w:color w:val="44546A" w:themeColor="text2"/>
        <w:sz w:val="16"/>
        <w:szCs w:val="16"/>
        <w:lang w:val="en-GB"/>
      </w:rPr>
    </w:pPr>
    <w:r>
      <w:rPr>
        <w:rFonts w:ascii="Arial" w:hAnsi="Arial" w:cs="Arial"/>
        <w:noProof/>
        <w:color w:val="44546A" w:themeColor="text2"/>
        <w:sz w:val="16"/>
        <w:szCs w:val="16"/>
      </w:rPr>
      <w:drawing>
        <wp:anchor distT="0" distB="0" distL="114300" distR="114300" simplePos="0" relativeHeight="251671552" behindDoc="0" locked="0" layoutInCell="1" allowOverlap="1" wp14:anchorId="2D49BEB7" wp14:editId="7D191934">
          <wp:simplePos x="0" y="0"/>
          <wp:positionH relativeFrom="column">
            <wp:posOffset>-181610</wp:posOffset>
          </wp:positionH>
          <wp:positionV relativeFrom="paragraph">
            <wp:posOffset>53975</wp:posOffset>
          </wp:positionV>
          <wp:extent cx="1009650" cy="1009650"/>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1009650" cy="1009650"/>
                  </a:xfrm>
                  <a:prstGeom prst="rect">
                    <a:avLst/>
                  </a:prstGeom>
                </pic:spPr>
              </pic:pic>
            </a:graphicData>
          </a:graphic>
          <wp14:sizeRelH relativeFrom="page">
            <wp14:pctWidth>0</wp14:pctWidth>
          </wp14:sizeRelH>
          <wp14:sizeRelV relativeFrom="page">
            <wp14:pctHeight>0</wp14:pctHeight>
          </wp14:sizeRelV>
        </wp:anchor>
      </w:drawing>
    </w:r>
  </w:p>
  <w:p w14:paraId="7D175EAF" w14:textId="77777777" w:rsidR="00743449" w:rsidRPr="005D7840" w:rsidRDefault="00743449" w:rsidP="00AB186F">
    <w:pPr>
      <w:rPr>
        <w:rFonts w:ascii="Arial" w:hAnsi="Arial" w:cs="Arial"/>
        <w:color w:val="000000" w:themeColor="text1"/>
        <w:sz w:val="16"/>
        <w:szCs w:val="16"/>
        <w:lang w:val="en-GB"/>
      </w:rPr>
    </w:pPr>
  </w:p>
  <w:p w14:paraId="04985A16" w14:textId="77777777" w:rsidR="00743449" w:rsidRPr="005D7840" w:rsidRDefault="00743449" w:rsidP="00AB186F">
    <w:pPr>
      <w:rPr>
        <w:rFonts w:ascii="Arial" w:hAnsi="Arial" w:cs="Arial"/>
        <w:color w:val="000000" w:themeColor="text1"/>
        <w:sz w:val="22"/>
        <w:szCs w:val="22"/>
        <w:lang w:val="en-GB"/>
      </w:rPr>
    </w:pPr>
    <w:r w:rsidRPr="005D7840">
      <w:rPr>
        <w:rFonts w:ascii="Arial" w:hAnsi="Arial" w:cs="Arial"/>
        <w:color w:val="000000" w:themeColor="text1"/>
        <w:sz w:val="22"/>
        <w:szCs w:val="22"/>
        <w:lang w:val="en-GB"/>
      </w:rPr>
      <w:t xml:space="preserve">Funded by </w:t>
    </w:r>
    <w:proofErr w:type="spellStart"/>
    <w:r w:rsidRPr="005D7840">
      <w:rPr>
        <w:rFonts w:ascii="Arial" w:hAnsi="Arial" w:cs="Arial"/>
        <w:color w:val="000000" w:themeColor="text1"/>
        <w:sz w:val="22"/>
        <w:szCs w:val="22"/>
        <w:lang w:val="en-GB"/>
      </w:rPr>
      <w:t>ViiV</w:t>
    </w:r>
    <w:proofErr w:type="spellEnd"/>
    <w:r w:rsidRPr="005D7840">
      <w:rPr>
        <w:rFonts w:ascii="Arial" w:hAnsi="Arial" w:cs="Arial"/>
        <w:color w:val="000000" w:themeColor="text1"/>
        <w:sz w:val="22"/>
        <w:szCs w:val="22"/>
        <w:lang w:val="en-GB"/>
      </w:rPr>
      <w:t xml:space="preserve"> Healthcare as part of the </w:t>
    </w:r>
    <w:proofErr w:type="spellStart"/>
    <w:r w:rsidRPr="005D7840">
      <w:rPr>
        <w:rFonts w:ascii="Arial" w:hAnsi="Arial" w:cs="Arial"/>
        <w:color w:val="000000" w:themeColor="text1"/>
        <w:sz w:val="22"/>
        <w:szCs w:val="22"/>
        <w:lang w:val="en-GB"/>
      </w:rPr>
      <w:t>PROgress</w:t>
    </w:r>
    <w:proofErr w:type="spellEnd"/>
    <w:r w:rsidRPr="005D7840">
      <w:rPr>
        <w:rFonts w:ascii="Arial" w:hAnsi="Arial" w:cs="Arial"/>
        <w:color w:val="000000" w:themeColor="text1"/>
        <w:sz w:val="22"/>
        <w:szCs w:val="22"/>
        <w:lang w:val="en-GB"/>
      </w:rPr>
      <w:t xml:space="preserve"> Study (ID:209144)’</w:t>
    </w:r>
  </w:p>
  <w:p w14:paraId="63C4B0DE" w14:textId="77777777" w:rsidR="00743449" w:rsidRPr="005D7840" w:rsidRDefault="00743449" w:rsidP="00AB186F">
    <w:pPr>
      <w:rPr>
        <w:rFonts w:ascii="Arial" w:hAnsi="Arial" w:cs="Arial"/>
        <w:color w:val="000000" w:themeColor="text1"/>
        <w:sz w:val="22"/>
        <w:szCs w:val="22"/>
        <w:lang w:val="en-GB"/>
      </w:rPr>
    </w:pPr>
    <w:r w:rsidRPr="005D7840">
      <w:rPr>
        <w:rFonts w:ascii="Arial" w:hAnsi="Arial" w:cs="Arial"/>
        <w:color w:val="000000" w:themeColor="text1"/>
        <w:sz w:val="22"/>
        <w:szCs w:val="22"/>
        <w:lang w:val="en-GB"/>
      </w:rPr>
      <w:t>Prepared for Duncan Short</w:t>
    </w:r>
  </w:p>
  <w:p w14:paraId="0BC21B4E" w14:textId="77777777" w:rsidR="00743449" w:rsidRPr="005D7840" w:rsidRDefault="00743449" w:rsidP="00AB186F">
    <w:pPr>
      <w:rPr>
        <w:rFonts w:ascii="Arial" w:hAnsi="Arial" w:cs="Arial"/>
        <w:i/>
        <w:color w:val="000000" w:themeColor="text1"/>
        <w:sz w:val="22"/>
        <w:szCs w:val="22"/>
        <w:lang w:val="en-GB"/>
      </w:rPr>
    </w:pPr>
    <w:r w:rsidRPr="005D7840">
      <w:rPr>
        <w:rFonts w:ascii="Arial" w:hAnsi="Arial" w:cs="Arial"/>
        <w:i/>
        <w:color w:val="000000" w:themeColor="text1"/>
        <w:sz w:val="22"/>
        <w:szCs w:val="22"/>
        <w:lang w:val="en-GB"/>
      </w:rPr>
      <w:t>Director, Health Outcomes - Global Strategic Initiatives</w:t>
    </w:r>
  </w:p>
  <w:p w14:paraId="309E2CF8" w14:textId="77777777" w:rsidR="00743449" w:rsidRPr="005D7840" w:rsidRDefault="00743449" w:rsidP="00AB186F">
    <w:pPr>
      <w:rPr>
        <w:rFonts w:ascii="Arial" w:hAnsi="Arial" w:cs="Arial"/>
        <w:color w:val="000000" w:themeColor="text1"/>
        <w:sz w:val="22"/>
        <w:szCs w:val="22"/>
        <w:lang w:val="en-GB"/>
      </w:rPr>
    </w:pPr>
    <w:r w:rsidRPr="005D7840">
      <w:rPr>
        <w:rFonts w:ascii="Arial" w:hAnsi="Arial" w:cs="Arial"/>
        <w:color w:val="000000" w:themeColor="text1"/>
        <w:sz w:val="22"/>
        <w:szCs w:val="22"/>
        <w:lang w:val="en-GB"/>
      </w:rPr>
      <w:t>Email: duncan.x.short@viivhealthcare.com</w:t>
    </w:r>
  </w:p>
  <w:p w14:paraId="4F28F8CC" w14:textId="5D3D7A8D" w:rsidR="00743449" w:rsidRPr="005D7840" w:rsidRDefault="00743449" w:rsidP="00AB186F">
    <w:pPr>
      <w:rPr>
        <w:rFonts w:ascii="Arial" w:hAnsi="Arial" w:cs="Arial"/>
        <w:color w:val="000000" w:themeColor="text1"/>
        <w:sz w:val="22"/>
        <w:szCs w:val="22"/>
        <w:lang w:val="en-GB"/>
      </w:rPr>
    </w:pPr>
    <w:r w:rsidRPr="005D7840">
      <w:rPr>
        <w:rFonts w:ascii="Arial" w:hAnsi="Arial" w:cs="Arial"/>
        <w:color w:val="000000" w:themeColor="text1"/>
        <w:sz w:val="22"/>
        <w:szCs w:val="22"/>
        <w:lang w:val="en-GB"/>
      </w:rPr>
      <w:t>Draft: September 1, 2020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9216FB" w14:textId="77777777" w:rsidR="008945A5" w:rsidRDefault="008945A5" w:rsidP="00BF2C41">
      <w:r>
        <w:separator/>
      </w:r>
    </w:p>
  </w:footnote>
  <w:footnote w:type="continuationSeparator" w:id="0">
    <w:p w14:paraId="795E6029" w14:textId="77777777" w:rsidR="008945A5" w:rsidRDefault="008945A5" w:rsidP="00BF2C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A218CA" w14:textId="407F9109" w:rsidR="00743449" w:rsidRDefault="00CE292C">
    <w:pPr>
      <w:pStyle w:val="Header"/>
    </w:pPr>
    <w:r>
      <w:rPr>
        <w:noProof/>
      </w:rPr>
      <w:pict w14:anchorId="5C3A88E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9898634" o:spid="_x0000_s2051" type="#_x0000_t136" alt="" style="position:absolute;margin-left:0;margin-top:0;width:753pt;height:33pt;rotation:315;z-index:-251651072;mso-wrap-edited:f;mso-width-percent:0;mso-height-percent:0;mso-position-horizontal:center;mso-position-horizontal-relative:margin;mso-position-vertical:center;mso-position-vertical-relative:margin;mso-width-percent:0;mso-height-percent:0" o:allowincell="f" fillcolor="#cfcdcd [2894]" stroked="f">
          <v:textpath style="font-family:&quot;Arial&quot;;font-size:30pt;font-weight:bold" string="CONFIDENTIAL – NOT FOR ONWARD CIRCULATION"/>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F16B7B3" w14:textId="6C700F0C" w:rsidR="00743449" w:rsidRDefault="00CE292C">
    <w:pPr>
      <w:pStyle w:val="Header"/>
    </w:pPr>
    <w:r>
      <w:rPr>
        <w:noProof/>
      </w:rPr>
      <w:pict w14:anchorId="18B5130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9898635" o:spid="_x0000_s2050" type="#_x0000_t136" alt="" style="position:absolute;margin-left:0;margin-top:0;width:753pt;height:33pt;rotation:315;z-index:-251646976;mso-wrap-edited:f;mso-width-percent:0;mso-height-percent:0;mso-position-horizontal:center;mso-position-horizontal-relative:margin;mso-position-vertical:center;mso-position-vertical-relative:margin;mso-width-percent:0;mso-height-percent:0" o:allowincell="f" fillcolor="#cfcdcd [2894]" stroked="f">
          <v:textpath style="font-family:&quot;Arial&quot;;font-size:30pt;font-weight:bold" string="CONFIDENTIAL – NOT FOR ONWARD CIRCULATION"/>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B6AB963" w14:textId="241020E7" w:rsidR="00743449" w:rsidRDefault="00CE292C">
    <w:pPr>
      <w:pStyle w:val="Header"/>
    </w:pPr>
    <w:r>
      <w:rPr>
        <w:noProof/>
      </w:rPr>
      <w:pict w14:anchorId="69FE205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9898633" o:spid="_x0000_s2049" type="#_x0000_t136" alt="" style="position:absolute;margin-left:0;margin-top:0;width:753pt;height:33pt;rotation:315;z-index:-251655168;mso-wrap-edited:f;mso-width-percent:0;mso-height-percent:0;mso-position-horizontal:center;mso-position-horizontal-relative:margin;mso-position-vertical:center;mso-position-vertical-relative:margin;mso-width-percent:0;mso-height-percent:0" o:allowincell="f" fillcolor="#cfcdcd [2894]" stroked="f">
          <v:textpath style="font-family:&quot;Arial&quot;;font-size:30pt;font-weight:bold" string="CONFIDENTIAL – NOT FOR ONWARD CIRCULATION"/>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4D94"/>
    <w:multiLevelType w:val="multilevel"/>
    <w:tmpl w:val="BA64066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28976F9"/>
    <w:multiLevelType w:val="multilevel"/>
    <w:tmpl w:val="FA646770"/>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6353E48"/>
    <w:multiLevelType w:val="hybridMultilevel"/>
    <w:tmpl w:val="3BD00BA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705234"/>
    <w:multiLevelType w:val="multilevel"/>
    <w:tmpl w:val="DA22CA84"/>
    <w:lvl w:ilvl="0">
      <w:start w:val="1"/>
      <w:numFmt w:val="decimal"/>
      <w:lvlText w:val="%1."/>
      <w:lvlJc w:val="left"/>
      <w:pPr>
        <w:ind w:left="720" w:hanging="360"/>
      </w:pPr>
      <w:rPr>
        <w:b w:val="0"/>
      </w:rPr>
    </w:lvl>
    <w:lvl w:ilvl="1">
      <w:start w:val="4"/>
      <w:numFmt w:val="decimal"/>
      <w:lvlText w:val="%1.%2"/>
      <w:lvlJc w:val="left"/>
      <w:pPr>
        <w:ind w:left="855" w:hanging="49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4">
    <w:nsid w:val="0E07610E"/>
    <w:multiLevelType w:val="hybridMultilevel"/>
    <w:tmpl w:val="25F2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521C59"/>
    <w:multiLevelType w:val="hybridMultilevel"/>
    <w:tmpl w:val="E2BE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021AF1"/>
    <w:multiLevelType w:val="multilevel"/>
    <w:tmpl w:val="998E8890"/>
    <w:lvl w:ilvl="0">
      <w:start w:val="1"/>
      <w:numFmt w:val="bullet"/>
      <w:pStyle w:val="ListNumber3"/>
      <w:lvlText w:val="●"/>
      <w:lvlJc w:val="left"/>
      <w:pPr>
        <w:ind w:left="770" w:hanging="360"/>
      </w:pPr>
      <w:rPr>
        <w:rFonts w:ascii="Noto Sans Symbols" w:eastAsia="Noto Sans Symbols" w:hAnsi="Noto Sans Symbols" w:cs="Noto Sans Symbols"/>
        <w:color w:val="000000"/>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7">
    <w:nsid w:val="13195A2C"/>
    <w:multiLevelType w:val="hybridMultilevel"/>
    <w:tmpl w:val="D4D21DAE"/>
    <w:lvl w:ilvl="0" w:tplc="F3F8FE6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B62CAB"/>
    <w:multiLevelType w:val="multilevel"/>
    <w:tmpl w:val="987C6CEC"/>
    <w:lvl w:ilvl="0">
      <w:start w:val="1"/>
      <w:numFmt w:val="bullet"/>
      <w:pStyle w:val="ListNumber"/>
      <w:lvlText w:val="o"/>
      <w:lvlJc w:val="left"/>
      <w:pPr>
        <w:ind w:left="360" w:hanging="360"/>
      </w:pPr>
      <w:rPr>
        <w:rFonts w:ascii="Courier New" w:eastAsia="Courier New" w:hAnsi="Courier New" w:cs="Courier New"/>
        <w:color w:val="000000"/>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nsid w:val="195F7E37"/>
    <w:multiLevelType w:val="hybridMultilevel"/>
    <w:tmpl w:val="9A5E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167FA"/>
    <w:multiLevelType w:val="hybridMultilevel"/>
    <w:tmpl w:val="46CA1FE4"/>
    <w:lvl w:ilvl="0" w:tplc="D55CD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253DBE"/>
    <w:multiLevelType w:val="hybridMultilevel"/>
    <w:tmpl w:val="BC8C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465089"/>
    <w:multiLevelType w:val="hybridMultilevel"/>
    <w:tmpl w:val="EEFCF754"/>
    <w:lvl w:ilvl="0" w:tplc="F3F8FE6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AF3A91"/>
    <w:multiLevelType w:val="hybridMultilevel"/>
    <w:tmpl w:val="FB8A7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A41F1D"/>
    <w:multiLevelType w:val="hybridMultilevel"/>
    <w:tmpl w:val="B5807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2F78F6"/>
    <w:multiLevelType w:val="hybridMultilevel"/>
    <w:tmpl w:val="82C08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145199"/>
    <w:multiLevelType w:val="hybridMultilevel"/>
    <w:tmpl w:val="2E6AE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9E7BB8"/>
    <w:multiLevelType w:val="hybridMultilevel"/>
    <w:tmpl w:val="BE289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C104FC"/>
    <w:multiLevelType w:val="hybridMultilevel"/>
    <w:tmpl w:val="800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226368"/>
    <w:multiLevelType w:val="multilevel"/>
    <w:tmpl w:val="D488E758"/>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46F07FA"/>
    <w:multiLevelType w:val="hybridMultilevel"/>
    <w:tmpl w:val="8268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942B47"/>
    <w:multiLevelType w:val="hybridMultilevel"/>
    <w:tmpl w:val="F6A6F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A3156D"/>
    <w:multiLevelType w:val="hybridMultilevel"/>
    <w:tmpl w:val="69F44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0B3377"/>
    <w:multiLevelType w:val="hybridMultilevel"/>
    <w:tmpl w:val="38A8E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FA4C85"/>
    <w:multiLevelType w:val="hybridMultilevel"/>
    <w:tmpl w:val="B906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CD33AB"/>
    <w:multiLevelType w:val="multilevel"/>
    <w:tmpl w:val="D7FA0D3E"/>
    <w:lvl w:ilvl="0">
      <w:start w:val="1"/>
      <w:numFmt w:val="bullet"/>
      <w:lvlText w:val="●"/>
      <w:lvlJc w:val="left"/>
      <w:pPr>
        <w:ind w:left="770" w:hanging="360"/>
      </w:pPr>
      <w:rPr>
        <w:rFonts w:ascii="Noto Sans Symbols" w:eastAsia="Noto Sans Symbols" w:hAnsi="Noto Sans Symbols" w:cs="Noto Sans Symbols"/>
        <w:color w:val="000000"/>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26">
    <w:nsid w:val="518C30BF"/>
    <w:multiLevelType w:val="multilevel"/>
    <w:tmpl w:val="7946F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5461643D"/>
    <w:multiLevelType w:val="multilevel"/>
    <w:tmpl w:val="66BCB8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54A057DB"/>
    <w:multiLevelType w:val="multilevel"/>
    <w:tmpl w:val="FA646770"/>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4FB5948"/>
    <w:multiLevelType w:val="multilevel"/>
    <w:tmpl w:val="C764F9B4"/>
    <w:lvl w:ilvl="0">
      <w:start w:val="1"/>
      <w:numFmt w:val="bullet"/>
      <w:pStyle w:val="ListBullet3"/>
      <w:lvlText w:val="●"/>
      <w:lvlJc w:val="left"/>
      <w:pPr>
        <w:ind w:left="63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56721645"/>
    <w:multiLevelType w:val="hybridMultilevel"/>
    <w:tmpl w:val="19123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856B99"/>
    <w:multiLevelType w:val="multilevel"/>
    <w:tmpl w:val="57223252"/>
    <w:lvl w:ilvl="0">
      <w:start w:val="1"/>
      <w:numFmt w:val="decimal"/>
      <w:pStyle w:val="ExecutiveSummaryBullet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77569F3"/>
    <w:multiLevelType w:val="multilevel"/>
    <w:tmpl w:val="C5E8E9FC"/>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nsid w:val="58463097"/>
    <w:multiLevelType w:val="hybridMultilevel"/>
    <w:tmpl w:val="7BDE6C82"/>
    <w:lvl w:ilvl="0" w:tplc="F3F8FE6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947F15"/>
    <w:multiLevelType w:val="hybridMultilevel"/>
    <w:tmpl w:val="52748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3001E3"/>
    <w:multiLevelType w:val="multilevel"/>
    <w:tmpl w:val="FA646770"/>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nsid w:val="62703218"/>
    <w:multiLevelType w:val="multilevel"/>
    <w:tmpl w:val="253E326E"/>
    <w:lvl w:ilvl="0">
      <w:start w:val="1"/>
      <w:numFmt w:val="bullet"/>
      <w:lvlText w:val="o"/>
      <w:lvlJc w:val="left"/>
      <w:pPr>
        <w:ind w:left="360" w:hanging="360"/>
      </w:pPr>
      <w:rPr>
        <w:rFonts w:ascii="Courier New" w:eastAsia="Courier New" w:hAnsi="Courier New" w:cs="Courier New"/>
        <w:color w:val="000000"/>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nsid w:val="62BC1218"/>
    <w:multiLevelType w:val="multilevel"/>
    <w:tmpl w:val="B6F21A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4E20CB5"/>
    <w:multiLevelType w:val="hybridMultilevel"/>
    <w:tmpl w:val="3C002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F25456"/>
    <w:multiLevelType w:val="hybridMultilevel"/>
    <w:tmpl w:val="D3E0E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076502"/>
    <w:multiLevelType w:val="hybridMultilevel"/>
    <w:tmpl w:val="9AD8E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B92913"/>
    <w:multiLevelType w:val="hybridMultilevel"/>
    <w:tmpl w:val="F4D2DD2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3F3510"/>
    <w:multiLevelType w:val="hybridMultilevel"/>
    <w:tmpl w:val="A3CE7F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304FF8"/>
    <w:multiLevelType w:val="hybridMultilevel"/>
    <w:tmpl w:val="31B66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52193E"/>
    <w:multiLevelType w:val="multilevel"/>
    <w:tmpl w:val="FA646770"/>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nsid w:val="7EA439B1"/>
    <w:multiLevelType w:val="hybridMultilevel"/>
    <w:tmpl w:val="155CD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6"/>
  </w:num>
  <w:num w:numId="3">
    <w:abstractNumId w:val="32"/>
  </w:num>
  <w:num w:numId="4">
    <w:abstractNumId w:val="0"/>
  </w:num>
  <w:num w:numId="5">
    <w:abstractNumId w:val="35"/>
  </w:num>
  <w:num w:numId="6">
    <w:abstractNumId w:val="39"/>
  </w:num>
  <w:num w:numId="7">
    <w:abstractNumId w:val="38"/>
  </w:num>
  <w:num w:numId="8">
    <w:abstractNumId w:val="40"/>
  </w:num>
  <w:num w:numId="9">
    <w:abstractNumId w:val="3"/>
  </w:num>
  <w:num w:numId="10">
    <w:abstractNumId w:val="37"/>
  </w:num>
  <w:num w:numId="11">
    <w:abstractNumId w:val="36"/>
  </w:num>
  <w:num w:numId="12">
    <w:abstractNumId w:val="25"/>
  </w:num>
  <w:num w:numId="13">
    <w:abstractNumId w:val="14"/>
  </w:num>
  <w:num w:numId="14">
    <w:abstractNumId w:val="20"/>
  </w:num>
  <w:num w:numId="15">
    <w:abstractNumId w:val="45"/>
  </w:num>
  <w:num w:numId="16">
    <w:abstractNumId w:val="5"/>
  </w:num>
  <w:num w:numId="17">
    <w:abstractNumId w:val="24"/>
  </w:num>
  <w:num w:numId="18">
    <w:abstractNumId w:val="34"/>
  </w:num>
  <w:num w:numId="19">
    <w:abstractNumId w:val="17"/>
  </w:num>
  <w:num w:numId="20">
    <w:abstractNumId w:val="42"/>
  </w:num>
  <w:num w:numId="21">
    <w:abstractNumId w:val="10"/>
  </w:num>
  <w:num w:numId="22">
    <w:abstractNumId w:val="11"/>
  </w:num>
  <w:num w:numId="23">
    <w:abstractNumId w:val="28"/>
  </w:num>
  <w:num w:numId="24">
    <w:abstractNumId w:val="1"/>
  </w:num>
  <w:num w:numId="25">
    <w:abstractNumId w:val="44"/>
  </w:num>
  <w:num w:numId="26">
    <w:abstractNumId w:val="29"/>
  </w:num>
  <w:num w:numId="27">
    <w:abstractNumId w:val="22"/>
  </w:num>
  <w:num w:numId="28">
    <w:abstractNumId w:val="16"/>
  </w:num>
  <w:num w:numId="29">
    <w:abstractNumId w:val="43"/>
  </w:num>
  <w:num w:numId="30">
    <w:abstractNumId w:val="18"/>
  </w:num>
  <w:num w:numId="31">
    <w:abstractNumId w:val="13"/>
  </w:num>
  <w:num w:numId="32">
    <w:abstractNumId w:val="9"/>
  </w:num>
  <w:num w:numId="33">
    <w:abstractNumId w:val="23"/>
  </w:num>
  <w:num w:numId="34">
    <w:abstractNumId w:val="2"/>
  </w:num>
  <w:num w:numId="35">
    <w:abstractNumId w:val="41"/>
  </w:num>
  <w:num w:numId="36">
    <w:abstractNumId w:val="19"/>
  </w:num>
  <w:num w:numId="37">
    <w:abstractNumId w:val="31"/>
  </w:num>
  <w:num w:numId="38">
    <w:abstractNumId w:val="8"/>
  </w:num>
  <w:num w:numId="39">
    <w:abstractNumId w:val="6"/>
  </w:num>
  <w:num w:numId="40">
    <w:abstractNumId w:val="7"/>
  </w:num>
  <w:num w:numId="41">
    <w:abstractNumId w:val="12"/>
  </w:num>
  <w:num w:numId="42">
    <w:abstractNumId w:val="33"/>
  </w:num>
  <w:num w:numId="43">
    <w:abstractNumId w:val="30"/>
  </w:num>
  <w:num w:numId="44">
    <w:abstractNumId w:val="21"/>
  </w:num>
  <w:num w:numId="45">
    <w:abstractNumId w:val="15"/>
  </w:num>
  <w:num w:numId="4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idi M Crane">
    <w15:presenceInfo w15:providerId="AD" w15:userId="S::hcrane@uw.edu::78a2c7e8-ab98-4e26-a870-a797d0f09a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AMA&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9dd90wvx2spdv9etaz6p5a9mtvetetvpev9r&quot;&gt;endnote180806&lt;record-ids&gt;&lt;item&gt;5220&lt;/item&gt;&lt;item&gt;5678&lt;/item&gt;&lt;item&gt;5982&lt;/item&gt;&lt;item&gt;6146&lt;/item&gt;&lt;item&gt;6293&lt;/item&gt;&lt;item&gt;6496&lt;/item&gt;&lt;item&gt;6498&lt;/item&gt;&lt;item&gt;6998&lt;/item&gt;&lt;item&gt;6999&lt;/item&gt;&lt;/record-ids&gt;&lt;/item&gt;&lt;/Libraries&gt;"/>
  </w:docVars>
  <w:rsids>
    <w:rsidRoot w:val="00C22466"/>
    <w:rsid w:val="00002607"/>
    <w:rsid w:val="000055AF"/>
    <w:rsid w:val="00005CC7"/>
    <w:rsid w:val="00005EEF"/>
    <w:rsid w:val="00012EB7"/>
    <w:rsid w:val="0001496D"/>
    <w:rsid w:val="00020999"/>
    <w:rsid w:val="00021A87"/>
    <w:rsid w:val="00031135"/>
    <w:rsid w:val="00035446"/>
    <w:rsid w:val="0003635A"/>
    <w:rsid w:val="0004248A"/>
    <w:rsid w:val="000453D8"/>
    <w:rsid w:val="0004663D"/>
    <w:rsid w:val="000500DE"/>
    <w:rsid w:val="00053DA0"/>
    <w:rsid w:val="00053E5D"/>
    <w:rsid w:val="00062BC6"/>
    <w:rsid w:val="0006596A"/>
    <w:rsid w:val="00073E78"/>
    <w:rsid w:val="00075F44"/>
    <w:rsid w:val="00087DB1"/>
    <w:rsid w:val="000A1E94"/>
    <w:rsid w:val="000A2979"/>
    <w:rsid w:val="000A49CE"/>
    <w:rsid w:val="000B1245"/>
    <w:rsid w:val="000B1C24"/>
    <w:rsid w:val="000C2836"/>
    <w:rsid w:val="000C3E80"/>
    <w:rsid w:val="000C555E"/>
    <w:rsid w:val="000C597F"/>
    <w:rsid w:val="000D63F3"/>
    <w:rsid w:val="000D6F2F"/>
    <w:rsid w:val="000D7516"/>
    <w:rsid w:val="000E6778"/>
    <w:rsid w:val="000E7D8E"/>
    <w:rsid w:val="000F2659"/>
    <w:rsid w:val="000F5A48"/>
    <w:rsid w:val="0010130B"/>
    <w:rsid w:val="00107247"/>
    <w:rsid w:val="00112028"/>
    <w:rsid w:val="00130C01"/>
    <w:rsid w:val="00144DB1"/>
    <w:rsid w:val="0015250E"/>
    <w:rsid w:val="00163E99"/>
    <w:rsid w:val="00165CAB"/>
    <w:rsid w:val="0017094B"/>
    <w:rsid w:val="00170A64"/>
    <w:rsid w:val="00172B77"/>
    <w:rsid w:val="00180A16"/>
    <w:rsid w:val="00181CE0"/>
    <w:rsid w:val="00181D76"/>
    <w:rsid w:val="00191A89"/>
    <w:rsid w:val="00192063"/>
    <w:rsid w:val="0019734C"/>
    <w:rsid w:val="001A40F7"/>
    <w:rsid w:val="001A4380"/>
    <w:rsid w:val="001A6D93"/>
    <w:rsid w:val="001B0034"/>
    <w:rsid w:val="001B4C18"/>
    <w:rsid w:val="001B64AF"/>
    <w:rsid w:val="001B65A8"/>
    <w:rsid w:val="001C0EF8"/>
    <w:rsid w:val="001C3EB4"/>
    <w:rsid w:val="001D42FB"/>
    <w:rsid w:val="001D4AA6"/>
    <w:rsid w:val="001D6A4C"/>
    <w:rsid w:val="001F46F4"/>
    <w:rsid w:val="001F6321"/>
    <w:rsid w:val="001F6325"/>
    <w:rsid w:val="001F6D9D"/>
    <w:rsid w:val="0020368B"/>
    <w:rsid w:val="00203BEE"/>
    <w:rsid w:val="00210474"/>
    <w:rsid w:val="00212067"/>
    <w:rsid w:val="00214BAC"/>
    <w:rsid w:val="00220EA4"/>
    <w:rsid w:val="00226B3E"/>
    <w:rsid w:val="002271E1"/>
    <w:rsid w:val="0023782A"/>
    <w:rsid w:val="0024790B"/>
    <w:rsid w:val="002618DE"/>
    <w:rsid w:val="00263FBC"/>
    <w:rsid w:val="0026712F"/>
    <w:rsid w:val="00281022"/>
    <w:rsid w:val="00282AB8"/>
    <w:rsid w:val="00284292"/>
    <w:rsid w:val="0028545F"/>
    <w:rsid w:val="00285A72"/>
    <w:rsid w:val="00293ABE"/>
    <w:rsid w:val="00295298"/>
    <w:rsid w:val="002B3DA6"/>
    <w:rsid w:val="002D097E"/>
    <w:rsid w:val="002D4911"/>
    <w:rsid w:val="002E1348"/>
    <w:rsid w:val="002F1EDE"/>
    <w:rsid w:val="002F20FB"/>
    <w:rsid w:val="002F24AC"/>
    <w:rsid w:val="002F6F33"/>
    <w:rsid w:val="00300C40"/>
    <w:rsid w:val="00307766"/>
    <w:rsid w:val="00315456"/>
    <w:rsid w:val="00317664"/>
    <w:rsid w:val="00317DCA"/>
    <w:rsid w:val="00321B13"/>
    <w:rsid w:val="00324376"/>
    <w:rsid w:val="00331787"/>
    <w:rsid w:val="00331F2E"/>
    <w:rsid w:val="00331FFC"/>
    <w:rsid w:val="00336F59"/>
    <w:rsid w:val="00337368"/>
    <w:rsid w:val="00342B0D"/>
    <w:rsid w:val="00344B04"/>
    <w:rsid w:val="00344B5D"/>
    <w:rsid w:val="00352CD5"/>
    <w:rsid w:val="00353787"/>
    <w:rsid w:val="00353839"/>
    <w:rsid w:val="00362738"/>
    <w:rsid w:val="00372997"/>
    <w:rsid w:val="0037733E"/>
    <w:rsid w:val="0039190C"/>
    <w:rsid w:val="0039319A"/>
    <w:rsid w:val="00397039"/>
    <w:rsid w:val="003B4CEC"/>
    <w:rsid w:val="003C22E0"/>
    <w:rsid w:val="003C7492"/>
    <w:rsid w:val="003E3B68"/>
    <w:rsid w:val="003E7CC6"/>
    <w:rsid w:val="003F0D59"/>
    <w:rsid w:val="003F11F6"/>
    <w:rsid w:val="004039F0"/>
    <w:rsid w:val="00406117"/>
    <w:rsid w:val="00412B92"/>
    <w:rsid w:val="00414986"/>
    <w:rsid w:val="00415957"/>
    <w:rsid w:val="00431810"/>
    <w:rsid w:val="00436278"/>
    <w:rsid w:val="00436839"/>
    <w:rsid w:val="004467A5"/>
    <w:rsid w:val="00451B6B"/>
    <w:rsid w:val="00456125"/>
    <w:rsid w:val="00466C3D"/>
    <w:rsid w:val="00470A36"/>
    <w:rsid w:val="00472EDB"/>
    <w:rsid w:val="00474996"/>
    <w:rsid w:val="00477C5E"/>
    <w:rsid w:val="004A3E48"/>
    <w:rsid w:val="004A6732"/>
    <w:rsid w:val="004A6C98"/>
    <w:rsid w:val="004A793A"/>
    <w:rsid w:val="004C667D"/>
    <w:rsid w:val="004C6F00"/>
    <w:rsid w:val="004D0B41"/>
    <w:rsid w:val="004D3156"/>
    <w:rsid w:val="004D60A0"/>
    <w:rsid w:val="004E33BF"/>
    <w:rsid w:val="004E707D"/>
    <w:rsid w:val="004E7C81"/>
    <w:rsid w:val="004E7D9D"/>
    <w:rsid w:val="004F51AE"/>
    <w:rsid w:val="004F7AC2"/>
    <w:rsid w:val="004F7ACC"/>
    <w:rsid w:val="005059E6"/>
    <w:rsid w:val="00505E34"/>
    <w:rsid w:val="00507D9E"/>
    <w:rsid w:val="00510793"/>
    <w:rsid w:val="005163AB"/>
    <w:rsid w:val="005167A9"/>
    <w:rsid w:val="00520DAE"/>
    <w:rsid w:val="005227EF"/>
    <w:rsid w:val="005230AE"/>
    <w:rsid w:val="00530D5F"/>
    <w:rsid w:val="00536BD6"/>
    <w:rsid w:val="00536D3F"/>
    <w:rsid w:val="0054403D"/>
    <w:rsid w:val="00545F0F"/>
    <w:rsid w:val="005464E4"/>
    <w:rsid w:val="0054671A"/>
    <w:rsid w:val="00546E65"/>
    <w:rsid w:val="00557AA1"/>
    <w:rsid w:val="00557B89"/>
    <w:rsid w:val="00567C06"/>
    <w:rsid w:val="00571C78"/>
    <w:rsid w:val="00576083"/>
    <w:rsid w:val="005763C6"/>
    <w:rsid w:val="005936DB"/>
    <w:rsid w:val="005A4E91"/>
    <w:rsid w:val="005B078B"/>
    <w:rsid w:val="005C32FD"/>
    <w:rsid w:val="005C4103"/>
    <w:rsid w:val="005C6993"/>
    <w:rsid w:val="005C7ABB"/>
    <w:rsid w:val="005D0741"/>
    <w:rsid w:val="005D3BA3"/>
    <w:rsid w:val="005D7840"/>
    <w:rsid w:val="00606C20"/>
    <w:rsid w:val="00610F22"/>
    <w:rsid w:val="00611224"/>
    <w:rsid w:val="006214A7"/>
    <w:rsid w:val="006217AF"/>
    <w:rsid w:val="00622149"/>
    <w:rsid w:val="0062427F"/>
    <w:rsid w:val="006371B2"/>
    <w:rsid w:val="006371EA"/>
    <w:rsid w:val="0064067B"/>
    <w:rsid w:val="00642164"/>
    <w:rsid w:val="0064582D"/>
    <w:rsid w:val="00647942"/>
    <w:rsid w:val="0065493F"/>
    <w:rsid w:val="0066043A"/>
    <w:rsid w:val="00662ED3"/>
    <w:rsid w:val="0066307B"/>
    <w:rsid w:val="006648B1"/>
    <w:rsid w:val="00664D3F"/>
    <w:rsid w:val="00670F3C"/>
    <w:rsid w:val="006713E5"/>
    <w:rsid w:val="006946D7"/>
    <w:rsid w:val="006A085E"/>
    <w:rsid w:val="006A5B61"/>
    <w:rsid w:val="006A610B"/>
    <w:rsid w:val="006C51C5"/>
    <w:rsid w:val="006D2253"/>
    <w:rsid w:val="006D474B"/>
    <w:rsid w:val="006D4A2B"/>
    <w:rsid w:val="006E0434"/>
    <w:rsid w:val="006F11FA"/>
    <w:rsid w:val="006F1EBF"/>
    <w:rsid w:val="006F5962"/>
    <w:rsid w:val="006F5EA4"/>
    <w:rsid w:val="006F7527"/>
    <w:rsid w:val="006F7A0B"/>
    <w:rsid w:val="0070252F"/>
    <w:rsid w:val="00703E80"/>
    <w:rsid w:val="00731430"/>
    <w:rsid w:val="0073680B"/>
    <w:rsid w:val="00740163"/>
    <w:rsid w:val="00743449"/>
    <w:rsid w:val="00744B57"/>
    <w:rsid w:val="00757477"/>
    <w:rsid w:val="007663E8"/>
    <w:rsid w:val="0077773A"/>
    <w:rsid w:val="0078608E"/>
    <w:rsid w:val="00793A7A"/>
    <w:rsid w:val="00795AFE"/>
    <w:rsid w:val="007A4E64"/>
    <w:rsid w:val="007A6BB7"/>
    <w:rsid w:val="007B229A"/>
    <w:rsid w:val="007B4D09"/>
    <w:rsid w:val="007B6926"/>
    <w:rsid w:val="007C0387"/>
    <w:rsid w:val="007C1AC4"/>
    <w:rsid w:val="007C6DD5"/>
    <w:rsid w:val="007D5A99"/>
    <w:rsid w:val="007E71DA"/>
    <w:rsid w:val="007F74E5"/>
    <w:rsid w:val="008213EE"/>
    <w:rsid w:val="0082243C"/>
    <w:rsid w:val="00823A5F"/>
    <w:rsid w:val="00824382"/>
    <w:rsid w:val="00825CD5"/>
    <w:rsid w:val="008278FC"/>
    <w:rsid w:val="00827FED"/>
    <w:rsid w:val="00835C1B"/>
    <w:rsid w:val="0083784F"/>
    <w:rsid w:val="0084458E"/>
    <w:rsid w:val="0084523D"/>
    <w:rsid w:val="0085053E"/>
    <w:rsid w:val="00854D23"/>
    <w:rsid w:val="00870BFA"/>
    <w:rsid w:val="00870E96"/>
    <w:rsid w:val="00871388"/>
    <w:rsid w:val="0087178C"/>
    <w:rsid w:val="00871D69"/>
    <w:rsid w:val="00873F54"/>
    <w:rsid w:val="0087588B"/>
    <w:rsid w:val="00883940"/>
    <w:rsid w:val="00883D05"/>
    <w:rsid w:val="00884208"/>
    <w:rsid w:val="00884261"/>
    <w:rsid w:val="008945A5"/>
    <w:rsid w:val="008A18DC"/>
    <w:rsid w:val="008A3763"/>
    <w:rsid w:val="008A6242"/>
    <w:rsid w:val="008B2678"/>
    <w:rsid w:val="008B2B2E"/>
    <w:rsid w:val="008C1B98"/>
    <w:rsid w:val="008D1AEF"/>
    <w:rsid w:val="008D54D4"/>
    <w:rsid w:val="008E3B85"/>
    <w:rsid w:val="008E74DD"/>
    <w:rsid w:val="008F3575"/>
    <w:rsid w:val="009006C1"/>
    <w:rsid w:val="00907AEC"/>
    <w:rsid w:val="00916A8F"/>
    <w:rsid w:val="00920FE9"/>
    <w:rsid w:val="00922864"/>
    <w:rsid w:val="0092582E"/>
    <w:rsid w:val="00931699"/>
    <w:rsid w:val="009406B7"/>
    <w:rsid w:val="00940E74"/>
    <w:rsid w:val="009411E1"/>
    <w:rsid w:val="009467E1"/>
    <w:rsid w:val="00947BF5"/>
    <w:rsid w:val="00950F1F"/>
    <w:rsid w:val="00952E0F"/>
    <w:rsid w:val="00957EEC"/>
    <w:rsid w:val="0096099B"/>
    <w:rsid w:val="00962F04"/>
    <w:rsid w:val="009677B2"/>
    <w:rsid w:val="00970D48"/>
    <w:rsid w:val="0098025F"/>
    <w:rsid w:val="00981E49"/>
    <w:rsid w:val="009824E6"/>
    <w:rsid w:val="00982ACE"/>
    <w:rsid w:val="0098425D"/>
    <w:rsid w:val="00985A8A"/>
    <w:rsid w:val="009978CB"/>
    <w:rsid w:val="009A3286"/>
    <w:rsid w:val="009B0681"/>
    <w:rsid w:val="009B1A80"/>
    <w:rsid w:val="009B2B03"/>
    <w:rsid w:val="009B59F3"/>
    <w:rsid w:val="009B7E93"/>
    <w:rsid w:val="009D2E76"/>
    <w:rsid w:val="009D4888"/>
    <w:rsid w:val="009D6571"/>
    <w:rsid w:val="009E7894"/>
    <w:rsid w:val="009F44F8"/>
    <w:rsid w:val="009F6D62"/>
    <w:rsid w:val="009F7035"/>
    <w:rsid w:val="009F7624"/>
    <w:rsid w:val="00A017FC"/>
    <w:rsid w:val="00A05A49"/>
    <w:rsid w:val="00A10947"/>
    <w:rsid w:val="00A2251E"/>
    <w:rsid w:val="00A25F2F"/>
    <w:rsid w:val="00A41A8E"/>
    <w:rsid w:val="00A53CCE"/>
    <w:rsid w:val="00A56487"/>
    <w:rsid w:val="00A565C9"/>
    <w:rsid w:val="00A655D9"/>
    <w:rsid w:val="00A65816"/>
    <w:rsid w:val="00A81DEA"/>
    <w:rsid w:val="00A86356"/>
    <w:rsid w:val="00A87B02"/>
    <w:rsid w:val="00AB186F"/>
    <w:rsid w:val="00AB46EF"/>
    <w:rsid w:val="00AB673E"/>
    <w:rsid w:val="00AD3FFC"/>
    <w:rsid w:val="00AD4894"/>
    <w:rsid w:val="00AD7B28"/>
    <w:rsid w:val="00AE47B0"/>
    <w:rsid w:val="00AF5884"/>
    <w:rsid w:val="00AF7F82"/>
    <w:rsid w:val="00B0699C"/>
    <w:rsid w:val="00B07AB1"/>
    <w:rsid w:val="00B1183C"/>
    <w:rsid w:val="00B2246F"/>
    <w:rsid w:val="00B22F95"/>
    <w:rsid w:val="00B30B0C"/>
    <w:rsid w:val="00B31214"/>
    <w:rsid w:val="00B46DD1"/>
    <w:rsid w:val="00B535EA"/>
    <w:rsid w:val="00B541AA"/>
    <w:rsid w:val="00B74061"/>
    <w:rsid w:val="00B77577"/>
    <w:rsid w:val="00B819FB"/>
    <w:rsid w:val="00B8395F"/>
    <w:rsid w:val="00B86103"/>
    <w:rsid w:val="00B96C29"/>
    <w:rsid w:val="00BA0606"/>
    <w:rsid w:val="00BA26A2"/>
    <w:rsid w:val="00BA59FE"/>
    <w:rsid w:val="00BA78CD"/>
    <w:rsid w:val="00BB2E67"/>
    <w:rsid w:val="00BB6D42"/>
    <w:rsid w:val="00BB75FE"/>
    <w:rsid w:val="00BC3049"/>
    <w:rsid w:val="00BC3B34"/>
    <w:rsid w:val="00BC720E"/>
    <w:rsid w:val="00BD1EC1"/>
    <w:rsid w:val="00BD3568"/>
    <w:rsid w:val="00BD541A"/>
    <w:rsid w:val="00BE2ECB"/>
    <w:rsid w:val="00BE458C"/>
    <w:rsid w:val="00BE6808"/>
    <w:rsid w:val="00BF1F83"/>
    <w:rsid w:val="00BF2C41"/>
    <w:rsid w:val="00C05D97"/>
    <w:rsid w:val="00C1030E"/>
    <w:rsid w:val="00C1108A"/>
    <w:rsid w:val="00C12ADC"/>
    <w:rsid w:val="00C17192"/>
    <w:rsid w:val="00C20EB7"/>
    <w:rsid w:val="00C22466"/>
    <w:rsid w:val="00C31354"/>
    <w:rsid w:val="00C31C31"/>
    <w:rsid w:val="00C34314"/>
    <w:rsid w:val="00C34C4C"/>
    <w:rsid w:val="00C36F32"/>
    <w:rsid w:val="00C417BC"/>
    <w:rsid w:val="00C4206A"/>
    <w:rsid w:val="00C43A6C"/>
    <w:rsid w:val="00C4611B"/>
    <w:rsid w:val="00C620AE"/>
    <w:rsid w:val="00C6608A"/>
    <w:rsid w:val="00C66549"/>
    <w:rsid w:val="00C84E3E"/>
    <w:rsid w:val="00C8601A"/>
    <w:rsid w:val="00C87DA0"/>
    <w:rsid w:val="00C93F00"/>
    <w:rsid w:val="00C96D49"/>
    <w:rsid w:val="00CA2515"/>
    <w:rsid w:val="00CB022B"/>
    <w:rsid w:val="00CB14D2"/>
    <w:rsid w:val="00CB1574"/>
    <w:rsid w:val="00CB2B09"/>
    <w:rsid w:val="00CB6F86"/>
    <w:rsid w:val="00CC02FC"/>
    <w:rsid w:val="00CC2C67"/>
    <w:rsid w:val="00CD389C"/>
    <w:rsid w:val="00CD5400"/>
    <w:rsid w:val="00CE292C"/>
    <w:rsid w:val="00CE3ADC"/>
    <w:rsid w:val="00CE7291"/>
    <w:rsid w:val="00CF282B"/>
    <w:rsid w:val="00CF7312"/>
    <w:rsid w:val="00D13F34"/>
    <w:rsid w:val="00D150C8"/>
    <w:rsid w:val="00D21C21"/>
    <w:rsid w:val="00D263DE"/>
    <w:rsid w:val="00D27D85"/>
    <w:rsid w:val="00D337EC"/>
    <w:rsid w:val="00D44F7F"/>
    <w:rsid w:val="00D474FE"/>
    <w:rsid w:val="00D512A1"/>
    <w:rsid w:val="00D5495E"/>
    <w:rsid w:val="00D62BB2"/>
    <w:rsid w:val="00D667FB"/>
    <w:rsid w:val="00D6724E"/>
    <w:rsid w:val="00D7085C"/>
    <w:rsid w:val="00D727DB"/>
    <w:rsid w:val="00D75D59"/>
    <w:rsid w:val="00D9336D"/>
    <w:rsid w:val="00D93DA9"/>
    <w:rsid w:val="00D956ED"/>
    <w:rsid w:val="00D96CB3"/>
    <w:rsid w:val="00DA19C3"/>
    <w:rsid w:val="00DA6E37"/>
    <w:rsid w:val="00DA7BB1"/>
    <w:rsid w:val="00DB08AE"/>
    <w:rsid w:val="00DB7DE8"/>
    <w:rsid w:val="00DC1763"/>
    <w:rsid w:val="00DC1C57"/>
    <w:rsid w:val="00DC66C9"/>
    <w:rsid w:val="00DD478E"/>
    <w:rsid w:val="00DD7E03"/>
    <w:rsid w:val="00DE635C"/>
    <w:rsid w:val="00DF455E"/>
    <w:rsid w:val="00DF77D6"/>
    <w:rsid w:val="00E00F0C"/>
    <w:rsid w:val="00E03409"/>
    <w:rsid w:val="00E04C03"/>
    <w:rsid w:val="00E05D3E"/>
    <w:rsid w:val="00E062C7"/>
    <w:rsid w:val="00E07D8C"/>
    <w:rsid w:val="00E17277"/>
    <w:rsid w:val="00E2300A"/>
    <w:rsid w:val="00E34AC3"/>
    <w:rsid w:val="00E419B7"/>
    <w:rsid w:val="00E41B38"/>
    <w:rsid w:val="00E479F1"/>
    <w:rsid w:val="00E62230"/>
    <w:rsid w:val="00E67F2E"/>
    <w:rsid w:val="00E70E1E"/>
    <w:rsid w:val="00E73551"/>
    <w:rsid w:val="00E816FB"/>
    <w:rsid w:val="00E92FD2"/>
    <w:rsid w:val="00E9525E"/>
    <w:rsid w:val="00E9711C"/>
    <w:rsid w:val="00EA2609"/>
    <w:rsid w:val="00EA6B81"/>
    <w:rsid w:val="00EB52C9"/>
    <w:rsid w:val="00EC262B"/>
    <w:rsid w:val="00EC7BF0"/>
    <w:rsid w:val="00ED638A"/>
    <w:rsid w:val="00EE2046"/>
    <w:rsid w:val="00EE67B2"/>
    <w:rsid w:val="00EF3300"/>
    <w:rsid w:val="00EF4C0B"/>
    <w:rsid w:val="00F0531B"/>
    <w:rsid w:val="00F16D74"/>
    <w:rsid w:val="00F23750"/>
    <w:rsid w:val="00F35758"/>
    <w:rsid w:val="00F3702C"/>
    <w:rsid w:val="00F376AD"/>
    <w:rsid w:val="00F44174"/>
    <w:rsid w:val="00F44BC1"/>
    <w:rsid w:val="00F45980"/>
    <w:rsid w:val="00F609E3"/>
    <w:rsid w:val="00F66A5F"/>
    <w:rsid w:val="00F76B2C"/>
    <w:rsid w:val="00F82033"/>
    <w:rsid w:val="00F828B1"/>
    <w:rsid w:val="00F82B91"/>
    <w:rsid w:val="00FA1DBF"/>
    <w:rsid w:val="00FB0CF7"/>
    <w:rsid w:val="00FB5156"/>
    <w:rsid w:val="00FB612B"/>
    <w:rsid w:val="00FC1465"/>
    <w:rsid w:val="00FC5823"/>
    <w:rsid w:val="00FD1BBF"/>
    <w:rsid w:val="00FD48C1"/>
    <w:rsid w:val="00FD7A3E"/>
    <w:rsid w:val="00FE3FBA"/>
    <w:rsid w:val="00FF17FE"/>
    <w:rsid w:val="00FF3EAE"/>
    <w:rsid w:val="00FF66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21F1F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qFormat="1"/>
    <w:lsdException w:name="List Bullet 3" w:uiPriority="0" w:qFormat="1"/>
    <w:lsdException w:name="List Number 3"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4FE"/>
    <w:rPr>
      <w:rFonts w:ascii="Times New Roman" w:eastAsia="Times New Roman" w:hAnsi="Times New Roman" w:cs="Times New Roman"/>
    </w:rPr>
  </w:style>
  <w:style w:type="paragraph" w:styleId="Heading1">
    <w:name w:val="heading 1"/>
    <w:basedOn w:val="Normal"/>
    <w:next w:val="Normal"/>
    <w:link w:val="Heading1Char"/>
    <w:uiPriority w:val="9"/>
    <w:qFormat/>
    <w:rsid w:val="006371EA"/>
    <w:pPr>
      <w:keepNext/>
      <w:keepLines/>
      <w:spacing w:before="480" w:after="360"/>
      <w:outlineLvl w:val="0"/>
    </w:pPr>
    <w:rPr>
      <w:rFonts w:ascii="Arial" w:eastAsiaTheme="majorEastAsia" w:hAnsi="Arial"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9B1A80"/>
    <w:pPr>
      <w:keepNext/>
      <w:keepLines/>
      <w:spacing w:before="200"/>
      <w:outlineLvl w:val="1"/>
    </w:pPr>
    <w:rPr>
      <w:rFonts w:ascii="Arial" w:eastAsiaTheme="majorEastAsia" w:hAnsi="Arial" w:cs="Times New Roman (Headings CS)"/>
      <w:b/>
      <w:bCs/>
      <w:smallCaps/>
      <w:color w:val="4472C4" w:themeColor="accent1"/>
      <w:sz w:val="32"/>
      <w:szCs w:val="26"/>
    </w:rPr>
  </w:style>
  <w:style w:type="paragraph" w:styleId="Heading3">
    <w:name w:val="heading 3"/>
    <w:basedOn w:val="Normal"/>
    <w:next w:val="BodyText"/>
    <w:link w:val="Heading3Char"/>
    <w:qFormat/>
    <w:rsid w:val="00477C5E"/>
    <w:pPr>
      <w:keepNext/>
      <w:spacing w:before="180" w:after="60"/>
      <w:outlineLvl w:val="2"/>
    </w:pPr>
    <w:rPr>
      <w:rFonts w:ascii="Tw Cen MT Condensed" w:hAnsi="Tw Cen MT Condensed"/>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2466"/>
    <w:rPr>
      <w:color w:val="0563C1" w:themeColor="hyperlink"/>
      <w:u w:val="single"/>
    </w:rPr>
  </w:style>
  <w:style w:type="character" w:customStyle="1" w:styleId="UnresolvedMention1">
    <w:name w:val="Unresolved Mention1"/>
    <w:basedOn w:val="DefaultParagraphFont"/>
    <w:uiPriority w:val="99"/>
    <w:semiHidden/>
    <w:unhideWhenUsed/>
    <w:rsid w:val="00C22466"/>
    <w:rPr>
      <w:color w:val="605E5C"/>
      <w:shd w:val="clear" w:color="auto" w:fill="E1DFDD"/>
    </w:rPr>
  </w:style>
  <w:style w:type="paragraph" w:styleId="BalloonText">
    <w:name w:val="Balloon Text"/>
    <w:basedOn w:val="Normal"/>
    <w:link w:val="BalloonTextChar"/>
    <w:uiPriority w:val="99"/>
    <w:semiHidden/>
    <w:unhideWhenUsed/>
    <w:rsid w:val="00DF77D6"/>
    <w:rPr>
      <w:sz w:val="18"/>
      <w:szCs w:val="18"/>
    </w:rPr>
  </w:style>
  <w:style w:type="character" w:customStyle="1" w:styleId="BalloonTextChar">
    <w:name w:val="Balloon Text Char"/>
    <w:basedOn w:val="DefaultParagraphFont"/>
    <w:link w:val="BalloonText"/>
    <w:uiPriority w:val="99"/>
    <w:semiHidden/>
    <w:rsid w:val="00DF77D6"/>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F77D6"/>
    <w:rPr>
      <w:sz w:val="16"/>
      <w:szCs w:val="16"/>
    </w:rPr>
  </w:style>
  <w:style w:type="paragraph" w:styleId="CommentText">
    <w:name w:val="annotation text"/>
    <w:basedOn w:val="Normal"/>
    <w:link w:val="CommentTextChar"/>
    <w:uiPriority w:val="99"/>
    <w:unhideWhenUsed/>
    <w:rsid w:val="00DF77D6"/>
    <w:rPr>
      <w:sz w:val="20"/>
      <w:szCs w:val="20"/>
    </w:rPr>
  </w:style>
  <w:style w:type="character" w:customStyle="1" w:styleId="CommentTextChar">
    <w:name w:val="Comment Text Char"/>
    <w:basedOn w:val="DefaultParagraphFont"/>
    <w:link w:val="CommentText"/>
    <w:uiPriority w:val="99"/>
    <w:rsid w:val="00DF77D6"/>
    <w:rPr>
      <w:sz w:val="20"/>
      <w:szCs w:val="20"/>
    </w:rPr>
  </w:style>
  <w:style w:type="paragraph" w:styleId="CommentSubject">
    <w:name w:val="annotation subject"/>
    <w:basedOn w:val="CommentText"/>
    <w:next w:val="CommentText"/>
    <w:link w:val="CommentSubjectChar"/>
    <w:uiPriority w:val="99"/>
    <w:semiHidden/>
    <w:unhideWhenUsed/>
    <w:rsid w:val="00DF77D6"/>
    <w:rPr>
      <w:b/>
      <w:bCs/>
    </w:rPr>
  </w:style>
  <w:style w:type="character" w:customStyle="1" w:styleId="CommentSubjectChar">
    <w:name w:val="Comment Subject Char"/>
    <w:basedOn w:val="CommentTextChar"/>
    <w:link w:val="CommentSubject"/>
    <w:uiPriority w:val="99"/>
    <w:semiHidden/>
    <w:rsid w:val="00DF77D6"/>
    <w:rPr>
      <w:b/>
      <w:bCs/>
      <w:sz w:val="20"/>
      <w:szCs w:val="20"/>
    </w:rPr>
  </w:style>
  <w:style w:type="paragraph" w:styleId="ListParagraph">
    <w:name w:val="List Paragraph"/>
    <w:basedOn w:val="Normal"/>
    <w:uiPriority w:val="34"/>
    <w:qFormat/>
    <w:rsid w:val="004A793A"/>
    <w:pPr>
      <w:ind w:left="720"/>
      <w:contextualSpacing/>
    </w:pPr>
  </w:style>
  <w:style w:type="paragraph" w:styleId="Revision">
    <w:name w:val="Revision"/>
    <w:hidden/>
    <w:uiPriority w:val="99"/>
    <w:semiHidden/>
    <w:rsid w:val="00C6608A"/>
  </w:style>
  <w:style w:type="paragraph" w:styleId="BodyText">
    <w:name w:val="Body Text"/>
    <w:basedOn w:val="Normal"/>
    <w:link w:val="BodyTextChar"/>
    <w:uiPriority w:val="99"/>
    <w:unhideWhenUsed/>
    <w:rsid w:val="006C51C5"/>
    <w:pPr>
      <w:spacing w:before="60" w:after="180" w:line="264" w:lineRule="auto"/>
    </w:pPr>
    <w:rPr>
      <w:sz w:val="22"/>
      <w:szCs w:val="22"/>
    </w:rPr>
  </w:style>
  <w:style w:type="character" w:customStyle="1" w:styleId="BodyTextChar">
    <w:name w:val="Body Text Char"/>
    <w:basedOn w:val="DefaultParagraphFont"/>
    <w:link w:val="BodyText"/>
    <w:uiPriority w:val="99"/>
    <w:rsid w:val="006C51C5"/>
    <w:rPr>
      <w:sz w:val="22"/>
      <w:szCs w:val="22"/>
    </w:rPr>
  </w:style>
  <w:style w:type="character" w:customStyle="1" w:styleId="Heading3Char">
    <w:name w:val="Heading 3 Char"/>
    <w:basedOn w:val="DefaultParagraphFont"/>
    <w:link w:val="Heading3"/>
    <w:rsid w:val="00477C5E"/>
    <w:rPr>
      <w:rFonts w:ascii="Tw Cen MT Condensed" w:eastAsia="Times New Roman" w:hAnsi="Tw Cen MT Condensed" w:cs="Times New Roman"/>
      <w:b/>
      <w:sz w:val="28"/>
    </w:rPr>
  </w:style>
  <w:style w:type="character" w:customStyle="1" w:styleId="Heading2Char">
    <w:name w:val="Heading 2 Char"/>
    <w:basedOn w:val="DefaultParagraphFont"/>
    <w:link w:val="Heading2"/>
    <w:uiPriority w:val="9"/>
    <w:rsid w:val="009B1A80"/>
    <w:rPr>
      <w:rFonts w:ascii="Arial" w:eastAsiaTheme="majorEastAsia" w:hAnsi="Arial" w:cs="Times New Roman (Headings CS)"/>
      <w:b/>
      <w:bCs/>
      <w:smallCaps/>
      <w:color w:val="4472C4" w:themeColor="accent1"/>
      <w:sz w:val="32"/>
      <w:szCs w:val="26"/>
    </w:rPr>
  </w:style>
  <w:style w:type="character" w:customStyle="1" w:styleId="Heading1Char">
    <w:name w:val="Heading 1 Char"/>
    <w:basedOn w:val="DefaultParagraphFont"/>
    <w:link w:val="Heading1"/>
    <w:uiPriority w:val="9"/>
    <w:rsid w:val="006371EA"/>
    <w:rPr>
      <w:rFonts w:ascii="Arial" w:eastAsiaTheme="majorEastAsia" w:hAnsi="Arial" w:cstheme="majorBidi"/>
      <w:b/>
      <w:bCs/>
      <w:color w:val="2D4F8E" w:themeColor="accent1" w:themeShade="B5"/>
      <w:sz w:val="32"/>
      <w:szCs w:val="32"/>
    </w:rPr>
  </w:style>
  <w:style w:type="table" w:styleId="TableGrid">
    <w:name w:val="Table Grid"/>
    <w:basedOn w:val="TableNormal"/>
    <w:uiPriority w:val="59"/>
    <w:rsid w:val="00FF6634"/>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FF6634"/>
    <w:pPr>
      <w:jc w:val="center"/>
    </w:pPr>
    <w:rPr>
      <w:rFonts w:ascii="Arial" w:eastAsiaTheme="minorHAnsi" w:hAnsi="Arial" w:cs="Arial"/>
      <w:sz w:val="20"/>
    </w:rPr>
  </w:style>
  <w:style w:type="paragraph" w:customStyle="1" w:styleId="EndNoteBibliography">
    <w:name w:val="EndNote Bibliography"/>
    <w:basedOn w:val="Normal"/>
    <w:rsid w:val="00FF6634"/>
    <w:rPr>
      <w:rFonts w:ascii="Arial" w:eastAsiaTheme="minorHAnsi" w:hAnsi="Arial" w:cs="Arial"/>
      <w:sz w:val="20"/>
    </w:rPr>
  </w:style>
  <w:style w:type="paragraph" w:styleId="Footer">
    <w:name w:val="footer"/>
    <w:basedOn w:val="Normal"/>
    <w:link w:val="FooterChar"/>
    <w:uiPriority w:val="99"/>
    <w:unhideWhenUsed/>
    <w:rsid w:val="00BF2C41"/>
    <w:pPr>
      <w:tabs>
        <w:tab w:val="center" w:pos="4320"/>
        <w:tab w:val="right" w:pos="8640"/>
      </w:tabs>
    </w:pPr>
  </w:style>
  <w:style w:type="character" w:customStyle="1" w:styleId="FooterChar">
    <w:name w:val="Footer Char"/>
    <w:basedOn w:val="DefaultParagraphFont"/>
    <w:link w:val="Footer"/>
    <w:uiPriority w:val="99"/>
    <w:rsid w:val="00BF2C41"/>
  </w:style>
  <w:style w:type="character" w:styleId="PageNumber">
    <w:name w:val="page number"/>
    <w:basedOn w:val="DefaultParagraphFont"/>
    <w:uiPriority w:val="99"/>
    <w:semiHidden/>
    <w:unhideWhenUsed/>
    <w:rsid w:val="00BF2C41"/>
  </w:style>
  <w:style w:type="paragraph" w:styleId="ListBullet3">
    <w:name w:val="List Bullet 3"/>
    <w:basedOn w:val="Normal"/>
    <w:qFormat/>
    <w:rsid w:val="0096099B"/>
    <w:pPr>
      <w:numPr>
        <w:numId w:val="26"/>
      </w:numPr>
      <w:spacing w:after="120"/>
    </w:pPr>
    <w:rPr>
      <w:rFonts w:ascii="Calibri" w:hAnsi="Calibri"/>
      <w:sz w:val="22"/>
    </w:rPr>
  </w:style>
  <w:style w:type="character" w:customStyle="1" w:styleId="UnresolvedMention2">
    <w:name w:val="Unresolved Mention2"/>
    <w:basedOn w:val="DefaultParagraphFont"/>
    <w:uiPriority w:val="99"/>
    <w:semiHidden/>
    <w:unhideWhenUsed/>
    <w:rsid w:val="00087DB1"/>
    <w:rPr>
      <w:color w:val="605E5C"/>
      <w:shd w:val="clear" w:color="auto" w:fill="E1DFDD"/>
    </w:rPr>
  </w:style>
  <w:style w:type="character" w:customStyle="1" w:styleId="UnresolvedMention3">
    <w:name w:val="Unresolved Mention3"/>
    <w:basedOn w:val="DefaultParagraphFont"/>
    <w:uiPriority w:val="99"/>
    <w:semiHidden/>
    <w:unhideWhenUsed/>
    <w:rsid w:val="00BB2E67"/>
    <w:rPr>
      <w:color w:val="605E5C"/>
      <w:shd w:val="clear" w:color="auto" w:fill="E1DFDD"/>
    </w:rPr>
  </w:style>
  <w:style w:type="paragraph" w:customStyle="1" w:styleId="ExecutiveSummaryBullet1">
    <w:name w:val="Executive Summary Bullet 1"/>
    <w:basedOn w:val="BodyText"/>
    <w:qFormat/>
    <w:rsid w:val="008B2B2E"/>
    <w:pPr>
      <w:numPr>
        <w:numId w:val="37"/>
      </w:numPr>
      <w:spacing w:before="40" w:after="40" w:line="240" w:lineRule="auto"/>
    </w:pPr>
    <w:rPr>
      <w:rFonts w:ascii="Calibri" w:eastAsia="Calibri" w:hAnsi="Calibri" w:cs="Calibri"/>
      <w:szCs w:val="24"/>
    </w:rPr>
  </w:style>
  <w:style w:type="paragraph" w:styleId="ListNumber">
    <w:name w:val="List Number"/>
    <w:aliases w:val="List Number 1"/>
    <w:basedOn w:val="Normal"/>
    <w:qFormat/>
    <w:rsid w:val="00947BF5"/>
    <w:pPr>
      <w:numPr>
        <w:numId w:val="38"/>
      </w:numPr>
      <w:spacing w:after="120"/>
    </w:pPr>
    <w:rPr>
      <w:rFonts w:ascii="Calibri" w:hAnsi="Calibri"/>
      <w:sz w:val="22"/>
    </w:rPr>
  </w:style>
  <w:style w:type="paragraph" w:styleId="ListNumber3">
    <w:name w:val="List Number 3"/>
    <w:basedOn w:val="Normal"/>
    <w:uiPriority w:val="99"/>
    <w:qFormat/>
    <w:rsid w:val="00947BF5"/>
    <w:pPr>
      <w:numPr>
        <w:numId w:val="39"/>
      </w:numPr>
      <w:spacing w:after="120"/>
    </w:pPr>
    <w:rPr>
      <w:rFonts w:ascii="Calibri" w:eastAsia="Calibri" w:hAnsi="Calibri" w:cs="Calibri"/>
      <w:sz w:val="22"/>
      <w:szCs w:val="22"/>
    </w:rPr>
  </w:style>
  <w:style w:type="paragraph" w:styleId="NormalWeb">
    <w:name w:val="Normal (Web)"/>
    <w:basedOn w:val="Normal"/>
    <w:uiPriority w:val="99"/>
    <w:unhideWhenUsed/>
    <w:rsid w:val="00D13F34"/>
    <w:pPr>
      <w:spacing w:before="100" w:beforeAutospacing="1" w:after="100" w:afterAutospacing="1"/>
    </w:pPr>
  </w:style>
  <w:style w:type="character" w:customStyle="1" w:styleId="UnresolvedMention">
    <w:name w:val="Unresolved Mention"/>
    <w:basedOn w:val="DefaultParagraphFont"/>
    <w:uiPriority w:val="99"/>
    <w:semiHidden/>
    <w:unhideWhenUsed/>
    <w:rsid w:val="009B2B03"/>
    <w:rPr>
      <w:color w:val="605E5C"/>
      <w:shd w:val="clear" w:color="auto" w:fill="E1DFDD"/>
    </w:rPr>
  </w:style>
  <w:style w:type="paragraph" w:styleId="TOCHeading">
    <w:name w:val="TOC Heading"/>
    <w:basedOn w:val="Heading1"/>
    <w:next w:val="Normal"/>
    <w:uiPriority w:val="39"/>
    <w:unhideWhenUsed/>
    <w:qFormat/>
    <w:rsid w:val="0087588B"/>
    <w:pPr>
      <w:spacing w:line="276" w:lineRule="auto"/>
      <w:outlineLvl w:val="9"/>
    </w:pPr>
    <w:rPr>
      <w:color w:val="2F5496" w:themeColor="accent1" w:themeShade="BF"/>
      <w:sz w:val="28"/>
      <w:szCs w:val="28"/>
    </w:rPr>
  </w:style>
  <w:style w:type="paragraph" w:styleId="TOC2">
    <w:name w:val="toc 2"/>
    <w:basedOn w:val="Normal"/>
    <w:next w:val="Normal"/>
    <w:autoRedefine/>
    <w:uiPriority w:val="39"/>
    <w:unhideWhenUsed/>
    <w:rsid w:val="009824E6"/>
    <w:pPr>
      <w:spacing w:before="120"/>
      <w:ind w:left="240"/>
    </w:pPr>
    <w:rPr>
      <w:rFonts w:ascii="Arial" w:hAnsi="Arial"/>
      <w:b/>
      <w:bCs/>
      <w:color w:val="4472C4" w:themeColor="accent1"/>
      <w:sz w:val="22"/>
      <w:szCs w:val="22"/>
    </w:rPr>
  </w:style>
  <w:style w:type="paragraph" w:styleId="TOC1">
    <w:name w:val="toc 1"/>
    <w:basedOn w:val="Normal"/>
    <w:next w:val="Normal"/>
    <w:autoRedefine/>
    <w:uiPriority w:val="39"/>
    <w:unhideWhenUsed/>
    <w:rsid w:val="009824E6"/>
    <w:pPr>
      <w:spacing w:before="120"/>
    </w:pPr>
    <w:rPr>
      <w:rFonts w:ascii="Arial" w:hAnsi="Arial"/>
      <w:b/>
      <w:bCs/>
      <w:i/>
      <w:iCs/>
      <w:color w:val="2F5496" w:themeColor="accent1" w:themeShade="BF"/>
    </w:rPr>
  </w:style>
  <w:style w:type="paragraph" w:styleId="TOC3">
    <w:name w:val="toc 3"/>
    <w:basedOn w:val="Normal"/>
    <w:next w:val="Normal"/>
    <w:autoRedefine/>
    <w:uiPriority w:val="39"/>
    <w:unhideWhenUsed/>
    <w:rsid w:val="006371EA"/>
    <w:pPr>
      <w:ind w:left="480"/>
    </w:pPr>
    <w:rPr>
      <w:rFonts w:ascii="Arial" w:hAnsi="Arial"/>
      <w:sz w:val="20"/>
      <w:szCs w:val="20"/>
    </w:rPr>
  </w:style>
  <w:style w:type="paragraph" w:styleId="TOC4">
    <w:name w:val="toc 4"/>
    <w:basedOn w:val="Normal"/>
    <w:next w:val="Normal"/>
    <w:autoRedefine/>
    <w:uiPriority w:val="39"/>
    <w:unhideWhenUsed/>
    <w:rsid w:val="006371EA"/>
    <w:pPr>
      <w:ind w:left="720"/>
    </w:pPr>
    <w:rPr>
      <w:rFonts w:ascii="Arial" w:hAnsi="Arial"/>
      <w:sz w:val="20"/>
      <w:szCs w:val="20"/>
    </w:rPr>
  </w:style>
  <w:style w:type="paragraph" w:styleId="TOC5">
    <w:name w:val="toc 5"/>
    <w:basedOn w:val="Normal"/>
    <w:next w:val="Normal"/>
    <w:autoRedefine/>
    <w:uiPriority w:val="39"/>
    <w:unhideWhenUsed/>
    <w:rsid w:val="0087588B"/>
    <w:pPr>
      <w:ind w:left="960"/>
    </w:pPr>
    <w:rPr>
      <w:sz w:val="20"/>
      <w:szCs w:val="20"/>
    </w:rPr>
  </w:style>
  <w:style w:type="paragraph" w:styleId="TOC6">
    <w:name w:val="toc 6"/>
    <w:basedOn w:val="Normal"/>
    <w:next w:val="Normal"/>
    <w:autoRedefine/>
    <w:uiPriority w:val="39"/>
    <w:unhideWhenUsed/>
    <w:rsid w:val="0087588B"/>
    <w:pPr>
      <w:ind w:left="1200"/>
    </w:pPr>
    <w:rPr>
      <w:sz w:val="20"/>
      <w:szCs w:val="20"/>
    </w:rPr>
  </w:style>
  <w:style w:type="paragraph" w:styleId="TOC7">
    <w:name w:val="toc 7"/>
    <w:basedOn w:val="Normal"/>
    <w:next w:val="Normal"/>
    <w:autoRedefine/>
    <w:uiPriority w:val="39"/>
    <w:unhideWhenUsed/>
    <w:rsid w:val="0087588B"/>
    <w:pPr>
      <w:ind w:left="1440"/>
    </w:pPr>
    <w:rPr>
      <w:sz w:val="20"/>
      <w:szCs w:val="20"/>
    </w:rPr>
  </w:style>
  <w:style w:type="paragraph" w:styleId="TOC8">
    <w:name w:val="toc 8"/>
    <w:basedOn w:val="Normal"/>
    <w:next w:val="Normal"/>
    <w:autoRedefine/>
    <w:uiPriority w:val="39"/>
    <w:unhideWhenUsed/>
    <w:rsid w:val="0087588B"/>
    <w:pPr>
      <w:ind w:left="1680"/>
    </w:pPr>
    <w:rPr>
      <w:sz w:val="20"/>
      <w:szCs w:val="20"/>
    </w:rPr>
  </w:style>
  <w:style w:type="paragraph" w:styleId="TOC9">
    <w:name w:val="toc 9"/>
    <w:basedOn w:val="Normal"/>
    <w:next w:val="Normal"/>
    <w:autoRedefine/>
    <w:uiPriority w:val="39"/>
    <w:unhideWhenUsed/>
    <w:rsid w:val="0087588B"/>
    <w:pPr>
      <w:ind w:left="1920"/>
    </w:pPr>
    <w:rPr>
      <w:sz w:val="20"/>
      <w:szCs w:val="20"/>
    </w:rPr>
  </w:style>
  <w:style w:type="paragraph" w:customStyle="1" w:styleId="Style1">
    <w:name w:val="Style1"/>
    <w:basedOn w:val="Heading2"/>
    <w:qFormat/>
    <w:rsid w:val="00884261"/>
    <w:rPr>
      <w:smallCaps w:val="0"/>
      <w:sz w:val="28"/>
    </w:rPr>
  </w:style>
  <w:style w:type="paragraph" w:customStyle="1" w:styleId="Style2">
    <w:name w:val="Style2"/>
    <w:basedOn w:val="Heading2"/>
    <w:qFormat/>
    <w:rsid w:val="0087588B"/>
    <w:rPr>
      <w:sz w:val="28"/>
    </w:rPr>
  </w:style>
  <w:style w:type="character" w:styleId="FollowedHyperlink">
    <w:name w:val="FollowedHyperlink"/>
    <w:basedOn w:val="DefaultParagraphFont"/>
    <w:uiPriority w:val="99"/>
    <w:semiHidden/>
    <w:unhideWhenUsed/>
    <w:rsid w:val="00F82033"/>
    <w:rPr>
      <w:color w:val="954F72" w:themeColor="followedHyperlink"/>
      <w:u w:val="single"/>
    </w:rPr>
  </w:style>
  <w:style w:type="paragraph" w:styleId="Header">
    <w:name w:val="header"/>
    <w:basedOn w:val="Normal"/>
    <w:link w:val="HeaderChar"/>
    <w:uiPriority w:val="99"/>
    <w:unhideWhenUsed/>
    <w:rsid w:val="00505E34"/>
    <w:pPr>
      <w:tabs>
        <w:tab w:val="center" w:pos="4680"/>
        <w:tab w:val="right" w:pos="9360"/>
      </w:tabs>
    </w:pPr>
  </w:style>
  <w:style w:type="character" w:customStyle="1" w:styleId="HeaderChar">
    <w:name w:val="Header Char"/>
    <w:basedOn w:val="DefaultParagraphFont"/>
    <w:link w:val="Header"/>
    <w:uiPriority w:val="99"/>
    <w:rsid w:val="00505E34"/>
  </w:style>
  <w:style w:type="character" w:customStyle="1" w:styleId="apple-converted-space">
    <w:name w:val="apple-converted-space"/>
    <w:basedOn w:val="DefaultParagraphFont"/>
    <w:rsid w:val="00D474F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qFormat="1"/>
    <w:lsdException w:name="List Bullet 3" w:uiPriority="0" w:qFormat="1"/>
    <w:lsdException w:name="List Number 3"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4FE"/>
    <w:rPr>
      <w:rFonts w:ascii="Times New Roman" w:eastAsia="Times New Roman" w:hAnsi="Times New Roman" w:cs="Times New Roman"/>
    </w:rPr>
  </w:style>
  <w:style w:type="paragraph" w:styleId="Heading1">
    <w:name w:val="heading 1"/>
    <w:basedOn w:val="Normal"/>
    <w:next w:val="Normal"/>
    <w:link w:val="Heading1Char"/>
    <w:uiPriority w:val="9"/>
    <w:qFormat/>
    <w:rsid w:val="006371EA"/>
    <w:pPr>
      <w:keepNext/>
      <w:keepLines/>
      <w:spacing w:before="480" w:after="360"/>
      <w:outlineLvl w:val="0"/>
    </w:pPr>
    <w:rPr>
      <w:rFonts w:ascii="Arial" w:eastAsiaTheme="majorEastAsia" w:hAnsi="Arial"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9B1A80"/>
    <w:pPr>
      <w:keepNext/>
      <w:keepLines/>
      <w:spacing w:before="200"/>
      <w:outlineLvl w:val="1"/>
    </w:pPr>
    <w:rPr>
      <w:rFonts w:ascii="Arial" w:eastAsiaTheme="majorEastAsia" w:hAnsi="Arial" w:cs="Times New Roman (Headings CS)"/>
      <w:b/>
      <w:bCs/>
      <w:smallCaps/>
      <w:color w:val="4472C4" w:themeColor="accent1"/>
      <w:sz w:val="32"/>
      <w:szCs w:val="26"/>
    </w:rPr>
  </w:style>
  <w:style w:type="paragraph" w:styleId="Heading3">
    <w:name w:val="heading 3"/>
    <w:basedOn w:val="Normal"/>
    <w:next w:val="BodyText"/>
    <w:link w:val="Heading3Char"/>
    <w:qFormat/>
    <w:rsid w:val="00477C5E"/>
    <w:pPr>
      <w:keepNext/>
      <w:spacing w:before="180" w:after="60"/>
      <w:outlineLvl w:val="2"/>
    </w:pPr>
    <w:rPr>
      <w:rFonts w:ascii="Tw Cen MT Condensed" w:hAnsi="Tw Cen MT Condensed"/>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2466"/>
    <w:rPr>
      <w:color w:val="0563C1" w:themeColor="hyperlink"/>
      <w:u w:val="single"/>
    </w:rPr>
  </w:style>
  <w:style w:type="character" w:customStyle="1" w:styleId="UnresolvedMention1">
    <w:name w:val="Unresolved Mention1"/>
    <w:basedOn w:val="DefaultParagraphFont"/>
    <w:uiPriority w:val="99"/>
    <w:semiHidden/>
    <w:unhideWhenUsed/>
    <w:rsid w:val="00C22466"/>
    <w:rPr>
      <w:color w:val="605E5C"/>
      <w:shd w:val="clear" w:color="auto" w:fill="E1DFDD"/>
    </w:rPr>
  </w:style>
  <w:style w:type="paragraph" w:styleId="BalloonText">
    <w:name w:val="Balloon Text"/>
    <w:basedOn w:val="Normal"/>
    <w:link w:val="BalloonTextChar"/>
    <w:uiPriority w:val="99"/>
    <w:semiHidden/>
    <w:unhideWhenUsed/>
    <w:rsid w:val="00DF77D6"/>
    <w:rPr>
      <w:sz w:val="18"/>
      <w:szCs w:val="18"/>
    </w:rPr>
  </w:style>
  <w:style w:type="character" w:customStyle="1" w:styleId="BalloonTextChar">
    <w:name w:val="Balloon Text Char"/>
    <w:basedOn w:val="DefaultParagraphFont"/>
    <w:link w:val="BalloonText"/>
    <w:uiPriority w:val="99"/>
    <w:semiHidden/>
    <w:rsid w:val="00DF77D6"/>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F77D6"/>
    <w:rPr>
      <w:sz w:val="16"/>
      <w:szCs w:val="16"/>
    </w:rPr>
  </w:style>
  <w:style w:type="paragraph" w:styleId="CommentText">
    <w:name w:val="annotation text"/>
    <w:basedOn w:val="Normal"/>
    <w:link w:val="CommentTextChar"/>
    <w:uiPriority w:val="99"/>
    <w:unhideWhenUsed/>
    <w:rsid w:val="00DF77D6"/>
    <w:rPr>
      <w:sz w:val="20"/>
      <w:szCs w:val="20"/>
    </w:rPr>
  </w:style>
  <w:style w:type="character" w:customStyle="1" w:styleId="CommentTextChar">
    <w:name w:val="Comment Text Char"/>
    <w:basedOn w:val="DefaultParagraphFont"/>
    <w:link w:val="CommentText"/>
    <w:uiPriority w:val="99"/>
    <w:rsid w:val="00DF77D6"/>
    <w:rPr>
      <w:sz w:val="20"/>
      <w:szCs w:val="20"/>
    </w:rPr>
  </w:style>
  <w:style w:type="paragraph" w:styleId="CommentSubject">
    <w:name w:val="annotation subject"/>
    <w:basedOn w:val="CommentText"/>
    <w:next w:val="CommentText"/>
    <w:link w:val="CommentSubjectChar"/>
    <w:uiPriority w:val="99"/>
    <w:semiHidden/>
    <w:unhideWhenUsed/>
    <w:rsid w:val="00DF77D6"/>
    <w:rPr>
      <w:b/>
      <w:bCs/>
    </w:rPr>
  </w:style>
  <w:style w:type="character" w:customStyle="1" w:styleId="CommentSubjectChar">
    <w:name w:val="Comment Subject Char"/>
    <w:basedOn w:val="CommentTextChar"/>
    <w:link w:val="CommentSubject"/>
    <w:uiPriority w:val="99"/>
    <w:semiHidden/>
    <w:rsid w:val="00DF77D6"/>
    <w:rPr>
      <w:b/>
      <w:bCs/>
      <w:sz w:val="20"/>
      <w:szCs w:val="20"/>
    </w:rPr>
  </w:style>
  <w:style w:type="paragraph" w:styleId="ListParagraph">
    <w:name w:val="List Paragraph"/>
    <w:basedOn w:val="Normal"/>
    <w:uiPriority w:val="34"/>
    <w:qFormat/>
    <w:rsid w:val="004A793A"/>
    <w:pPr>
      <w:ind w:left="720"/>
      <w:contextualSpacing/>
    </w:pPr>
  </w:style>
  <w:style w:type="paragraph" w:styleId="Revision">
    <w:name w:val="Revision"/>
    <w:hidden/>
    <w:uiPriority w:val="99"/>
    <w:semiHidden/>
    <w:rsid w:val="00C6608A"/>
  </w:style>
  <w:style w:type="paragraph" w:styleId="BodyText">
    <w:name w:val="Body Text"/>
    <w:basedOn w:val="Normal"/>
    <w:link w:val="BodyTextChar"/>
    <w:uiPriority w:val="99"/>
    <w:unhideWhenUsed/>
    <w:rsid w:val="006C51C5"/>
    <w:pPr>
      <w:spacing w:before="60" w:after="180" w:line="264" w:lineRule="auto"/>
    </w:pPr>
    <w:rPr>
      <w:sz w:val="22"/>
      <w:szCs w:val="22"/>
    </w:rPr>
  </w:style>
  <w:style w:type="character" w:customStyle="1" w:styleId="BodyTextChar">
    <w:name w:val="Body Text Char"/>
    <w:basedOn w:val="DefaultParagraphFont"/>
    <w:link w:val="BodyText"/>
    <w:uiPriority w:val="99"/>
    <w:rsid w:val="006C51C5"/>
    <w:rPr>
      <w:sz w:val="22"/>
      <w:szCs w:val="22"/>
    </w:rPr>
  </w:style>
  <w:style w:type="character" w:customStyle="1" w:styleId="Heading3Char">
    <w:name w:val="Heading 3 Char"/>
    <w:basedOn w:val="DefaultParagraphFont"/>
    <w:link w:val="Heading3"/>
    <w:rsid w:val="00477C5E"/>
    <w:rPr>
      <w:rFonts w:ascii="Tw Cen MT Condensed" w:eastAsia="Times New Roman" w:hAnsi="Tw Cen MT Condensed" w:cs="Times New Roman"/>
      <w:b/>
      <w:sz w:val="28"/>
    </w:rPr>
  </w:style>
  <w:style w:type="character" w:customStyle="1" w:styleId="Heading2Char">
    <w:name w:val="Heading 2 Char"/>
    <w:basedOn w:val="DefaultParagraphFont"/>
    <w:link w:val="Heading2"/>
    <w:uiPriority w:val="9"/>
    <w:rsid w:val="009B1A80"/>
    <w:rPr>
      <w:rFonts w:ascii="Arial" w:eastAsiaTheme="majorEastAsia" w:hAnsi="Arial" w:cs="Times New Roman (Headings CS)"/>
      <w:b/>
      <w:bCs/>
      <w:smallCaps/>
      <w:color w:val="4472C4" w:themeColor="accent1"/>
      <w:sz w:val="32"/>
      <w:szCs w:val="26"/>
    </w:rPr>
  </w:style>
  <w:style w:type="character" w:customStyle="1" w:styleId="Heading1Char">
    <w:name w:val="Heading 1 Char"/>
    <w:basedOn w:val="DefaultParagraphFont"/>
    <w:link w:val="Heading1"/>
    <w:uiPriority w:val="9"/>
    <w:rsid w:val="006371EA"/>
    <w:rPr>
      <w:rFonts w:ascii="Arial" w:eastAsiaTheme="majorEastAsia" w:hAnsi="Arial" w:cstheme="majorBidi"/>
      <w:b/>
      <w:bCs/>
      <w:color w:val="2D4F8E" w:themeColor="accent1" w:themeShade="B5"/>
      <w:sz w:val="32"/>
      <w:szCs w:val="32"/>
    </w:rPr>
  </w:style>
  <w:style w:type="table" w:styleId="TableGrid">
    <w:name w:val="Table Grid"/>
    <w:basedOn w:val="TableNormal"/>
    <w:uiPriority w:val="59"/>
    <w:rsid w:val="00FF6634"/>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FF6634"/>
    <w:pPr>
      <w:jc w:val="center"/>
    </w:pPr>
    <w:rPr>
      <w:rFonts w:ascii="Arial" w:eastAsiaTheme="minorHAnsi" w:hAnsi="Arial" w:cs="Arial"/>
      <w:sz w:val="20"/>
    </w:rPr>
  </w:style>
  <w:style w:type="paragraph" w:customStyle="1" w:styleId="EndNoteBibliography">
    <w:name w:val="EndNote Bibliography"/>
    <w:basedOn w:val="Normal"/>
    <w:rsid w:val="00FF6634"/>
    <w:rPr>
      <w:rFonts w:ascii="Arial" w:eastAsiaTheme="minorHAnsi" w:hAnsi="Arial" w:cs="Arial"/>
      <w:sz w:val="20"/>
    </w:rPr>
  </w:style>
  <w:style w:type="paragraph" w:styleId="Footer">
    <w:name w:val="footer"/>
    <w:basedOn w:val="Normal"/>
    <w:link w:val="FooterChar"/>
    <w:uiPriority w:val="99"/>
    <w:unhideWhenUsed/>
    <w:rsid w:val="00BF2C41"/>
    <w:pPr>
      <w:tabs>
        <w:tab w:val="center" w:pos="4320"/>
        <w:tab w:val="right" w:pos="8640"/>
      </w:tabs>
    </w:pPr>
  </w:style>
  <w:style w:type="character" w:customStyle="1" w:styleId="FooterChar">
    <w:name w:val="Footer Char"/>
    <w:basedOn w:val="DefaultParagraphFont"/>
    <w:link w:val="Footer"/>
    <w:uiPriority w:val="99"/>
    <w:rsid w:val="00BF2C41"/>
  </w:style>
  <w:style w:type="character" w:styleId="PageNumber">
    <w:name w:val="page number"/>
    <w:basedOn w:val="DefaultParagraphFont"/>
    <w:uiPriority w:val="99"/>
    <w:semiHidden/>
    <w:unhideWhenUsed/>
    <w:rsid w:val="00BF2C41"/>
  </w:style>
  <w:style w:type="paragraph" w:styleId="ListBullet3">
    <w:name w:val="List Bullet 3"/>
    <w:basedOn w:val="Normal"/>
    <w:qFormat/>
    <w:rsid w:val="0096099B"/>
    <w:pPr>
      <w:numPr>
        <w:numId w:val="26"/>
      </w:numPr>
      <w:spacing w:after="120"/>
    </w:pPr>
    <w:rPr>
      <w:rFonts w:ascii="Calibri" w:hAnsi="Calibri"/>
      <w:sz w:val="22"/>
    </w:rPr>
  </w:style>
  <w:style w:type="character" w:customStyle="1" w:styleId="UnresolvedMention2">
    <w:name w:val="Unresolved Mention2"/>
    <w:basedOn w:val="DefaultParagraphFont"/>
    <w:uiPriority w:val="99"/>
    <w:semiHidden/>
    <w:unhideWhenUsed/>
    <w:rsid w:val="00087DB1"/>
    <w:rPr>
      <w:color w:val="605E5C"/>
      <w:shd w:val="clear" w:color="auto" w:fill="E1DFDD"/>
    </w:rPr>
  </w:style>
  <w:style w:type="character" w:customStyle="1" w:styleId="UnresolvedMention3">
    <w:name w:val="Unresolved Mention3"/>
    <w:basedOn w:val="DefaultParagraphFont"/>
    <w:uiPriority w:val="99"/>
    <w:semiHidden/>
    <w:unhideWhenUsed/>
    <w:rsid w:val="00BB2E67"/>
    <w:rPr>
      <w:color w:val="605E5C"/>
      <w:shd w:val="clear" w:color="auto" w:fill="E1DFDD"/>
    </w:rPr>
  </w:style>
  <w:style w:type="paragraph" w:customStyle="1" w:styleId="ExecutiveSummaryBullet1">
    <w:name w:val="Executive Summary Bullet 1"/>
    <w:basedOn w:val="BodyText"/>
    <w:qFormat/>
    <w:rsid w:val="008B2B2E"/>
    <w:pPr>
      <w:numPr>
        <w:numId w:val="37"/>
      </w:numPr>
      <w:spacing w:before="40" w:after="40" w:line="240" w:lineRule="auto"/>
    </w:pPr>
    <w:rPr>
      <w:rFonts w:ascii="Calibri" w:eastAsia="Calibri" w:hAnsi="Calibri" w:cs="Calibri"/>
      <w:szCs w:val="24"/>
    </w:rPr>
  </w:style>
  <w:style w:type="paragraph" w:styleId="ListNumber">
    <w:name w:val="List Number"/>
    <w:aliases w:val="List Number 1"/>
    <w:basedOn w:val="Normal"/>
    <w:qFormat/>
    <w:rsid w:val="00947BF5"/>
    <w:pPr>
      <w:numPr>
        <w:numId w:val="38"/>
      </w:numPr>
      <w:spacing w:after="120"/>
    </w:pPr>
    <w:rPr>
      <w:rFonts w:ascii="Calibri" w:hAnsi="Calibri"/>
      <w:sz w:val="22"/>
    </w:rPr>
  </w:style>
  <w:style w:type="paragraph" w:styleId="ListNumber3">
    <w:name w:val="List Number 3"/>
    <w:basedOn w:val="Normal"/>
    <w:uiPriority w:val="99"/>
    <w:qFormat/>
    <w:rsid w:val="00947BF5"/>
    <w:pPr>
      <w:numPr>
        <w:numId w:val="39"/>
      </w:numPr>
      <w:spacing w:after="120"/>
    </w:pPr>
    <w:rPr>
      <w:rFonts w:ascii="Calibri" w:eastAsia="Calibri" w:hAnsi="Calibri" w:cs="Calibri"/>
      <w:sz w:val="22"/>
      <w:szCs w:val="22"/>
    </w:rPr>
  </w:style>
  <w:style w:type="paragraph" w:styleId="NormalWeb">
    <w:name w:val="Normal (Web)"/>
    <w:basedOn w:val="Normal"/>
    <w:uiPriority w:val="99"/>
    <w:unhideWhenUsed/>
    <w:rsid w:val="00D13F34"/>
    <w:pPr>
      <w:spacing w:before="100" w:beforeAutospacing="1" w:after="100" w:afterAutospacing="1"/>
    </w:pPr>
  </w:style>
  <w:style w:type="character" w:customStyle="1" w:styleId="UnresolvedMention">
    <w:name w:val="Unresolved Mention"/>
    <w:basedOn w:val="DefaultParagraphFont"/>
    <w:uiPriority w:val="99"/>
    <w:semiHidden/>
    <w:unhideWhenUsed/>
    <w:rsid w:val="009B2B03"/>
    <w:rPr>
      <w:color w:val="605E5C"/>
      <w:shd w:val="clear" w:color="auto" w:fill="E1DFDD"/>
    </w:rPr>
  </w:style>
  <w:style w:type="paragraph" w:styleId="TOCHeading">
    <w:name w:val="TOC Heading"/>
    <w:basedOn w:val="Heading1"/>
    <w:next w:val="Normal"/>
    <w:uiPriority w:val="39"/>
    <w:unhideWhenUsed/>
    <w:qFormat/>
    <w:rsid w:val="0087588B"/>
    <w:pPr>
      <w:spacing w:line="276" w:lineRule="auto"/>
      <w:outlineLvl w:val="9"/>
    </w:pPr>
    <w:rPr>
      <w:color w:val="2F5496" w:themeColor="accent1" w:themeShade="BF"/>
      <w:sz w:val="28"/>
      <w:szCs w:val="28"/>
    </w:rPr>
  </w:style>
  <w:style w:type="paragraph" w:styleId="TOC2">
    <w:name w:val="toc 2"/>
    <w:basedOn w:val="Normal"/>
    <w:next w:val="Normal"/>
    <w:autoRedefine/>
    <w:uiPriority w:val="39"/>
    <w:unhideWhenUsed/>
    <w:rsid w:val="009824E6"/>
    <w:pPr>
      <w:spacing w:before="120"/>
      <w:ind w:left="240"/>
    </w:pPr>
    <w:rPr>
      <w:rFonts w:ascii="Arial" w:hAnsi="Arial"/>
      <w:b/>
      <w:bCs/>
      <w:color w:val="4472C4" w:themeColor="accent1"/>
      <w:sz w:val="22"/>
      <w:szCs w:val="22"/>
    </w:rPr>
  </w:style>
  <w:style w:type="paragraph" w:styleId="TOC1">
    <w:name w:val="toc 1"/>
    <w:basedOn w:val="Normal"/>
    <w:next w:val="Normal"/>
    <w:autoRedefine/>
    <w:uiPriority w:val="39"/>
    <w:unhideWhenUsed/>
    <w:rsid w:val="009824E6"/>
    <w:pPr>
      <w:spacing w:before="120"/>
    </w:pPr>
    <w:rPr>
      <w:rFonts w:ascii="Arial" w:hAnsi="Arial"/>
      <w:b/>
      <w:bCs/>
      <w:i/>
      <w:iCs/>
      <w:color w:val="2F5496" w:themeColor="accent1" w:themeShade="BF"/>
    </w:rPr>
  </w:style>
  <w:style w:type="paragraph" w:styleId="TOC3">
    <w:name w:val="toc 3"/>
    <w:basedOn w:val="Normal"/>
    <w:next w:val="Normal"/>
    <w:autoRedefine/>
    <w:uiPriority w:val="39"/>
    <w:unhideWhenUsed/>
    <w:rsid w:val="006371EA"/>
    <w:pPr>
      <w:ind w:left="480"/>
    </w:pPr>
    <w:rPr>
      <w:rFonts w:ascii="Arial" w:hAnsi="Arial"/>
      <w:sz w:val="20"/>
      <w:szCs w:val="20"/>
    </w:rPr>
  </w:style>
  <w:style w:type="paragraph" w:styleId="TOC4">
    <w:name w:val="toc 4"/>
    <w:basedOn w:val="Normal"/>
    <w:next w:val="Normal"/>
    <w:autoRedefine/>
    <w:uiPriority w:val="39"/>
    <w:unhideWhenUsed/>
    <w:rsid w:val="006371EA"/>
    <w:pPr>
      <w:ind w:left="720"/>
    </w:pPr>
    <w:rPr>
      <w:rFonts w:ascii="Arial" w:hAnsi="Arial"/>
      <w:sz w:val="20"/>
      <w:szCs w:val="20"/>
    </w:rPr>
  </w:style>
  <w:style w:type="paragraph" w:styleId="TOC5">
    <w:name w:val="toc 5"/>
    <w:basedOn w:val="Normal"/>
    <w:next w:val="Normal"/>
    <w:autoRedefine/>
    <w:uiPriority w:val="39"/>
    <w:unhideWhenUsed/>
    <w:rsid w:val="0087588B"/>
    <w:pPr>
      <w:ind w:left="960"/>
    </w:pPr>
    <w:rPr>
      <w:sz w:val="20"/>
      <w:szCs w:val="20"/>
    </w:rPr>
  </w:style>
  <w:style w:type="paragraph" w:styleId="TOC6">
    <w:name w:val="toc 6"/>
    <w:basedOn w:val="Normal"/>
    <w:next w:val="Normal"/>
    <w:autoRedefine/>
    <w:uiPriority w:val="39"/>
    <w:unhideWhenUsed/>
    <w:rsid w:val="0087588B"/>
    <w:pPr>
      <w:ind w:left="1200"/>
    </w:pPr>
    <w:rPr>
      <w:sz w:val="20"/>
      <w:szCs w:val="20"/>
    </w:rPr>
  </w:style>
  <w:style w:type="paragraph" w:styleId="TOC7">
    <w:name w:val="toc 7"/>
    <w:basedOn w:val="Normal"/>
    <w:next w:val="Normal"/>
    <w:autoRedefine/>
    <w:uiPriority w:val="39"/>
    <w:unhideWhenUsed/>
    <w:rsid w:val="0087588B"/>
    <w:pPr>
      <w:ind w:left="1440"/>
    </w:pPr>
    <w:rPr>
      <w:sz w:val="20"/>
      <w:szCs w:val="20"/>
    </w:rPr>
  </w:style>
  <w:style w:type="paragraph" w:styleId="TOC8">
    <w:name w:val="toc 8"/>
    <w:basedOn w:val="Normal"/>
    <w:next w:val="Normal"/>
    <w:autoRedefine/>
    <w:uiPriority w:val="39"/>
    <w:unhideWhenUsed/>
    <w:rsid w:val="0087588B"/>
    <w:pPr>
      <w:ind w:left="1680"/>
    </w:pPr>
    <w:rPr>
      <w:sz w:val="20"/>
      <w:szCs w:val="20"/>
    </w:rPr>
  </w:style>
  <w:style w:type="paragraph" w:styleId="TOC9">
    <w:name w:val="toc 9"/>
    <w:basedOn w:val="Normal"/>
    <w:next w:val="Normal"/>
    <w:autoRedefine/>
    <w:uiPriority w:val="39"/>
    <w:unhideWhenUsed/>
    <w:rsid w:val="0087588B"/>
    <w:pPr>
      <w:ind w:left="1920"/>
    </w:pPr>
    <w:rPr>
      <w:sz w:val="20"/>
      <w:szCs w:val="20"/>
    </w:rPr>
  </w:style>
  <w:style w:type="paragraph" w:customStyle="1" w:styleId="Style1">
    <w:name w:val="Style1"/>
    <w:basedOn w:val="Heading2"/>
    <w:qFormat/>
    <w:rsid w:val="00884261"/>
    <w:rPr>
      <w:smallCaps w:val="0"/>
      <w:sz w:val="28"/>
    </w:rPr>
  </w:style>
  <w:style w:type="paragraph" w:customStyle="1" w:styleId="Style2">
    <w:name w:val="Style2"/>
    <w:basedOn w:val="Heading2"/>
    <w:qFormat/>
    <w:rsid w:val="0087588B"/>
    <w:rPr>
      <w:sz w:val="28"/>
    </w:rPr>
  </w:style>
  <w:style w:type="character" w:styleId="FollowedHyperlink">
    <w:name w:val="FollowedHyperlink"/>
    <w:basedOn w:val="DefaultParagraphFont"/>
    <w:uiPriority w:val="99"/>
    <w:semiHidden/>
    <w:unhideWhenUsed/>
    <w:rsid w:val="00F82033"/>
    <w:rPr>
      <w:color w:val="954F72" w:themeColor="followedHyperlink"/>
      <w:u w:val="single"/>
    </w:rPr>
  </w:style>
  <w:style w:type="paragraph" w:styleId="Header">
    <w:name w:val="header"/>
    <w:basedOn w:val="Normal"/>
    <w:link w:val="HeaderChar"/>
    <w:uiPriority w:val="99"/>
    <w:unhideWhenUsed/>
    <w:rsid w:val="00505E34"/>
    <w:pPr>
      <w:tabs>
        <w:tab w:val="center" w:pos="4680"/>
        <w:tab w:val="right" w:pos="9360"/>
      </w:tabs>
    </w:pPr>
  </w:style>
  <w:style w:type="character" w:customStyle="1" w:styleId="HeaderChar">
    <w:name w:val="Header Char"/>
    <w:basedOn w:val="DefaultParagraphFont"/>
    <w:link w:val="Header"/>
    <w:uiPriority w:val="99"/>
    <w:rsid w:val="00505E34"/>
  </w:style>
  <w:style w:type="character" w:customStyle="1" w:styleId="apple-converted-space">
    <w:name w:val="apple-converted-space"/>
    <w:basedOn w:val="DefaultParagraphFont"/>
    <w:rsid w:val="00D47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850401">
      <w:bodyDiv w:val="1"/>
      <w:marLeft w:val="0"/>
      <w:marRight w:val="0"/>
      <w:marTop w:val="0"/>
      <w:marBottom w:val="0"/>
      <w:divBdr>
        <w:top w:val="none" w:sz="0" w:space="0" w:color="auto"/>
        <w:left w:val="none" w:sz="0" w:space="0" w:color="auto"/>
        <w:bottom w:val="none" w:sz="0" w:space="0" w:color="auto"/>
        <w:right w:val="none" w:sz="0" w:space="0" w:color="auto"/>
      </w:divBdr>
      <w:divsChild>
        <w:div w:id="1049841129">
          <w:marLeft w:val="0"/>
          <w:marRight w:val="0"/>
          <w:marTop w:val="0"/>
          <w:marBottom w:val="0"/>
          <w:divBdr>
            <w:top w:val="none" w:sz="0" w:space="0" w:color="auto"/>
            <w:left w:val="none" w:sz="0" w:space="0" w:color="auto"/>
            <w:bottom w:val="none" w:sz="0" w:space="0" w:color="auto"/>
            <w:right w:val="none" w:sz="0" w:space="0" w:color="auto"/>
          </w:divBdr>
          <w:divsChild>
            <w:div w:id="261576925">
              <w:marLeft w:val="0"/>
              <w:marRight w:val="0"/>
              <w:marTop w:val="0"/>
              <w:marBottom w:val="0"/>
              <w:divBdr>
                <w:top w:val="none" w:sz="0" w:space="0" w:color="auto"/>
                <w:left w:val="none" w:sz="0" w:space="0" w:color="auto"/>
                <w:bottom w:val="none" w:sz="0" w:space="0" w:color="auto"/>
                <w:right w:val="none" w:sz="0" w:space="0" w:color="auto"/>
              </w:divBdr>
              <w:divsChild>
                <w:div w:id="11565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81344">
      <w:bodyDiv w:val="1"/>
      <w:marLeft w:val="0"/>
      <w:marRight w:val="0"/>
      <w:marTop w:val="0"/>
      <w:marBottom w:val="0"/>
      <w:divBdr>
        <w:top w:val="none" w:sz="0" w:space="0" w:color="auto"/>
        <w:left w:val="none" w:sz="0" w:space="0" w:color="auto"/>
        <w:bottom w:val="none" w:sz="0" w:space="0" w:color="auto"/>
        <w:right w:val="none" w:sz="0" w:space="0" w:color="auto"/>
      </w:divBdr>
    </w:div>
    <w:div w:id="849179223">
      <w:bodyDiv w:val="1"/>
      <w:marLeft w:val="0"/>
      <w:marRight w:val="0"/>
      <w:marTop w:val="0"/>
      <w:marBottom w:val="0"/>
      <w:divBdr>
        <w:top w:val="none" w:sz="0" w:space="0" w:color="auto"/>
        <w:left w:val="none" w:sz="0" w:space="0" w:color="auto"/>
        <w:bottom w:val="none" w:sz="0" w:space="0" w:color="auto"/>
        <w:right w:val="none" w:sz="0" w:space="0" w:color="auto"/>
      </w:divBdr>
    </w:div>
    <w:div w:id="1004741154">
      <w:bodyDiv w:val="1"/>
      <w:marLeft w:val="0"/>
      <w:marRight w:val="0"/>
      <w:marTop w:val="0"/>
      <w:marBottom w:val="0"/>
      <w:divBdr>
        <w:top w:val="none" w:sz="0" w:space="0" w:color="auto"/>
        <w:left w:val="none" w:sz="0" w:space="0" w:color="auto"/>
        <w:bottom w:val="none" w:sz="0" w:space="0" w:color="auto"/>
        <w:right w:val="none" w:sz="0" w:space="0" w:color="auto"/>
      </w:divBdr>
      <w:divsChild>
        <w:div w:id="202060061">
          <w:marLeft w:val="0"/>
          <w:marRight w:val="0"/>
          <w:marTop w:val="0"/>
          <w:marBottom w:val="0"/>
          <w:divBdr>
            <w:top w:val="none" w:sz="0" w:space="0" w:color="auto"/>
            <w:left w:val="none" w:sz="0" w:space="0" w:color="auto"/>
            <w:bottom w:val="none" w:sz="0" w:space="0" w:color="auto"/>
            <w:right w:val="none" w:sz="0" w:space="0" w:color="auto"/>
          </w:divBdr>
          <w:divsChild>
            <w:div w:id="831992435">
              <w:marLeft w:val="0"/>
              <w:marRight w:val="0"/>
              <w:marTop w:val="0"/>
              <w:marBottom w:val="0"/>
              <w:divBdr>
                <w:top w:val="none" w:sz="0" w:space="0" w:color="auto"/>
                <w:left w:val="none" w:sz="0" w:space="0" w:color="auto"/>
                <w:bottom w:val="none" w:sz="0" w:space="0" w:color="auto"/>
                <w:right w:val="none" w:sz="0" w:space="0" w:color="auto"/>
              </w:divBdr>
              <w:divsChild>
                <w:div w:id="220480525">
                  <w:marLeft w:val="0"/>
                  <w:marRight w:val="0"/>
                  <w:marTop w:val="0"/>
                  <w:marBottom w:val="0"/>
                  <w:divBdr>
                    <w:top w:val="none" w:sz="0" w:space="0" w:color="auto"/>
                    <w:left w:val="none" w:sz="0" w:space="0" w:color="auto"/>
                    <w:bottom w:val="none" w:sz="0" w:space="0" w:color="auto"/>
                    <w:right w:val="none" w:sz="0" w:space="0" w:color="auto"/>
                  </w:divBdr>
                  <w:divsChild>
                    <w:div w:id="18016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72076">
      <w:bodyDiv w:val="1"/>
      <w:marLeft w:val="0"/>
      <w:marRight w:val="0"/>
      <w:marTop w:val="0"/>
      <w:marBottom w:val="0"/>
      <w:divBdr>
        <w:top w:val="none" w:sz="0" w:space="0" w:color="auto"/>
        <w:left w:val="none" w:sz="0" w:space="0" w:color="auto"/>
        <w:bottom w:val="none" w:sz="0" w:space="0" w:color="auto"/>
        <w:right w:val="none" w:sz="0" w:space="0" w:color="auto"/>
      </w:divBdr>
      <w:divsChild>
        <w:div w:id="1257133618">
          <w:marLeft w:val="0"/>
          <w:marRight w:val="0"/>
          <w:marTop w:val="0"/>
          <w:marBottom w:val="0"/>
          <w:divBdr>
            <w:top w:val="none" w:sz="0" w:space="0" w:color="auto"/>
            <w:left w:val="none" w:sz="0" w:space="0" w:color="auto"/>
            <w:bottom w:val="none" w:sz="0" w:space="0" w:color="auto"/>
            <w:right w:val="none" w:sz="0" w:space="0" w:color="auto"/>
          </w:divBdr>
          <w:divsChild>
            <w:div w:id="845048618">
              <w:marLeft w:val="0"/>
              <w:marRight w:val="0"/>
              <w:marTop w:val="0"/>
              <w:marBottom w:val="0"/>
              <w:divBdr>
                <w:top w:val="none" w:sz="0" w:space="0" w:color="auto"/>
                <w:left w:val="none" w:sz="0" w:space="0" w:color="auto"/>
                <w:bottom w:val="none" w:sz="0" w:space="0" w:color="auto"/>
                <w:right w:val="none" w:sz="0" w:space="0" w:color="auto"/>
              </w:divBdr>
              <w:divsChild>
                <w:div w:id="1378317939">
                  <w:marLeft w:val="0"/>
                  <w:marRight w:val="0"/>
                  <w:marTop w:val="0"/>
                  <w:marBottom w:val="0"/>
                  <w:divBdr>
                    <w:top w:val="none" w:sz="0" w:space="0" w:color="auto"/>
                    <w:left w:val="none" w:sz="0" w:space="0" w:color="auto"/>
                    <w:bottom w:val="none" w:sz="0" w:space="0" w:color="auto"/>
                    <w:right w:val="none" w:sz="0" w:space="0" w:color="auto"/>
                  </w:divBdr>
                  <w:divsChild>
                    <w:div w:id="8532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2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st-benefit_analysis" TargetMode="External"/><Relationship Id="rId14" Type="http://schemas.openxmlformats.org/officeDocument/2006/relationships/image" Target="media/image1.png"/><Relationship Id="rId15" Type="http://schemas.openxmlformats.org/officeDocument/2006/relationships/hyperlink" Target="http://www.pcori.org/document/users-guide-integrating-patient-reported-outcomes-electronic-health-records" TargetMode="External"/><Relationship Id="rId16" Type="http://schemas.openxmlformats.org/officeDocument/2006/relationships/hyperlink" Target="https://epros.becertain.org/" TargetMode="External"/><Relationship Id="rId17" Type="http://schemas.openxmlformats.org/officeDocument/2006/relationships/hyperlink" Target="http://www.oracle.com/us/industries/health-sciences/clinical-data-capture-ds-2656334.pdf" TargetMode="External"/><Relationship Id="rId18" Type="http://schemas.openxmlformats.org/officeDocument/2006/relationships/hyperlink" Target="https://www.researchgate.net/publication/280722426_REVIEW_OF_DATA_ACCESSIBILITY_METHODS_IN_HEALTHCARE" TargetMode="External"/><Relationship Id="rId19" Type="http://schemas.openxmlformats.org/officeDocument/2006/relationships/hyperlink" Target="http://projectredcap.org" TargetMode="External"/><Relationship Id="rId50" Type="http://schemas.openxmlformats.org/officeDocument/2006/relationships/theme" Target="theme/theme1.xml"/><Relationship Id="rId51" Type="http://schemas.microsoft.com/office/2011/relationships/people" Target="people.xml"/><Relationship Id="rId52" Type="http://schemas.microsoft.com/office/2011/relationships/commentsExtended" Target="commentsExtended.xml"/><Relationship Id="rId53" Type="http://schemas.microsoft.com/office/2016/09/relationships/commentsIds" Target="commentsIds.xml"/><Relationship Id="rId40" Type="http://schemas.openxmlformats.org/officeDocument/2006/relationships/hyperlink" Target="https://www.isoqol.org/wp-content/uploads/2019/09/ISOQOL-Companion-Guide-FINAL.pdf" TargetMode="External"/><Relationship Id="rId41" Type="http://schemas.openxmlformats.org/officeDocument/2006/relationships/hyperlink" Target="https://www.cdc.gov/violenceprevention/pdf/ipv/13_243567_green_aag-a.pdf?response_type=embed" TargetMode="External"/><Relationship Id="rId42" Type="http://schemas.openxmlformats.org/officeDocument/2006/relationships/hyperlink" Target="http://www.who.int/violence_injury_prevention/violence/activities/adverse_childhood_experiences/en/" TargetMode="External"/><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 Id="rId46" Type="http://schemas.openxmlformats.org/officeDocument/2006/relationships/footer" Target="footer2.xml"/><Relationship Id="rId47" Type="http://schemas.openxmlformats.org/officeDocument/2006/relationships/header" Target="header3.xml"/><Relationship Id="rId48" Type="http://schemas.openxmlformats.org/officeDocument/2006/relationships/footer" Target="footer3.xml"/><Relationship Id="rId4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30" Type="http://schemas.openxmlformats.org/officeDocument/2006/relationships/hyperlink" Target="https://www.healthit.gov/sites/default/files/nlc_shared_decision_making_fact_sheet.pdf" TargetMode="External"/><Relationship Id="rId31" Type="http://schemas.openxmlformats.org/officeDocument/2006/relationships/hyperlink" Target="about:blank" TargetMode="External"/><Relationship Id="rId32" Type="http://schemas.openxmlformats.org/officeDocument/2006/relationships/hyperlink" Target="https://social.eyeforpharma.com/commercial/using-electronic-patient-reported-outcomes-epro-first-time-lessons-learned" TargetMode="External"/><Relationship Id="rId33" Type="http://schemas.openxmlformats.org/officeDocument/2006/relationships/hyperlink" Target="http://www.health.state.mn.us/divs/opi/qi/toolbox/objectives.html" TargetMode="External"/><Relationship Id="rId34" Type="http://schemas.openxmlformats.org/officeDocument/2006/relationships/hyperlink" Target="http://www.cdc.gov/phin/communities/resourcekit/docs/Evaluate_SWOT_Analysis_Tool.doc" TargetMode="External"/><Relationship Id="rId35" Type="http://schemas.openxmlformats.org/officeDocument/2006/relationships/hyperlink" Target="https://www.cdc.gov/phcommunities/docs/evaluate_smart_objectives_template.doc" TargetMode="External"/><Relationship Id="rId36" Type="http://schemas.openxmlformats.org/officeDocument/2006/relationships/hyperlink" Target="https://www.qualitymeasures.ahrq.gov/expert/expert-commentary/36851/quality-measures-patientreported-outcomes-for-quality-improvement-of-clinical-practice" TargetMode="External"/><Relationship Id="rId37" Type="http://schemas.openxmlformats.org/officeDocument/2006/relationships/hyperlink" Target="https://www.qualityforum.org/Publications/2012/12/Patient-Reported_Outcomes_in_Performance_Measurement.aspx" TargetMode="External"/><Relationship Id="rId38" Type="http://schemas.openxmlformats.org/officeDocument/2006/relationships/hyperlink" Target="http://www.commonwealthfund.org/publications/newsletters/quality-matters/2011/december-january-2012/in-focus" TargetMode="External"/><Relationship Id="rId39" Type="http://schemas.openxmlformats.org/officeDocument/2006/relationships/hyperlink" Target="https://www.wkkf.org/resource-directory/resource/2010/w-k-kellogg-foundation-evaluation-handbook" TargetMode="External"/><Relationship Id="rId20" Type="http://schemas.openxmlformats.org/officeDocument/2006/relationships/hyperlink" Target="http://www.cqaimh.org/pdf/tool_phq9.pdf" TargetMode="External"/><Relationship Id="rId21" Type="http://schemas.openxmlformats.org/officeDocument/2006/relationships/image" Target="media/image2.png"/><Relationship Id="rId22" Type="http://schemas.openxmlformats.org/officeDocument/2006/relationships/hyperlink" Target="https://www.isoqol.org/wp-content/uploads/2019/09/ISOQOL-Companion-Guide-FINAL.pdf" TargetMode="External"/><Relationship Id="rId23" Type="http://schemas.openxmlformats.org/officeDocument/2006/relationships/hyperlink" Target="http://www.isoqol.org/UserFiles/2015UsersGuide-Version2.pdf" TargetMode="External"/><Relationship Id="rId24" Type="http://schemas.openxmlformats.org/officeDocument/2006/relationships/hyperlink" Target="http://www.healthmeasures.net/explore-measurement-systems/promis" TargetMode="External"/><Relationship Id="rId25" Type="http://schemas.openxmlformats.org/officeDocument/2006/relationships/hyperlink" Target="https://redcap.vanderbilt.edu/consortium/library/search.php" TargetMode="External"/><Relationship Id="rId26" Type="http://schemas.openxmlformats.org/officeDocument/2006/relationships/hyperlink" Target="https://www.pcori.org/sites/default/files/PCORI-PRO-Infrastructure-Workshop%20Report-111913.pdf" TargetMode="External"/><Relationship Id="rId27" Type="http://schemas.openxmlformats.org/officeDocument/2006/relationships/hyperlink" Target="https://decisionaid.ohri.ca/azlist.html" TargetMode="External"/><Relationship Id="rId28" Type="http://schemas.openxmlformats.org/officeDocument/2006/relationships/hyperlink" Target="http://centerforinnovation.mayo.edu/files/2016/01/depression-decision-aid-1.pdf" TargetMode="External"/><Relationship Id="rId29" Type="http://schemas.openxmlformats.org/officeDocument/2006/relationships/hyperlink" Target="http://med.dartmouth-hitchcock.org/csdm_toolkits/primary_care_toolkit.html" TargetMode="External"/><Relationship Id="rId10" Type="http://schemas.openxmlformats.org/officeDocument/2006/relationships/hyperlink" Target="http://www.wallacefoundation.org/knowledge-center/resources-for-financial-management/pages/program-based-budget-template.aspx" TargetMode="External"/><Relationship Id="rId11" Type="http://schemas.openxmlformats.org/officeDocument/2006/relationships/hyperlink" Target="http://www.wallacefoundation.org/knowledge-center/resources-for-financial-management/pages/operations.aspx" TargetMode="External"/><Relationship Id="rId12" Type="http://schemas.openxmlformats.org/officeDocument/2006/relationships/hyperlink" Target="https://www.parklandhospital.com/phhs/developing-a-budget.aspx"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8B249-D798-1644-9E58-225CD4ED8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49</Pages>
  <Words>19884</Words>
  <Characters>113340</Characters>
  <Application>Microsoft Macintosh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J Fredericksen</dc:creator>
  <cp:keywords/>
  <dc:description/>
  <cp:lastModifiedBy>Rob Fredericksen</cp:lastModifiedBy>
  <cp:revision>2</cp:revision>
  <cp:lastPrinted>2020-07-06T22:19:00Z</cp:lastPrinted>
  <dcterms:created xsi:type="dcterms:W3CDTF">2020-09-02T04:39:00Z</dcterms:created>
  <dcterms:modified xsi:type="dcterms:W3CDTF">2020-09-02T04:39:00Z</dcterms:modified>
</cp:coreProperties>
</file>